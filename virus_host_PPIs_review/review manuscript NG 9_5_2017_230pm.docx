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CC5A5" w14:textId="77777777" w:rsidR="00714B3B" w:rsidRDefault="00714B3B">
      <w:pPr>
        <w:rPr>
          <w:noProof/>
        </w:rPr>
      </w:pPr>
    </w:p>
    <w:p w14:paraId="22E72FA6" w14:textId="77777777" w:rsidR="00714B3B" w:rsidRDefault="00714B3B">
      <w:pPr>
        <w:rPr>
          <w:noProof/>
        </w:rPr>
      </w:pPr>
    </w:p>
    <w:p w14:paraId="1A1BAB94" w14:textId="5A3FD05B" w:rsidR="0047280B" w:rsidRPr="00B8198F" w:rsidRDefault="0015672C" w:rsidP="0047280B">
      <w:pPr>
        <w:rPr>
          <w:rFonts w:ascii="Times" w:hAnsi="Times" w:cs="Times New Roman"/>
          <w:sz w:val="32"/>
          <w:szCs w:val="32"/>
        </w:rPr>
      </w:pPr>
      <w:r w:rsidRPr="00B8198F">
        <w:rPr>
          <w:rFonts w:ascii="Times" w:hAnsi="Times" w:cs="Arial"/>
          <w:b/>
          <w:bCs/>
          <w:color w:val="000000"/>
          <w:sz w:val="32"/>
          <w:szCs w:val="32"/>
        </w:rPr>
        <w:t>V</w:t>
      </w:r>
      <w:r w:rsidR="0047280B" w:rsidRPr="00B8198F">
        <w:rPr>
          <w:rFonts w:ascii="Times" w:hAnsi="Times" w:cs="Arial"/>
          <w:b/>
          <w:bCs/>
          <w:color w:val="000000"/>
          <w:sz w:val="32"/>
          <w:szCs w:val="32"/>
        </w:rPr>
        <w:t xml:space="preserve">irus-host </w:t>
      </w:r>
      <w:r w:rsidR="006207FB" w:rsidRPr="00B8198F">
        <w:rPr>
          <w:rFonts w:ascii="Times" w:hAnsi="Times" w:cs="Arial"/>
          <w:b/>
          <w:bCs/>
          <w:color w:val="000000"/>
          <w:sz w:val="32"/>
          <w:szCs w:val="32"/>
        </w:rPr>
        <w:t xml:space="preserve">protein-protein </w:t>
      </w:r>
      <w:r w:rsidR="0047280B" w:rsidRPr="00B8198F">
        <w:rPr>
          <w:rFonts w:ascii="Times" w:hAnsi="Times" w:cs="Arial"/>
          <w:b/>
          <w:bCs/>
          <w:color w:val="000000"/>
          <w:sz w:val="32"/>
          <w:szCs w:val="32"/>
        </w:rPr>
        <w:t>interactions in human disease</w:t>
      </w:r>
    </w:p>
    <w:p w14:paraId="3292100D" w14:textId="77777777" w:rsidR="0047280B" w:rsidRPr="0047280B" w:rsidRDefault="0047280B" w:rsidP="0047280B">
      <w:pPr>
        <w:rPr>
          <w:rFonts w:ascii="Times" w:eastAsia="Times New Roman" w:hAnsi="Times" w:cs="Times New Roman"/>
        </w:rPr>
      </w:pPr>
    </w:p>
    <w:p w14:paraId="324FBE09" w14:textId="1AC66C2C" w:rsidR="00F60E04" w:rsidRDefault="00F60E04" w:rsidP="00F60E04">
      <w:pPr>
        <w:rPr>
          <w:rFonts w:ascii="Times" w:eastAsia="Times New Roman" w:hAnsi="Times"/>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Prajwal Devkota</w:t>
      </w:r>
      <w:r w:rsidRPr="0047280B">
        <w:rPr>
          <w:rFonts w:ascii="Times" w:hAnsi="Times" w:cs="Arial"/>
          <w:color w:val="000000"/>
          <w:vertAlign w:val="superscript"/>
        </w:rPr>
        <w:t>2</w:t>
      </w:r>
      <w:r w:rsidRPr="0047280B">
        <w:rPr>
          <w:rFonts w:ascii="Times" w:hAnsi="Times" w:cs="Arial"/>
          <w:color w:val="000000"/>
        </w:rPr>
        <w:t xml:space="preserve">, </w:t>
      </w:r>
      <w:r>
        <w:rPr>
          <w:rFonts w:ascii="Times" w:hAnsi="Times" w:cs="Arial"/>
          <w:color w:val="000000"/>
        </w:rPr>
        <w:t>Eunhae Bae</w:t>
      </w:r>
      <w:r>
        <w:rPr>
          <w:rFonts w:ascii="Times" w:hAnsi="Times" w:cs="Arial"/>
          <w:color w:val="000000"/>
          <w:vertAlign w:val="superscript"/>
        </w:rPr>
        <w:t>1</w:t>
      </w:r>
      <w:r>
        <w:rPr>
          <w:rFonts w:ascii="Times" w:hAnsi="Times" w:cs="Arial"/>
          <w:color w:val="000000"/>
        </w:rPr>
        <w:t xml:space="preserve">, </w:t>
      </w:r>
      <w:r w:rsidRPr="0047280B">
        <w:rPr>
          <w:rFonts w:ascii="Times" w:hAnsi="Times" w:cs="Arial"/>
          <w:color w:val="000000"/>
        </w:rPr>
        <w:t>Stefan Wuchty</w:t>
      </w:r>
      <w:r w:rsidRPr="0047280B">
        <w:rPr>
          <w:rFonts w:ascii="Times" w:hAnsi="Times" w:cs="Arial"/>
          <w:color w:val="000000"/>
          <w:vertAlign w:val="superscript"/>
        </w:rPr>
        <w:t>2,3,4,5</w:t>
      </w:r>
      <w:r w:rsidR="004976BA">
        <w:rPr>
          <w:rFonts w:ascii="Times" w:hAnsi="Times" w:cs="Arial"/>
          <w:color w:val="000000"/>
          <w:vertAlign w:val="superscript"/>
        </w:rPr>
        <w:t>*</w:t>
      </w:r>
      <w:r w:rsidRPr="0047280B">
        <w:rPr>
          <w:rFonts w:ascii="Times" w:hAnsi="Times" w:cs="Arial"/>
          <w:color w:val="000000"/>
        </w:rPr>
        <w:t>, Peter Uetz</w:t>
      </w:r>
      <w:r w:rsidRPr="0047280B">
        <w:rPr>
          <w:rFonts w:ascii="Times" w:hAnsi="Times" w:cs="Arial"/>
          <w:color w:val="000000"/>
          <w:vertAlign w:val="superscript"/>
        </w:rPr>
        <w:t>6</w:t>
      </w:r>
      <w:r w:rsidR="004976BA">
        <w:rPr>
          <w:rFonts w:ascii="Times" w:hAnsi="Times" w:cs="Arial"/>
          <w:color w:val="000000"/>
          <w:vertAlign w:val="superscript"/>
        </w:rPr>
        <w:t>*</w:t>
      </w:r>
    </w:p>
    <w:p w14:paraId="7877389E" w14:textId="77777777" w:rsidR="00F60E04" w:rsidRDefault="00F60E04" w:rsidP="00F60E04">
      <w:pPr>
        <w:spacing w:after="240"/>
        <w:rPr>
          <w:rFonts w:ascii="Times" w:eastAsia="Times New Roman" w:hAnsi="Times"/>
          <w:vertAlign w:val="superscript"/>
        </w:rPr>
      </w:pPr>
    </w:p>
    <w:p w14:paraId="1A864BD8" w14:textId="6D590495" w:rsidR="00F60E04" w:rsidRPr="002511E4" w:rsidRDefault="00F60E04" w:rsidP="00F60E04">
      <w:pPr>
        <w:spacing w:after="240"/>
        <w:ind w:left="180" w:hanging="180"/>
        <w:rPr>
          <w:rFonts w:ascii="Times" w:eastAsia="Times New Roman" w:hAnsi="Times" w:cs="Times New Roman"/>
        </w:rPr>
      </w:pPr>
      <w:r w:rsidRPr="002511E4">
        <w:rPr>
          <w:rFonts w:ascii="Times" w:eastAsia="Times New Roman" w:hAnsi="Times" w:cs="Times New Roman"/>
          <w:vertAlign w:val="superscript"/>
        </w:rPr>
        <w:t>1</w:t>
      </w:r>
      <w:r w:rsidRPr="002511E4">
        <w:rPr>
          <w:rFonts w:ascii="Times" w:eastAsia="Times New Roman" w:hAnsi="Times" w:cs="Times New Roman"/>
        </w:rPr>
        <w:t xml:space="preserve"> Division of Viral Products,  Office of Vaccines Research and Review, Center for Biologics Evaluation and Research, U.S. Food and Drug Administration, Silver Spring, Maryland, USA</w:t>
      </w:r>
    </w:p>
    <w:p w14:paraId="14F0F62D" w14:textId="03BE17CF" w:rsidR="0047280B" w:rsidRPr="0047280B" w:rsidRDefault="0047280B" w:rsidP="00F60E04">
      <w:pPr>
        <w:spacing w:after="240"/>
        <w:ind w:left="180" w:hanging="180"/>
        <w:rPr>
          <w:rFonts w:ascii="Times" w:eastAsia="Times New Roman" w:hAnsi="Times" w:cs="Times New Roman"/>
        </w:rPr>
      </w:pPr>
      <w:r>
        <w:rPr>
          <w:rFonts w:ascii="Times" w:eastAsia="Times New Roman" w:hAnsi="Times" w:cs="Times New Roman"/>
          <w:vertAlign w:val="superscript"/>
        </w:rPr>
        <w:t>2</w:t>
      </w:r>
      <w:r w:rsidR="00C1544D">
        <w:rPr>
          <w:rFonts w:ascii="Times" w:eastAsia="Times New Roman" w:hAnsi="Times" w:cs="Times New Roman"/>
          <w:vertAlign w:val="superscript"/>
        </w:rPr>
        <w:t xml:space="preserve"> </w:t>
      </w:r>
      <w:r w:rsidRPr="0047280B">
        <w:rPr>
          <w:rFonts w:ascii="Times" w:eastAsia="Times New Roman" w:hAnsi="Times" w:cs="Times New Roman"/>
        </w:rPr>
        <w:t>Dept. of Computer Science, Univ. of Miami, Coral Gables, FL 33146, USA</w:t>
      </w:r>
    </w:p>
    <w:p w14:paraId="7B20DBA9" w14:textId="2EA416C0"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3</w:t>
      </w:r>
      <w:r w:rsidR="00C1544D">
        <w:rPr>
          <w:rFonts w:ascii="Times" w:eastAsia="Times New Roman" w:hAnsi="Times" w:cs="Times New Roman"/>
          <w:vertAlign w:val="superscript"/>
        </w:rPr>
        <w:t xml:space="preserve"> </w:t>
      </w:r>
      <w:r w:rsidRPr="0047280B">
        <w:rPr>
          <w:rFonts w:ascii="Times" w:eastAsia="Times New Roman" w:hAnsi="Times" w:cs="Times New Roman"/>
        </w:rPr>
        <w:t>Center for Computational Science, Univ. of Miami, Coral Gables, FL 33146, USA</w:t>
      </w:r>
    </w:p>
    <w:p w14:paraId="3697CEE4" w14:textId="68098037"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4</w:t>
      </w:r>
      <w:r w:rsidR="00C1544D">
        <w:rPr>
          <w:rFonts w:ascii="Times" w:eastAsia="Times New Roman" w:hAnsi="Times" w:cs="Times New Roman"/>
          <w:vertAlign w:val="superscript"/>
        </w:rPr>
        <w:t xml:space="preserve"> </w:t>
      </w:r>
      <w:r w:rsidRPr="0047280B">
        <w:rPr>
          <w:rFonts w:ascii="Times" w:eastAsia="Times New Roman" w:hAnsi="Times" w:cs="Times New Roman"/>
        </w:rPr>
        <w:t>Dept. of Biology, Univ. of Miami, Coral Gables, FL 33146, USA</w:t>
      </w:r>
    </w:p>
    <w:p w14:paraId="78E8DB43" w14:textId="4F88AE39" w:rsid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5</w:t>
      </w:r>
      <w:r w:rsidR="00C1544D">
        <w:rPr>
          <w:rFonts w:ascii="Times" w:eastAsia="Times New Roman" w:hAnsi="Times" w:cs="Times New Roman"/>
          <w:vertAlign w:val="superscript"/>
        </w:rPr>
        <w:t xml:space="preserve"> </w:t>
      </w:r>
      <w:r w:rsidRPr="0047280B">
        <w:rPr>
          <w:rFonts w:ascii="Times" w:eastAsia="Times New Roman" w:hAnsi="Times" w:cs="Times New Roman"/>
        </w:rPr>
        <w:t>Sylvester Comprehensive Cancer Center, Miller School of Medicine, University of Miami, Miami, FL 33136, USA</w:t>
      </w:r>
    </w:p>
    <w:p w14:paraId="1830A2C3" w14:textId="6EABEF54" w:rsidR="0047280B" w:rsidRDefault="00C1544D" w:rsidP="00F60E04">
      <w:pPr>
        <w:spacing w:line="276" w:lineRule="auto"/>
        <w:ind w:left="180" w:hanging="180"/>
        <w:rPr>
          <w:rFonts w:ascii="Times" w:hAnsi="Times"/>
        </w:rPr>
      </w:pPr>
      <w:r>
        <w:rPr>
          <w:rFonts w:ascii="Times" w:eastAsia="Times New Roman" w:hAnsi="Times" w:cs="Times New Roman"/>
          <w:vertAlign w:val="superscript"/>
        </w:rPr>
        <w:t xml:space="preserve">6 </w:t>
      </w:r>
      <w:r w:rsidR="0047280B" w:rsidRPr="00343841">
        <w:rPr>
          <w:rFonts w:ascii="Times" w:hAnsi="Times"/>
          <w:iCs/>
        </w:rPr>
        <w:t>Center for the Study of Biological Complexity, Virginia Commonwealth University, Richmond, VA 23284, USA</w:t>
      </w:r>
      <w:r w:rsidR="0047280B">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70FCE2C9" w14:textId="1BE84A5B" w:rsidR="0047280B" w:rsidRDefault="004976BA" w:rsidP="0047280B">
      <w:pPr>
        <w:rPr>
          <w:rFonts w:ascii="Times" w:eastAsia="Times New Roman" w:hAnsi="Times" w:cs="Times New Roman"/>
        </w:rPr>
      </w:pPr>
      <w:r>
        <w:rPr>
          <w:rFonts w:ascii="Times" w:eastAsia="Times New Roman" w:hAnsi="Times" w:cs="Times New Roman"/>
        </w:rPr>
        <w:t xml:space="preserve">* Corresponding authors: </w:t>
      </w:r>
      <w:hyperlink r:id="rId7" w:history="1">
        <w:r w:rsidRPr="00990F12">
          <w:rPr>
            <w:rStyle w:val="Hyperlink"/>
            <w:rFonts w:ascii="Times" w:eastAsia="Times New Roman" w:hAnsi="Times" w:cs="Times New Roman"/>
          </w:rPr>
          <w:t>wuchtys@cs.miami.edu</w:t>
        </w:r>
      </w:hyperlink>
      <w:r>
        <w:rPr>
          <w:rFonts w:ascii="Times" w:eastAsia="Times New Roman" w:hAnsi="Times" w:cs="Times New Roman"/>
        </w:rPr>
        <w:t xml:space="preserve">, </w:t>
      </w:r>
      <w:hyperlink r:id="rId8" w:history="1">
        <w:r w:rsidRPr="00990F12">
          <w:rPr>
            <w:rStyle w:val="Hyperlink"/>
            <w:rFonts w:ascii="Times" w:eastAsia="Times New Roman" w:hAnsi="Times" w:cs="Times New Roman"/>
          </w:rPr>
          <w:t>peter@uetz.us</w:t>
        </w:r>
      </w:hyperlink>
      <w:r>
        <w:rPr>
          <w:rFonts w:ascii="Times" w:eastAsia="Times New Roman" w:hAnsi="Times" w:cs="Times New Roman"/>
        </w:rPr>
        <w:t xml:space="preserve"> </w:t>
      </w:r>
    </w:p>
    <w:p w14:paraId="71E91420" w14:textId="77777777" w:rsidR="00CB5ABB" w:rsidRDefault="00CB5ABB">
      <w:pPr>
        <w:rPr>
          <w:rFonts w:ascii="Times" w:eastAsia="Times New Roman" w:hAnsi="Times" w:cs="Times New Roman"/>
          <w:b/>
        </w:rPr>
      </w:pPr>
      <w:r>
        <w:rPr>
          <w:rFonts w:ascii="Times" w:eastAsia="Times New Roman" w:hAnsi="Times" w:cs="Times New Roman"/>
          <w:b/>
        </w:rPr>
        <w:br w:type="page"/>
      </w:r>
    </w:p>
    <w:p w14:paraId="30953986" w14:textId="04F624A9" w:rsidR="0047280B" w:rsidRPr="00CB5ABB" w:rsidRDefault="00167CE7" w:rsidP="0047280B">
      <w:pPr>
        <w:rPr>
          <w:rFonts w:ascii="Times" w:eastAsia="Times New Roman" w:hAnsi="Times" w:cs="Times New Roman"/>
          <w:b/>
        </w:rPr>
      </w:pPr>
      <w:r w:rsidRPr="00CB5ABB">
        <w:rPr>
          <w:rFonts w:ascii="Times" w:eastAsia="Times New Roman" w:hAnsi="Times" w:cs="Times New Roman"/>
          <w:b/>
        </w:rPr>
        <w:lastRenderedPageBreak/>
        <w:t>Abstract</w:t>
      </w:r>
    </w:p>
    <w:p w14:paraId="67CC90EF" w14:textId="462E4183" w:rsidR="0047280B" w:rsidRDefault="00EC7EB7" w:rsidP="0047280B">
      <w:pPr>
        <w:rPr>
          <w:rFonts w:ascii="Times" w:eastAsia="Times New Roman" w:hAnsi="Times" w:cs="Times New Roman"/>
        </w:rPr>
      </w:pPr>
      <w:r>
        <w:rPr>
          <w:rFonts w:ascii="Times" w:eastAsia="Times New Roman" w:hAnsi="Times" w:cs="Times New Roman"/>
        </w:rPr>
        <w:t xml:space="preserve">Viruses infect their hosts by a series of protein-protein interactions, starting with virus binding to surface receptors, and concluding with virus assemby and egress of complete virus particle. </w:t>
      </w:r>
      <w:r w:rsidRPr="00EC7EB7">
        <w:rPr>
          <w:rFonts w:ascii="Times" w:eastAsia="Times New Roman" w:hAnsi="Times" w:cs="Times New Roman"/>
        </w:rPr>
        <w:t>We discuss the coverage o</w:t>
      </w:r>
      <w:r>
        <w:rPr>
          <w:rFonts w:ascii="Times" w:eastAsia="Times New Roman" w:hAnsi="Times" w:cs="Times New Roman"/>
        </w:rPr>
        <w:t>f human viruses and how well their proteins have been stud</w:t>
      </w:r>
      <w:r w:rsidR="003C0748">
        <w:rPr>
          <w:rFonts w:ascii="Times" w:eastAsia="Times New Roman" w:hAnsi="Times" w:cs="Times New Roman"/>
        </w:rPr>
        <w:t xml:space="preserve">ied for host-virus interactions: only 4 virus families have </w:t>
      </w:r>
      <w:r w:rsidR="00B258F7">
        <w:rPr>
          <w:rFonts w:ascii="Times" w:eastAsia="Times New Roman" w:hAnsi="Times" w:cs="Times New Roman"/>
        </w:rPr>
        <w:t xml:space="preserve">accumulated </w:t>
      </w:r>
      <w:r w:rsidR="003C0748" w:rsidRPr="003C0748">
        <w:rPr>
          <w:rFonts w:ascii="Times" w:eastAsia="Times New Roman" w:hAnsi="Times" w:cs="Times New Roman"/>
        </w:rPr>
        <w:t>more than 1000 PPIs when all their PPIs are combined, namely Orthomyxoviruses (5</w:t>
      </w:r>
      <w:r w:rsidR="00B258F7">
        <w:rPr>
          <w:rFonts w:ascii="Times" w:eastAsia="Times New Roman" w:hAnsi="Times" w:cs="Times New Roman"/>
        </w:rPr>
        <w:t>,</w:t>
      </w:r>
      <w:r w:rsidR="003C0748" w:rsidRPr="003C0748">
        <w:rPr>
          <w:rFonts w:ascii="Times" w:eastAsia="Times New Roman" w:hAnsi="Times" w:cs="Times New Roman"/>
        </w:rPr>
        <w:t>494),  herpesviruses (5</w:t>
      </w:r>
      <w:r w:rsidR="00B258F7">
        <w:rPr>
          <w:rFonts w:ascii="Times" w:eastAsia="Times New Roman" w:hAnsi="Times" w:cs="Times New Roman"/>
        </w:rPr>
        <w:t>,</w:t>
      </w:r>
      <w:r w:rsidR="003C0748" w:rsidRPr="003C0748">
        <w:rPr>
          <w:rFonts w:ascii="Times" w:eastAsia="Times New Roman" w:hAnsi="Times" w:cs="Times New Roman"/>
        </w:rPr>
        <w:t>423), papillomaviruses (3</w:t>
      </w:r>
      <w:r w:rsidR="00B258F7">
        <w:rPr>
          <w:rFonts w:ascii="Times" w:eastAsia="Times New Roman" w:hAnsi="Times" w:cs="Times New Roman"/>
        </w:rPr>
        <w:t>,</w:t>
      </w:r>
      <w:r w:rsidR="003C0748" w:rsidRPr="003C0748">
        <w:rPr>
          <w:rFonts w:ascii="Times" w:eastAsia="Times New Roman" w:hAnsi="Times" w:cs="Times New Roman"/>
        </w:rPr>
        <w:t>927) and retroviruses (2</w:t>
      </w:r>
      <w:r w:rsidR="00B258F7">
        <w:rPr>
          <w:rFonts w:ascii="Times" w:eastAsia="Times New Roman" w:hAnsi="Times" w:cs="Times New Roman"/>
        </w:rPr>
        <w:t>,285).</w:t>
      </w:r>
      <w:r>
        <w:rPr>
          <w:rFonts w:ascii="Times" w:eastAsia="Times New Roman" w:hAnsi="Times" w:cs="Times New Roman"/>
        </w:rPr>
        <w:t xml:space="preserve"> </w:t>
      </w:r>
      <w:r w:rsidR="00B258F7">
        <w:rPr>
          <w:rFonts w:ascii="Times" w:eastAsia="Times New Roman" w:hAnsi="Times" w:cs="Times New Roman"/>
        </w:rPr>
        <w:t>Thus, s</w:t>
      </w:r>
      <w:r>
        <w:rPr>
          <w:rFonts w:ascii="Times" w:eastAsia="Times New Roman" w:hAnsi="Times" w:cs="Times New Roman"/>
        </w:rPr>
        <w:t xml:space="preserve">ome viruses have been extremely well studied, with some viruses, such as HIV, having more than a hundred interactions identified for each of its proteins. It remains unclear how many of these interactions are physiologically relevant. However, for many </w:t>
      </w:r>
      <w:r w:rsidR="00B258F7">
        <w:rPr>
          <w:rFonts w:ascii="Times" w:eastAsia="Times New Roman" w:hAnsi="Times" w:cs="Times New Roman"/>
        </w:rPr>
        <w:t>me</w:t>
      </w:r>
      <w:ins w:id="0" w:author="Goodacre, Norman *" w:date="2017-09-05T13:56:00Z">
        <w:r w:rsidR="00B04B56">
          <w:rPr>
            <w:rFonts w:ascii="Times" w:eastAsia="Times New Roman" w:hAnsi="Times" w:cs="Times New Roman"/>
          </w:rPr>
          <w:t>d</w:t>
        </w:r>
      </w:ins>
      <w:del w:id="1" w:author="Goodacre, Norman *" w:date="2017-09-05T13:56:00Z">
        <w:r w:rsidR="00B258F7" w:rsidDel="00B04B56">
          <w:rPr>
            <w:rFonts w:ascii="Times" w:eastAsia="Times New Roman" w:hAnsi="Times" w:cs="Times New Roman"/>
          </w:rPr>
          <w:delText>c</w:delText>
        </w:r>
      </w:del>
      <w:r w:rsidR="00B258F7">
        <w:rPr>
          <w:rFonts w:ascii="Times" w:eastAsia="Times New Roman" w:hAnsi="Times" w:cs="Times New Roman"/>
        </w:rPr>
        <w:t>i</w:t>
      </w:r>
      <w:ins w:id="2" w:author="Goodacre, Norman *" w:date="2017-09-05T13:58:00Z">
        <w:r w:rsidR="00B04B56">
          <w:rPr>
            <w:rFonts w:ascii="Times" w:eastAsia="Times New Roman" w:hAnsi="Times" w:cs="Times New Roman"/>
          </w:rPr>
          <w:t>c</w:t>
        </w:r>
      </w:ins>
      <w:r w:rsidR="00B258F7">
        <w:rPr>
          <w:rFonts w:ascii="Times" w:eastAsia="Times New Roman" w:hAnsi="Times" w:cs="Times New Roman"/>
        </w:rPr>
        <w:t xml:space="preserve">ally important </w:t>
      </w:r>
      <w:r>
        <w:rPr>
          <w:rFonts w:ascii="Times" w:eastAsia="Times New Roman" w:hAnsi="Times" w:cs="Times New Roman"/>
        </w:rPr>
        <w:t xml:space="preserve">viruses </w:t>
      </w:r>
      <w:r w:rsidR="007F4D4D">
        <w:rPr>
          <w:rFonts w:ascii="Times" w:eastAsia="Times New Roman" w:hAnsi="Times" w:cs="Times New Roman"/>
        </w:rPr>
        <w:t xml:space="preserve">there are numerous genome sequences available but </w:t>
      </w:r>
      <w:r>
        <w:rPr>
          <w:rFonts w:ascii="Times" w:eastAsia="Times New Roman" w:hAnsi="Times" w:cs="Times New Roman"/>
        </w:rPr>
        <w:t>only few interactions are known</w:t>
      </w:r>
      <w:r w:rsidR="00B258F7">
        <w:rPr>
          <w:rFonts w:ascii="Times" w:eastAsia="Times New Roman" w:hAnsi="Times" w:cs="Times New Roman"/>
        </w:rPr>
        <w:t xml:space="preserve"> (e.g. rhinoviruses)</w:t>
      </w:r>
      <w:r>
        <w:rPr>
          <w:rFonts w:ascii="Times" w:eastAsia="Times New Roman" w:hAnsi="Times" w:cs="Times New Roman"/>
        </w:rPr>
        <w:t xml:space="preserve">. We discuss </w:t>
      </w:r>
      <w:r w:rsidR="007F4D4D">
        <w:rPr>
          <w:rFonts w:ascii="Times" w:eastAsia="Times New Roman" w:hAnsi="Times" w:cs="Times New Roman"/>
        </w:rPr>
        <w:t>the</w:t>
      </w:r>
      <w:r>
        <w:rPr>
          <w:rFonts w:ascii="Times" w:eastAsia="Times New Roman" w:hAnsi="Times" w:cs="Times New Roman"/>
        </w:rPr>
        <w:t xml:space="preserve"> conclusions that can be drawn from </w:t>
      </w:r>
      <w:r w:rsidR="00CB5ABB">
        <w:rPr>
          <w:rFonts w:ascii="Times" w:eastAsia="Times New Roman" w:hAnsi="Times" w:cs="Times New Roman"/>
        </w:rPr>
        <w:t>large- and small-scale PPI studies in human viruses, how they reflect the relevance of important viruses for human health, and finally compare them to some insights gained fro</w:t>
      </w:r>
      <w:r w:rsidR="007F4D4D">
        <w:rPr>
          <w:rFonts w:ascii="Times" w:eastAsia="Times New Roman" w:hAnsi="Times" w:cs="Times New Roman"/>
        </w:rPr>
        <w:t>m phage-bacterial interactions.</w:t>
      </w: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7D9D5C8E" w:rsidR="0047280B" w:rsidRDefault="00137861" w:rsidP="0047280B">
      <w:pPr>
        <w:spacing w:after="240"/>
        <w:rPr>
          <w:rFonts w:ascii="Times" w:eastAsia="Times New Roman" w:hAnsi="Times" w:cs="Times New Roman"/>
        </w:rPr>
      </w:pPr>
      <w:r>
        <w:rPr>
          <w:rFonts w:ascii="Times" w:eastAsia="Times New Roman" w:hAnsi="Times" w:cs="Times New Roman"/>
        </w:rPr>
        <w:t xml:space="preserve">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w:t>
      </w:r>
      <w:del w:id="3" w:author="Goodacre, Norman *" w:date="2017-09-05T13:56:00Z">
        <w:r w:rsidDel="00B04B56">
          <w:rPr>
            <w:rFonts w:ascii="Times" w:eastAsia="Times New Roman" w:hAnsi="Times" w:cs="Times New Roman"/>
          </w:rPr>
          <w:delText xml:space="preserve">dependend </w:delText>
        </w:r>
      </w:del>
      <w:ins w:id="4" w:author="Goodacre, Norman *" w:date="2017-09-05T13:56:00Z">
        <w:r w:rsidR="00B04B56">
          <w:rPr>
            <w:rFonts w:ascii="Times" w:eastAsia="Times New Roman" w:hAnsi="Times" w:cs="Times New Roman"/>
          </w:rPr>
          <w:t>dependen</w:t>
        </w:r>
        <w:r w:rsidR="00B04B56">
          <w:rPr>
            <w:rFonts w:ascii="Times" w:eastAsia="Times New Roman" w:hAnsi="Times" w:cs="Times New Roman"/>
          </w:rPr>
          <w:t>t</w:t>
        </w:r>
        <w:r w:rsidR="00B04B56">
          <w:rPr>
            <w:rFonts w:ascii="Times" w:eastAsia="Times New Roman" w:hAnsi="Times" w:cs="Times New Roman"/>
          </w:rPr>
          <w:t xml:space="preserve"> </w:t>
        </w:r>
      </w:ins>
      <w:r>
        <w:rPr>
          <w:rFonts w:ascii="Times" w:eastAsia="Times New Roman" w:hAnsi="Times" w:cs="Times New Roman"/>
        </w:rPr>
        <w:t>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review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Zika,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38D32C54" w14:textId="77777777" w:rsidR="0047280B" w:rsidRPr="0047280B" w:rsidRDefault="0047280B" w:rsidP="0047280B">
      <w:pPr>
        <w:rPr>
          <w:rFonts w:ascii="Times" w:hAnsi="Times" w:cs="Times New Roman"/>
        </w:rPr>
      </w:pPr>
      <w:r w:rsidRPr="0047280B">
        <w:rPr>
          <w:rFonts w:ascii="Times" w:hAnsi="Times" w:cs="Arial"/>
          <w:b/>
          <w:bCs/>
          <w:color w:val="000000"/>
        </w:rPr>
        <w:t>Virus-host interactions in humans</w:t>
      </w: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ractions listed in VirusMentha, namely Epstein-Barr Virus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xml:space="preserve">). </w:t>
      </w:r>
      <w:bookmarkStart w:id="5" w:name="OLE_LINK42"/>
      <w:bookmarkStart w:id="6" w:name="OLE_LINK43"/>
      <w:r w:rsidR="005C2037">
        <w:rPr>
          <w:rFonts w:ascii="Times" w:hAnsi="Times" w:cs="Arial"/>
          <w:color w:val="000000"/>
        </w:rPr>
        <w:t>Only 4 virus families have more th</w:t>
      </w:r>
      <w:r w:rsidR="00CF615F">
        <w:rPr>
          <w:rFonts w:ascii="Times" w:hAnsi="Times" w:cs="Arial"/>
          <w:color w:val="000000"/>
        </w:rPr>
        <w:t xml:space="preserve">an 1000 PPIs when all their </w:t>
      </w:r>
      <w:r w:rsidR="00CF615F">
        <w:rPr>
          <w:rFonts w:ascii="Times" w:hAnsi="Times" w:cs="Arial"/>
          <w:color w:val="000000"/>
        </w:rPr>
        <w:lastRenderedPageBreak/>
        <w:t>PPIs</w:t>
      </w:r>
      <w:r w:rsidR="005C2037">
        <w:rPr>
          <w:rFonts w:ascii="Times" w:hAnsi="Times" w:cs="Arial"/>
          <w:color w:val="000000"/>
        </w:rPr>
        <w:t xml:space="preserve"> are combined, namely O</w:t>
      </w:r>
      <w:r w:rsidR="00C93F7B">
        <w:rPr>
          <w:rFonts w:ascii="Times" w:hAnsi="Times" w:cs="Arial"/>
          <w:color w:val="000000"/>
        </w:rPr>
        <w:t>rthomyxoviruses</w:t>
      </w:r>
      <w:r w:rsidR="005C2037">
        <w:rPr>
          <w:rFonts w:ascii="Times" w:hAnsi="Times" w:cs="Arial"/>
          <w:color w:val="000000"/>
        </w:rPr>
        <w:t xml:space="preserve"> (5494),  herpesviruses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w:t>
      </w:r>
      <w:bookmarkEnd w:id="5"/>
      <w:bookmarkEnd w:id="6"/>
      <w:r w:rsidR="00C93F7B">
        <w:rPr>
          <w:rFonts w:ascii="Times" w:hAnsi="Times" w:cs="Arial"/>
          <w:color w:val="000000"/>
        </w:rPr>
        <w:t xml:space="preserve">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100  interactions per protein. EBV, by comparison, encodes about 85 proteins and thus each protein interacts with “only” 20 proteins on average. </w:t>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How realiable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r w:rsidR="00B2401F">
        <w:rPr>
          <w:rFonts w:ascii="Times" w:hAnsi="Times" w:cs="Arial"/>
          <w:color w:val="000000"/>
        </w:rPr>
        <w:t xml:space="preserve">Blasche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5ADC81FC"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&lt;EndNote&gt;&lt;Cite&gt;&lt;Author&gt;Uetz&lt;/Author&gt;&lt;Year&gt;2006&lt;/Year&gt;&lt;RecNum&gt;127&lt;/RecNum&gt;&lt;DisplayText&gt;(1)&lt;/DisplayText&gt;&lt;record&gt;&lt;rec-number&gt;127&lt;/rec-number&gt;&lt;foreign-keys&gt;&lt;key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(1)</w:t>
      </w:r>
      <w:r w:rsidR="007C3EB7">
        <w:rPr>
          <w:rFonts w:ascii="Times" w:hAnsi="Times" w:cs="Arial"/>
          <w:color w:val="000000"/>
        </w:rPr>
        <w:fldChar w:fldCharType="end"/>
      </w:r>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in S. cerevisiae, Caenorhabditis elegans</w:t>
      </w:r>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either </w:t>
      </w:r>
      <w:r w:rsidRPr="00893DC4">
        <w:rPr>
          <w:rFonts w:ascii="Times" w:hAnsi="Times" w:cs="Arial"/>
          <w:i/>
          <w:color w:val="000000"/>
        </w:rPr>
        <w:t>S. cerevisiae, C. elegan</w:t>
      </w:r>
      <w:r>
        <w:rPr>
          <w:rFonts w:ascii="Times" w:hAnsi="Times" w:cs="Arial"/>
          <w:color w:val="000000"/>
        </w:rPr>
        <w:t xml:space="preserve">s,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had interacting orthologs</w:t>
      </w:r>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20 interactions between 8 KSHV and 20 human proteins. Nineteen of these 20 virus-host interactions were tested by CoIP and an unexpectedly large percentage (13 out of 19, or 68%) could be confirmed</w:t>
      </w:r>
      <w:r w:rsidR="002D0EE5">
        <w:rPr>
          <w:rFonts w:ascii="Times" w:hAnsi="Times" w:cs="Arial"/>
          <w:color w:val="000000"/>
        </w:rPr>
        <w:t>.</w:t>
      </w:r>
    </w:p>
    <w:p w14:paraId="577A8F09" w14:textId="0B5AA0C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&lt;EndNote&gt;&lt;Cite&gt;&lt;Author&gt;Zhang&lt;/Author&gt;&lt;Year&gt;2009&lt;/Year&gt;&lt;RecNum&gt;128&lt;/RecNum&gt;&lt;DisplayText&gt;(2)&lt;/DisplayText&gt;&lt;record&gt;&lt;rec-number&gt;128&lt;/rec-number&gt;&lt;foreign-keys&gt;&lt;key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(2)</w:t>
      </w:r>
      <w:r w:rsidR="007C3EB7">
        <w:rPr>
          <w:rFonts w:ascii="Times" w:hAnsi="Times" w:cs="Arial"/>
          <w:color w:val="000000"/>
        </w:rPr>
        <w:fldChar w:fldCharType="end"/>
      </w:r>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169893C" w:rsidR="00E36E34" w:rsidRDefault="00B2401F" w:rsidP="00E36E34">
      <w:pPr>
        <w:spacing w:after="120"/>
        <w:rPr>
          <w:rFonts w:ascii="Times" w:hAnsi="Times" w:cs="Arial"/>
          <w:color w:val="000000"/>
        </w:rPr>
      </w:pPr>
      <w:r>
        <w:rPr>
          <w:rFonts w:ascii="Times" w:hAnsi="Times" w:cs="Arial"/>
          <w:color w:val="000000"/>
        </w:rPr>
        <w:t>However, systematic Y</w:t>
      </w:r>
      <w:r w:rsidR="00632D53">
        <w:rPr>
          <w:rFonts w:ascii="Times" w:hAnsi="Times" w:cs="Arial"/>
          <w:color w:val="000000"/>
        </w:rPr>
        <w:t>2H screens have long suggested</w:t>
      </w:r>
      <w:r>
        <w:rPr>
          <w:rFonts w:ascii="Times" w:hAnsi="Times" w:cs="Arial"/>
          <w:color w:val="000000"/>
        </w:rPr>
        <w:t xml:space="preserve"> that there may be many legitimate and reproducible interactions that nevertheless have no physiological function</w:t>
      </w:r>
      <w:r w:rsidR="00FA32D5">
        <w:rPr>
          <w:rFonts w:ascii="Times" w:hAnsi="Times" w:cs="Arial"/>
          <w:color w:val="000000"/>
        </w:rPr>
        <w:t xml:space="preserve"> – or at least minor functions so that they are difficult to detect</w:t>
      </w:r>
      <w:r w:rsidR="00632D53">
        <w:rPr>
          <w:rFonts w:ascii="Times" w:hAnsi="Times" w:cs="Arial"/>
          <w:color w:val="000000"/>
        </w:rPr>
        <w:t xml:space="preserve"> (Uetz et al, unpublished)</w:t>
      </w:r>
      <w:r>
        <w:rPr>
          <w:rFonts w:ascii="Times" w:hAnsi="Times" w:cs="Arial"/>
          <w:color w:val="000000"/>
        </w:rPr>
        <w:t xml:space="preserve">. </w:t>
      </w:r>
    </w:p>
    <w:p w14:paraId="6D67A08E" w14:textId="1151A8E1" w:rsidR="00920886" w:rsidRDefault="004E0FAF" w:rsidP="00E36E34">
      <w:pPr>
        <w:spacing w:after="120"/>
        <w:rPr>
          <w:rFonts w:ascii="Times" w:hAnsi="Times" w:cs="Arial"/>
          <w:color w:val="000000"/>
        </w:rPr>
      </w:pPr>
      <w:r>
        <w:rPr>
          <w:rFonts w:ascii="Times" w:hAnsi="Times" w:cs="Arial"/>
          <w:color w:val="000000"/>
        </w:rPr>
        <w:t xml:space="preserve">In fact, interactions can and most likely do evolve relatively quickly, </w:t>
      </w:r>
      <w:r w:rsidR="0068427C">
        <w:rPr>
          <w:rFonts w:ascii="Times" w:hAnsi="Times" w:cs="Arial"/>
          <w:color w:val="000000"/>
        </w:rPr>
        <w:t>especially among virus-host interactions, so that</w:t>
      </w:r>
      <w:r>
        <w:rPr>
          <w:rFonts w:ascii="Times" w:hAnsi="Times" w:cs="Arial"/>
          <w:color w:val="000000"/>
        </w:rPr>
        <w:t xml:space="preserve"> a substantial number of bona fide interactions </w:t>
      </w:r>
      <w:r w:rsidR="0068427C">
        <w:rPr>
          <w:rFonts w:ascii="Times" w:hAnsi="Times" w:cs="Arial"/>
          <w:color w:val="000000"/>
        </w:rPr>
        <w:t xml:space="preserve">may arise </w:t>
      </w:r>
      <w:r>
        <w:rPr>
          <w:rFonts w:ascii="Times" w:hAnsi="Times" w:cs="Arial"/>
          <w:color w:val="000000"/>
        </w:rPr>
        <w:t xml:space="preserve">that </w:t>
      </w:r>
      <w:r w:rsidR="0068427C">
        <w:rPr>
          <w:rFonts w:ascii="Times" w:hAnsi="Times" w:cs="Arial"/>
          <w:color w:val="000000"/>
        </w:rPr>
        <w:t xml:space="preserve">either have only minor advantages or </w:t>
      </w:r>
      <w:r>
        <w:rPr>
          <w:rFonts w:ascii="Times" w:hAnsi="Times" w:cs="Arial"/>
          <w:color w:val="000000"/>
        </w:rPr>
        <w:t xml:space="preserve">simply do not </w:t>
      </w:r>
      <w:r w:rsidR="000533C7">
        <w:rPr>
          <w:rFonts w:ascii="Times" w:hAnsi="Times" w:cs="Arial"/>
          <w:color w:val="000000"/>
        </w:rPr>
        <w:t>have any disadvantage to a cell</w:t>
      </w:r>
      <w:r>
        <w:rPr>
          <w:rFonts w:ascii="Times" w:hAnsi="Times" w:cs="Arial"/>
          <w:color w:val="000000"/>
        </w:rPr>
        <w:t>.</w:t>
      </w:r>
    </w:p>
    <w:p w14:paraId="17E49387" w14:textId="77777777" w:rsidR="00E368A0" w:rsidRDefault="00E368A0" w:rsidP="00E36E34">
      <w:pPr>
        <w:spacing w:after="120"/>
        <w:rPr>
          <w:rFonts w:ascii="Times" w:hAnsi="Times" w:cs="Arial"/>
          <w:color w:val="000000"/>
        </w:rPr>
      </w:pPr>
    </w:p>
    <w:p w14:paraId="13A36C56" w14:textId="1CD6C00E" w:rsidR="0047280B" w:rsidRPr="000550AF" w:rsidRDefault="008242B9" w:rsidP="0047280B">
      <w:pPr>
        <w:rPr>
          <w:rFonts w:ascii="Times" w:hAnsi="Times" w:cs="Times New Roman"/>
          <w:b/>
        </w:rPr>
      </w:pPr>
      <w:bookmarkStart w:id="7" w:name="OLE_LINK38"/>
      <w:bookmarkStart w:id="8" w:name="OLE_LINK39"/>
      <w:r w:rsidRPr="000550AF">
        <w:rPr>
          <w:rFonts w:ascii="Times" w:hAnsi="Times" w:cs="Arial"/>
          <w:b/>
          <w:color w:val="000000"/>
        </w:rPr>
        <w:t>How many interactions does a virus require?</w:t>
      </w:r>
    </w:p>
    <w:bookmarkEnd w:id="7"/>
    <w:bookmarkEnd w:id="8"/>
    <w:p w14:paraId="52386E03" w14:textId="7794228B" w:rsidR="00DE65A4" w:rsidRDefault="00D86208" w:rsidP="0047280B">
      <w:pPr>
        <w:rPr>
          <w:rFonts w:ascii="Times" w:eastAsia="Times New Roman" w:hAnsi="Times" w:cs="Times New Roman"/>
        </w:rPr>
      </w:pPr>
      <w:r>
        <w:rPr>
          <w:rFonts w:ascii="Times" w:eastAsia="Times New Roman" w:hAnsi="Times" w:cs="Times New Roman"/>
        </w:rPr>
        <w:t xml:space="preserve">The sheer number of host-virus interactions that have been found for many viruses may suggest that we have identified all interactions. This may be close to true but these numbers are also so large that they are likely to contain a large number of false positives. So, the key question is: how many interactions does a virus need or use to infect an organism and how </w:t>
      </w:r>
      <w:r w:rsidR="00A80458">
        <w:rPr>
          <w:rFonts w:ascii="Times" w:eastAsia="Times New Roman" w:hAnsi="Times" w:cs="Times New Roman"/>
        </w:rPr>
        <w:t>do we identify the</w:t>
      </w:r>
      <w:r>
        <w:rPr>
          <w:rFonts w:ascii="Times" w:eastAsia="Times New Roman" w:hAnsi="Times" w:cs="Times New Roman"/>
        </w:rPr>
        <w:t xml:space="preserve"> physiological interactions </w:t>
      </w:r>
      <w:r w:rsidR="00A80458">
        <w:rPr>
          <w:rFonts w:ascii="Times" w:eastAsia="Times New Roman" w:hAnsi="Times" w:cs="Times New Roman"/>
        </w:rPr>
        <w:t>among those tha</w:t>
      </w:r>
      <w:ins w:id="9" w:author="Goodacre, Norman *" w:date="2017-09-05T14:00:00Z">
        <w:r w:rsidR="00B04B56">
          <w:rPr>
            <w:rFonts w:ascii="Times" w:eastAsia="Times New Roman" w:hAnsi="Times" w:cs="Times New Roman"/>
          </w:rPr>
          <w:t>t</w:t>
        </w:r>
      </w:ins>
      <w:r w:rsidR="00A80458">
        <w:rPr>
          <w:rFonts w:ascii="Times" w:eastAsia="Times New Roman" w:hAnsi="Times" w:cs="Times New Roman"/>
        </w:rPr>
        <w:t xml:space="preserve"> have been</w:t>
      </w:r>
      <w:r>
        <w:rPr>
          <w:rFonts w:ascii="Times" w:eastAsia="Times New Roman" w:hAnsi="Times" w:cs="Times New Roman"/>
        </w:rPr>
        <w:t xml:space="preserve"> </w:t>
      </w:r>
      <w:r w:rsidR="00A80458">
        <w:rPr>
          <w:rFonts w:ascii="Times" w:eastAsia="Times New Roman" w:hAnsi="Times" w:cs="Times New Roman"/>
        </w:rPr>
        <w:t>found overall</w:t>
      </w:r>
      <w:r>
        <w:rPr>
          <w:rFonts w:ascii="Times" w:eastAsia="Times New Roman" w:hAnsi="Times" w:cs="Times New Roman"/>
        </w:rPr>
        <w:t>?</w:t>
      </w:r>
    </w:p>
    <w:p w14:paraId="1623BF32" w14:textId="08FE142D" w:rsidR="00D86208" w:rsidRDefault="00A80458" w:rsidP="0047280B">
      <w:pPr>
        <w:rPr>
          <w:rFonts w:ascii="Times" w:eastAsia="Times New Roman" w:hAnsi="Times" w:cs="Times New Roman"/>
        </w:rPr>
      </w:pPr>
      <w:r>
        <w:rPr>
          <w:rFonts w:ascii="Times" w:eastAsia="Times New Roman" w:hAnsi="Times" w:cs="Times New Roman"/>
        </w:rPr>
        <w:t xml:space="preserve">These are two different questions and both are hard to answer. Bacteriophage may serve as a model: 50 years of research have identified about 30 host-virus interactions between </w:t>
      </w:r>
      <w:r w:rsidRPr="00C44DAE">
        <w:rPr>
          <w:rFonts w:ascii="Times" w:eastAsia="Times New Roman" w:hAnsi="Times" w:cs="Times New Roman"/>
          <w:i/>
        </w:rPr>
        <w:t>E. coli</w:t>
      </w:r>
      <w:r>
        <w:rPr>
          <w:rFonts w:ascii="Times" w:eastAsia="Times New Roman" w:hAnsi="Times" w:cs="Times New Roman"/>
        </w:rPr>
        <w:t xml:space="preserve"> and phage lambda</w:t>
      </w:r>
      <w:r w:rsidR="00C44DAE">
        <w:rPr>
          <w:rFonts w:ascii="Times" w:eastAsia="Times New Roman" w:hAnsi="Times" w:cs="Times New Roman"/>
        </w:rPr>
        <w:t>, which encode ~4000 and 73 proteins, respectively</w:t>
      </w:r>
      <w:r>
        <w:rPr>
          <w:rFonts w:ascii="Times" w:eastAsia="Times New Roman" w:hAnsi="Times" w:cs="Times New Roman"/>
        </w:rPr>
        <w:t xml:space="preserve">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xml:space="preserve">. </w:t>
      </w:r>
      <w:r w:rsidR="00026BFD">
        <w:rPr>
          <w:rFonts w:ascii="Times" w:eastAsia="Times New Roman" w:hAnsi="Times" w:cs="Times New Roman"/>
        </w:rPr>
        <w:t xml:space="preserve">Let’s assume that most host-virus interactions in this system have been identified. </w:t>
      </w:r>
      <w:r>
        <w:rPr>
          <w:rFonts w:ascii="Times" w:eastAsia="Times New Roman" w:hAnsi="Times" w:cs="Times New Roman"/>
        </w:rPr>
        <w:t xml:space="preserve">A large-scale </w:t>
      </w:r>
      <w:r>
        <w:rPr>
          <w:rFonts w:ascii="Times" w:eastAsia="Times New Roman" w:hAnsi="Times" w:cs="Times New Roman"/>
        </w:rPr>
        <w:lastRenderedPageBreak/>
        <w:t xml:space="preserve">analysis of </w:t>
      </w:r>
      <w:r w:rsidRPr="00AD1E45">
        <w:rPr>
          <w:rFonts w:ascii="Times" w:eastAsia="Times New Roman" w:hAnsi="Times" w:cs="Times New Roman"/>
          <w:i/>
        </w:rPr>
        <w:t>E. coli</w:t>
      </w:r>
      <w:r>
        <w:rPr>
          <w:rFonts w:ascii="Times" w:eastAsia="Times New Roman" w:hAnsi="Times" w:cs="Times New Roman"/>
        </w:rPr>
        <w:t xml:space="preserve">-lambda interactions revealed 62 high-confidence set (among a raw data set of 631 PPIs total)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&lt;EndNote&gt;&lt;Cite&gt;&lt;Author&gt;Blasche&lt;/Author&gt;&lt;Year&gt;2013&lt;/Year&gt;&lt;RecNum&gt;134&lt;/RecNum&gt;&lt;DisplayText&gt;(4)&lt;/DisplayText&gt;&lt;record&gt;&lt;rec-number&gt;134&lt;/rec-number&gt;&lt;foreign-keys&gt;&lt;key app="EN" db-id="fzxf5s9pk0992pefpet5d9rcvs2ae90rrfad" timestamp="1504542475"&gt;134&lt;/key&gt;&lt;/foreign-keys&gt;&lt;ref-type name="Journal Article"&gt;17&lt;/ref-type&gt;&lt;contributors&gt;&lt;authors&gt;&lt;author&gt;Blasche, S.&lt;/author&gt;&lt;author&gt;Wuchty, S.&lt;/author&gt;&lt;author&gt;Rajagopala, S. V.&lt;/author&gt;&lt;author&gt;Uetz, P.&lt;/author&gt;&lt;/authors&gt;&lt;/contributors&gt;&lt;auth-address&gt;Genomics and Proteomics Core Facilities, German Cancer Research Center, Heidelberg, Germany.&lt;/auth-address&gt;&lt;titles&gt;&lt;title&gt;The protein interaction network of bacteriophage lambda with its host, Escherichia coli&lt;/title&gt;&lt;secondary-title&gt;J Virol&lt;/secondary-title&gt;&lt;/titles&gt;&lt;periodical&gt;&lt;full-title&gt;J Virol&lt;/full-title&gt;&lt;/periodical&gt;&lt;pages&gt;12745-55&lt;/pages&gt;&lt;volume&gt;87&lt;/volume&gt;&lt;number&gt;23&lt;/number&gt;&lt;keywords&gt;&lt;keyword&gt;Bacterial Proteins/genetics/*metabolism&lt;/keyword&gt;&lt;keyword&gt;Bacteriophage lambda/genetics/*metabolism&lt;/keyword&gt;&lt;keyword&gt;Escherichia coli/genetics/*metabolism/*virology&lt;/keyword&gt;&lt;keyword&gt;Host-Pathogen Interactions&lt;/keyword&gt;&lt;keyword&gt;Protein Binding&lt;/keyword&gt;&lt;keyword&gt;*Protein Interaction Maps&lt;/keyword&gt;&lt;keyword&gt;Viral Proteins/genetics/*metabolism&lt;/keyword&gt;&lt;/keywords&gt;&lt;dates&gt;&lt;year&gt;2013&lt;/year&gt;&lt;pub-dates&gt;&lt;date&gt;Dec&lt;/date&gt;&lt;/pub-dates&gt;&lt;/dates&gt;&lt;isbn&gt;1098-5514 (Electronic)&amp;#xD;0022-538X (Linking)&lt;/isbn&gt;&lt;accession-num&gt;24049175&lt;/accession-num&gt;&lt;urls&gt;&lt;related-urls&gt;&lt;url&gt;https://www.ncbi.nlm.nih.gov/pubmed/24049175&lt;/url&gt;&lt;/related-urls&gt;&lt;/urls&gt;&lt;custom2&gt;PMC3838138&lt;/custom2&gt;&lt;electronic-resource-num&gt;10.1128/JVI.02495-13&lt;/electronic-resource-num&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(4)</w:t>
      </w:r>
      <w:r w:rsidR="00FA32D5">
        <w:rPr>
          <w:rFonts w:ascii="Times" w:eastAsia="Times New Roman" w:hAnsi="Times" w:cs="Times New Roman"/>
        </w:rPr>
        <w:fldChar w:fldCharType="end"/>
      </w:r>
      <w:r>
        <w:rPr>
          <w:rFonts w:ascii="Times" w:eastAsia="Times New Roman" w:hAnsi="Times" w:cs="Times New Roman"/>
        </w:rPr>
        <w:t>. Howev</w:t>
      </w:r>
      <w:r w:rsidR="0037614E">
        <w:rPr>
          <w:rFonts w:ascii="Times" w:eastAsia="Times New Roman" w:hAnsi="Times" w:cs="Times New Roman"/>
        </w:rPr>
        <w:t>er, among the 62 high-confiden</w:t>
      </w:r>
      <w:ins w:id="10" w:author="Goodacre, Norman *" w:date="2017-09-05T14:01:00Z">
        <w:r w:rsidR="00B04B56">
          <w:rPr>
            <w:rFonts w:ascii="Times" w:eastAsia="Times New Roman" w:hAnsi="Times" w:cs="Times New Roman"/>
          </w:rPr>
          <w:t>c</w:t>
        </w:r>
      </w:ins>
      <w:r w:rsidR="0037614E">
        <w:rPr>
          <w:rFonts w:ascii="Times" w:eastAsia="Times New Roman" w:hAnsi="Times" w:cs="Times New Roman"/>
        </w:rPr>
        <w:t xml:space="preserve">e PPIs only two were previously known to be physiological, </w:t>
      </w:r>
      <w:r w:rsidR="00026BFD">
        <w:rPr>
          <w:rFonts w:ascii="Times" w:eastAsia="Times New Roman" w:hAnsi="Times" w:cs="Times New Roman"/>
        </w:rPr>
        <w:t xml:space="preserve">but </w:t>
      </w:r>
      <w:r w:rsidR="0037614E">
        <w:rPr>
          <w:rFonts w:ascii="Times" w:eastAsia="Times New Roman" w:hAnsi="Times" w:cs="Times New Roman"/>
        </w:rPr>
        <w:t>the role of the other 60 remains unknown.</w:t>
      </w:r>
      <w:r w:rsidR="00AD1E45">
        <w:rPr>
          <w:rFonts w:ascii="Times" w:eastAsia="Times New Roman" w:hAnsi="Times" w:cs="Times New Roman"/>
        </w:rPr>
        <w:t xml:space="preserve"> It is possible that lambda is unusual in the sense that many proteins are processed during maturation and thus interactions are more difficult to detect.</w:t>
      </w:r>
    </w:p>
    <w:p w14:paraId="6C0E07CE" w14:textId="7F8B44AC" w:rsidR="00AD1E45" w:rsidRDefault="00AD1E45" w:rsidP="0047280B">
      <w:pPr>
        <w:rPr>
          <w:rFonts w:ascii="Times" w:eastAsia="Times New Roman" w:hAnsi="Times" w:cs="Times New Roman"/>
        </w:rPr>
      </w:pPr>
      <w:r>
        <w:rPr>
          <w:rFonts w:ascii="Times" w:eastAsia="Times New Roman" w:hAnsi="Times" w:cs="Times New Roman"/>
        </w:rPr>
        <w:t xml:space="preserve">Protein processing seems to be less common among phage T7 and its 55 proteins are known to be involved in only 15 interactions with its host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Both T7 and lambda have about 30-40 interactions among virus proteins, which are obviously easier to detect but possibly more common, given the more elaborate virus structure in these tailed phage when compared to the often simple-structured human viruses.</w:t>
      </w:r>
    </w:p>
    <w:p w14:paraId="3CBEDF43" w14:textId="1F164A6B" w:rsidR="00AD1E45" w:rsidRDefault="001A1D71" w:rsidP="0047280B">
      <w:pPr>
        <w:rPr>
          <w:rFonts w:ascii="Times" w:eastAsia="Times New Roman" w:hAnsi="Times" w:cs="Times New Roman"/>
        </w:rPr>
      </w:pPr>
      <w:r>
        <w:rPr>
          <w:rFonts w:ascii="Times" w:eastAsia="Times New Roman" w:hAnsi="Times" w:cs="Times New Roman"/>
        </w:rPr>
        <w:t>Unfortunately, we could not find any published comprehensive analysis or even a review of published interactions among human and virus proteins that attempted to evaluate these interactions for their plausibility or physiological relevance.</w:t>
      </w: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4F9E0BE7" w:rsidR="00CD0ABA" w:rsidRPr="00D555BC" w:rsidRDefault="00C62719" w:rsidP="003751AD">
      <w:pPr>
        <w:rPr>
          <w:rFonts w:ascii="Times" w:eastAsia="Times New Roman" w:hAnsi="Times"/>
        </w:rPr>
      </w:pPr>
      <w:r>
        <w:rPr>
          <w:rFonts w:ascii="Times" w:eastAsia="Times New Roman" w:hAnsi="Times" w:cs="Times New Roman"/>
        </w:rPr>
        <w:t>During the last decade numerous protein interaction interfaces between human viruses and their host cells have been investigated</w:t>
      </w:r>
      <w:r w:rsidR="003751AD">
        <w:rPr>
          <w:rFonts w:ascii="Times" w:eastAsia="Times New Roman" w:hAnsi="Times" w:cs="Times New Roman"/>
        </w:rPr>
        <w:t>. Mostly such efforts focused on</w:t>
      </w:r>
      <w:r w:rsidR="006E1AD1" w:rsidRPr="006E1AD1">
        <w:rPr>
          <w:rFonts w:ascii="Times" w:eastAsia="Times New Roman" w:hAnsi="Times" w:cs="Times New Roman"/>
        </w:rPr>
        <w:t xml:space="preserve">, Hepatitis C virus </w:t>
      </w:r>
      <w:r w:rsidR="006E1AD1">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(5-8)</w:t>
      </w:r>
      <w:r w:rsidR="006E1AD1">
        <w:rPr>
          <w:rFonts w:ascii="Times" w:eastAsia="Times New Roman" w:hAnsi="Times" w:cs="Times New Roman"/>
        </w:rPr>
        <w:fldChar w:fldCharType="end"/>
      </w:r>
      <w:r w:rsidR="006E1AD1" w:rsidRPr="006E1AD1">
        <w:rPr>
          <w:rFonts w:ascii="Times" w:eastAsia="Times New Roman" w:hAnsi="Times" w:cs="Times New Roman"/>
        </w:rPr>
        <w:t xml:space="preserve">, Human Immunodeficiency Virus </w:t>
      </w:r>
      <w:r w:rsidR="006E1AD1">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(9, 10)</w:t>
      </w:r>
      <w:r w:rsidR="006E1AD1">
        <w:rPr>
          <w:rFonts w:ascii="Times" w:eastAsia="Times New Roman" w:hAnsi="Times" w:cs="Times New Roman"/>
        </w:rPr>
        <w:fldChar w:fldCharType="end"/>
      </w:r>
      <w:r w:rsidR="006E1AD1" w:rsidRPr="006E1AD1">
        <w:rPr>
          <w:rFonts w:ascii="Times" w:eastAsia="Times New Roman" w:hAnsi="Times" w:cs="Times New Roman"/>
        </w:rPr>
        <w:t xml:space="preserve">, Influenza A virus </w:t>
      </w:r>
      <w:r w:rsidR="003751AD">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(11)</w:t>
      </w:r>
      <w:r w:rsidR="003751AD">
        <w:rPr>
          <w:rFonts w:ascii="Times" w:eastAsia="Times New Roman" w:hAnsi="Times" w:cs="Times New Roman"/>
        </w:rPr>
        <w:fldChar w:fldCharType="end"/>
      </w:r>
      <w:r w:rsidR="003751AD">
        <w:rPr>
          <w:rFonts w:ascii="Times" w:eastAsia="Times New Roman" w:hAnsi="Times" w:cs="Times New Roman"/>
        </w:rPr>
        <w:t xml:space="preserve">, Herpes </w:t>
      </w:r>
      <w:r w:rsidR="003751AD">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(12)</w:t>
      </w:r>
      <w:r w:rsidR="003751AD">
        <w:rPr>
          <w:rFonts w:ascii="Times" w:eastAsia="Times New Roman" w:hAnsi="Times" w:cs="Times New Roman"/>
        </w:rPr>
        <w:fldChar w:fldCharType="end"/>
      </w:r>
      <w:r w:rsidR="003751AD">
        <w:rPr>
          <w:rFonts w:ascii="Times" w:eastAsia="Times New Roman" w:hAnsi="Times" w:cs="Times New Roman"/>
        </w:rPr>
        <w:t xml:space="preserve"> and other viruses including Epstein-Barr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(13, 14)</w:t>
      </w:r>
      <w:r w:rsidR="003751AD">
        <w:rPr>
          <w:rFonts w:ascii="Times" w:eastAsia="Times New Roman" w:hAnsi="Times" w:cs="Times New Roman"/>
        </w:rPr>
        <w:fldChar w:fldCharType="end"/>
      </w:r>
      <w:r w:rsidR="003751AD">
        <w:rPr>
          <w:rFonts w:ascii="Times" w:eastAsia="Times New Roman" w:hAnsi="Times" w:cs="Times New Roman"/>
        </w:rPr>
        <w:t xml:space="preserve"> and Dengue </w:t>
      </w:r>
      <w:r w:rsidR="003751AD">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(15)</w:t>
      </w:r>
      <w:r w:rsidR="003751AD">
        <w:rPr>
          <w:rFonts w:ascii="Times" w:eastAsia="Times New Roman" w:hAnsi="Times" w:cs="Times New Roman"/>
        </w:rPr>
        <w:fldChar w:fldCharType="end"/>
      </w:r>
      <w:r w:rsidR="003751AD">
        <w:rPr>
          <w:rFonts w:ascii="Times" w:eastAsia="Times New Roman" w:hAnsi="Times" w:cs="Times New Roman"/>
        </w:rPr>
        <w:t xml:space="preserve"> and </w:t>
      </w:r>
      <w:r w:rsidR="00AE1D27">
        <w:rPr>
          <w:rFonts w:ascii="Times" w:eastAsia="Times New Roman" w:hAnsi="Times" w:cs="Times New Roman"/>
        </w:rPr>
        <w:t xml:space="preserve">numerous </w:t>
      </w:r>
      <w:r w:rsidR="003751AD">
        <w:rPr>
          <w:rFonts w:ascii="Times" w:eastAsia="Times New Roman" w:hAnsi="Times" w:cs="Times New Roman"/>
        </w:rPr>
        <w:t>other viruses</w:t>
      </w:r>
      <w:r w:rsidR="00AE1D27">
        <w:rPr>
          <w:rFonts w:ascii="Times" w:eastAsia="Times New Roman" w:hAnsi="Times" w:cs="Times New Roman"/>
        </w:rPr>
        <w:t xml:space="preserve"> </w:t>
      </w:r>
      <w:r w:rsidR="00AE1D2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167CE7">
        <w:rPr>
          <w:rFonts w:ascii="Times" w:eastAsia="Times New Roman" w:hAnsi="Times" w:cs="Times New Roman"/>
          <w:noProof/>
        </w:rPr>
        <w:t>(16)</w:t>
      </w:r>
      <w:r w:rsidR="00AE1D27">
        <w:rPr>
          <w:rFonts w:ascii="Times" w:eastAsia="Times New Roman" w:hAnsi="Times" w:cs="Times New Roman"/>
        </w:rPr>
        <w:fldChar w:fldCharType="end"/>
      </w:r>
      <w:r w:rsidR="003751AD">
        <w:rPr>
          <w:rFonts w:ascii="Times" w:eastAsia="Times New Roman" w:hAnsi="Times" w:cs="Times New Roman"/>
        </w:rPr>
        <w:t>. As a consequence, many different databases have been designed to capture the abundance of such interactions (</w:t>
      </w:r>
      <w:r w:rsidR="003751AD" w:rsidRPr="003452F0">
        <w:rPr>
          <w:rFonts w:ascii="Times" w:eastAsia="Times New Roman" w:hAnsi="Times" w:cs="Times New Roman"/>
          <w:b/>
        </w:rPr>
        <w:t>Table 1</w:t>
      </w:r>
      <w:r w:rsidR="003751AD">
        <w:rPr>
          <w:rFonts w:ascii="Times" w:eastAsia="Times New Roman" w:hAnsi="Times" w:cs="Times New Roman"/>
        </w:rPr>
        <w:t>).</w:t>
      </w:r>
      <w:r w:rsidR="00CD0ABA">
        <w:rPr>
          <w:rFonts w:ascii="Times" w:eastAsia="Times New Roman" w:hAnsi="Times" w:cs="Times New Roman"/>
        </w:rPr>
        <w:t xml:space="preserve"> </w:t>
      </w:r>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HCVpro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(17)</w:t>
      </w:r>
      <w:r w:rsidR="00CD0ABA" w:rsidRPr="003452F0">
        <w:rPr>
          <w:rFonts w:ascii="Times" w:eastAsia="Times New Roman" w:hAnsi="Times" w:cs="Times New Roman"/>
        </w:rPr>
        <w:fldChar w:fldCharType="end"/>
      </w:r>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r w:rsidR="00CD0ABA" w:rsidRPr="003452F0">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CD0ABA" w:rsidRPr="003452F0">
        <w:rPr>
          <w:rFonts w:ascii="Times" w:eastAsia="Times New Roman" w:hAnsi="Times" w:cs="Times New Roman"/>
        </w:rPr>
      </w:r>
      <w:r w:rsidR="00CD0ABA" w:rsidRPr="003452F0">
        <w:rPr>
          <w:rFonts w:ascii="Times" w:eastAsia="Times New Roman" w:hAnsi="Times" w:cs="Times New Roman"/>
        </w:rPr>
        <w:fldChar w:fldCharType="separate"/>
      </w:r>
      <w:r w:rsidR="00167CE7">
        <w:rPr>
          <w:rFonts w:ascii="Times" w:eastAsia="Times New Roman" w:hAnsi="Times" w:cs="Times New Roman"/>
          <w:noProof/>
        </w:rPr>
        <w:t>(18)</w:t>
      </w:r>
      <w:r w:rsidR="00CD0ABA" w:rsidRPr="003452F0">
        <w:rPr>
          <w:rFonts w:ascii="Times" w:eastAsia="Times New Roman" w:hAnsi="Times" w:cs="Times New Roman"/>
        </w:rPr>
        <w:fldChar w:fldCharType="end"/>
      </w:r>
      <w:r w:rsidR="00CD0ABA" w:rsidRPr="00CD0ABA">
        <w:rPr>
          <w:rFonts w:ascii="Times" w:eastAsia="Times New Roman" w:hAnsi="Times"/>
        </w:rPr>
        <w:t xml:space="preserve">. 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VirHostNet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(19)</w:t>
      </w:r>
      <w:r w:rsidR="00CD0ABA" w:rsidRPr="003452F0">
        <w:rPr>
          <w:rFonts w:ascii="Times" w:eastAsia="Times New Roman" w:hAnsi="Times" w:cs="Times New Roman"/>
        </w:rPr>
        <w:fldChar w:fldCharType="end"/>
      </w:r>
      <w:r w:rsidR="00CD0ABA" w:rsidRPr="00CD0ABA">
        <w:rPr>
          <w:rFonts w:ascii="Times" w:eastAsia="Times New Roman" w:hAnsi="Times"/>
        </w:rPr>
        <w:t xml:space="preserve">, VirusMentha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(20)</w:t>
      </w:r>
      <w:r w:rsidR="00CD0ABA" w:rsidRPr="00CD0ABA">
        <w:rPr>
          <w:rFonts w:ascii="Times" w:eastAsia="Times New Roman" w:hAnsi="Times"/>
        </w:rPr>
        <w:fldChar w:fldCharType="end"/>
      </w:r>
      <w:r w:rsidR="00CD0ABA">
        <w:rPr>
          <w:rFonts w:ascii="Times" w:eastAsia="Times New Roman" w:hAnsi="Times"/>
        </w:rPr>
        <w:t xml:space="preserve">, </w:t>
      </w:r>
      <w:r w:rsidR="00CD0ABA" w:rsidRPr="00CD0ABA">
        <w:rPr>
          <w:rFonts w:ascii="Times" w:eastAsia="Times New Roman" w:hAnsi="Times"/>
        </w:rPr>
        <w:t>PHIDIAS</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(21)</w:t>
      </w:r>
      <w:r w:rsidR="00CD0ABA" w:rsidRPr="00CD0ABA">
        <w:rPr>
          <w:rFonts w:ascii="Times" w:eastAsia="Times New Roman" w:hAnsi="Times"/>
        </w:rPr>
        <w:fldChar w:fldCharType="end"/>
      </w:r>
      <w:r w:rsidR="00CD0ABA">
        <w:rPr>
          <w:rFonts w:ascii="Times" w:eastAsia="Times New Roman" w:hAnsi="Times"/>
        </w:rPr>
        <w:t>,</w:t>
      </w:r>
      <w:r w:rsidR="00CD0ABA" w:rsidRPr="00CD0ABA">
        <w:rPr>
          <w:rFonts w:ascii="Times" w:eastAsia="Times New Roman" w:hAnsi="Times"/>
        </w:rPr>
        <w:t xml:space="preserve"> HPIDB</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(22)</w:t>
      </w:r>
      <w:r w:rsidR="00CD0ABA" w:rsidRPr="00CD0ABA">
        <w:rPr>
          <w:rFonts w:ascii="Times" w:eastAsia="Times New Roman" w:hAnsi="Times"/>
        </w:rPr>
        <w:fldChar w:fldCharType="end"/>
      </w:r>
      <w:r w:rsidR="00CD0ABA" w:rsidRPr="00CD0ABA">
        <w:rPr>
          <w:rFonts w:ascii="Times" w:eastAsia="Times New Roman" w:hAnsi="Times"/>
        </w:rPr>
        <w:t xml:space="preserve">, and PHISTO </w:t>
      </w:r>
      <w:r w:rsidR="00C54756"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00C54756" w:rsidRPr="003452F0">
        <w:rPr>
          <w:rFonts w:ascii="Times" w:eastAsia="Times New Roman" w:hAnsi="Times" w:cs="Times New Roman"/>
        </w:rPr>
        <w:fldChar w:fldCharType="separate"/>
      </w:r>
      <w:r w:rsidR="00167CE7">
        <w:rPr>
          <w:rFonts w:ascii="Times" w:eastAsia="Times New Roman" w:hAnsi="Times" w:cs="Times New Roman"/>
          <w:noProof/>
        </w:rPr>
        <w:t>(23)</w:t>
      </w:r>
      <w:r w:rsidR="00C54756" w:rsidRPr="003452F0">
        <w:rPr>
          <w:rFonts w:ascii="Times" w:eastAsia="Times New Roman" w:hAnsi="Times" w:cs="Times New Roman"/>
        </w:rPr>
        <w:fldChar w:fldCharType="end"/>
      </w:r>
      <w:r w:rsidR="00C54756">
        <w:rPr>
          <w:rFonts w:ascii="Times" w:eastAsia="Times New Roman" w:hAnsi="Times" w:cs="Times New Roman"/>
          <w:sz w:val="20"/>
          <w:szCs w:val="20"/>
        </w:rPr>
        <w:t xml:space="preserve"> </w:t>
      </w:r>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r w:rsidR="00C54756">
        <w:rPr>
          <w:rFonts w:ascii="Times" w:eastAsia="Times New Roman" w:hAnsi="Times"/>
        </w:rPr>
        <w:t xml:space="preserve">that include interactions between human host and viral proteins. </w:t>
      </w:r>
    </w:p>
    <w:p w14:paraId="619C64B7" w14:textId="13660BE1" w:rsidR="00E42879" w:rsidRPr="00E42879" w:rsidRDefault="00C54756" w:rsidP="003452F0">
      <w:pPr>
        <w:ind w:firstLine="360"/>
        <w:rPr>
          <w:rFonts w:ascii="Times" w:eastAsia="Times New Roman" w:hAnsi="Times" w:cs="Times New Roman"/>
        </w:rPr>
      </w:pPr>
      <w:r>
        <w:rPr>
          <w:rFonts w:ascii="Times" w:eastAsia="Times New Roman" w:hAnsi="Times" w:cs="Times New Roman"/>
        </w:rPr>
        <w:t xml:space="preserve">In particular,  </w:t>
      </w:r>
      <w:r w:rsidRPr="00C54756">
        <w:rPr>
          <w:rFonts w:ascii="Times" w:eastAsia="Times New Roman" w:hAnsi="Times"/>
        </w:rPr>
        <w:t>HCVPro (HCV interaction database) is dedicated to only HCV, cataloging the characterized protein interactions for intraviral and virus–human systems. Additionally, it includes information on the structure and functions of HCV proteins</w:t>
      </w:r>
      <w:r>
        <w:rPr>
          <w:rFonts w:ascii="Times" w:eastAsia="Times New Roman" w:hAnsi="Times"/>
        </w:rPr>
        <w:t xml:space="preserve"> </w:t>
      </w:r>
      <w:r w:rsidRPr="00B77521">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Pr="00B77521">
        <w:rPr>
          <w:rFonts w:ascii="Times" w:eastAsia="Times New Roman" w:hAnsi="Times" w:cs="Times New Roman"/>
        </w:rPr>
        <w:fldChar w:fldCharType="separate"/>
      </w:r>
      <w:r w:rsidR="00167CE7">
        <w:rPr>
          <w:rFonts w:ascii="Times" w:eastAsia="Times New Roman" w:hAnsi="Times" w:cs="Times New Roman"/>
          <w:noProof/>
        </w:rPr>
        <w:t>(17)</w:t>
      </w:r>
      <w:r w:rsidRPr="00B77521">
        <w:rPr>
          <w:rFonts w:ascii="Times" w:eastAsia="Times New Roman" w:hAnsi="Times" w:cs="Times New Roman"/>
        </w:rPr>
        <w:fldChar w:fldCharType="end"/>
      </w:r>
      <w:r>
        <w:rPr>
          <w:rFonts w:ascii="Times" w:eastAsia="Times New Roman" w:hAnsi="Times"/>
        </w:rPr>
        <w:t xml:space="preserve">. </w:t>
      </w:r>
      <w:r w:rsidRPr="00C54756">
        <w:rPr>
          <w:rFonts w:ascii="Times" w:eastAsia="Times New Roman" w:hAnsi="Times"/>
        </w:rPr>
        <w:t xml:space="preserve"> The HIV-1 Human </w:t>
      </w:r>
      <w:r>
        <w:rPr>
          <w:rFonts w:ascii="Times" w:eastAsia="Times New Roman" w:hAnsi="Times"/>
        </w:rPr>
        <w:t>Protein Interaction Database @</w:t>
      </w:r>
      <w:r w:rsidRPr="00C54756">
        <w:rPr>
          <w:rFonts w:ascii="Times" w:eastAsia="Times New Roman" w:hAnsi="Times"/>
        </w:rPr>
        <w:t xml:space="preserve">NCBI </w:t>
      </w:r>
      <w:ins w:id="11" w:author="Goodacre, Norman *" w:date="2017-09-05T14:12:00Z">
        <w:r w:rsidR="00B04B56">
          <w:rPr>
            <w:rFonts w:ascii="Times" w:eastAsia="Times New Roman" w:hAnsi="Times"/>
          </w:rPr>
          <w:t xml:space="preserve">(HIV-1db) </w:t>
        </w:r>
      </w:ins>
      <w:r w:rsidRPr="00C54756">
        <w:rPr>
          <w:rFonts w:ascii="Times" w:eastAsia="Times New Roman" w:hAnsi="Times"/>
        </w:rPr>
        <w:t xml:space="preserve">includes the interactions between HIV-1 and </w:t>
      </w:r>
      <w:r>
        <w:rPr>
          <w:rFonts w:ascii="Times" w:eastAsia="Times New Roman" w:hAnsi="Times"/>
        </w:rPr>
        <w:t>human proteins where the majority of the pro</w:t>
      </w:r>
      <w:r w:rsidRPr="00C54756">
        <w:rPr>
          <w:rFonts w:ascii="Times" w:eastAsia="Times New Roman" w:hAnsi="Times"/>
        </w:rPr>
        <w:t>tein interaction data are indirect</w:t>
      </w:r>
      <w:r>
        <w:rPr>
          <w:rFonts w:ascii="Times" w:eastAsia="Times New Roman" w:hAnsi="Times"/>
        </w:rPr>
        <w:t xml:space="preserve"> (e.g., upregulation, modifica</w:t>
      </w:r>
      <w:r w:rsidRPr="00C54756">
        <w:rPr>
          <w:rFonts w:ascii="Times" w:eastAsia="Times New Roman" w:hAnsi="Times"/>
        </w:rPr>
        <w:t xml:space="preserve">tion) </w:t>
      </w:r>
      <w:r>
        <w:rPr>
          <w:rFonts w:ascii="Times" w:eastAsia="Times New Roman" w:hAnsi="Times"/>
        </w:rPr>
        <w:t>while</w:t>
      </w:r>
      <w:r w:rsidRPr="00C54756">
        <w:rPr>
          <w:rFonts w:ascii="Times" w:eastAsia="Times New Roman" w:hAnsi="Times"/>
        </w:rPr>
        <w:t xml:space="preserve"> the rest are direct</w:t>
      </w:r>
      <w:r>
        <w:rPr>
          <w:rFonts w:ascii="Times" w:eastAsia="Times New Roman" w:hAnsi="Times"/>
        </w:rPr>
        <w:t>ed interactions that relate to physical interactions</w:t>
      </w:r>
      <w:r w:rsidRPr="00C54756">
        <w:rPr>
          <w:rFonts w:ascii="Times" w:eastAsia="Times New Roman" w:hAnsi="Times"/>
        </w:rPr>
        <w:t xml:space="preserve"> </w:t>
      </w:r>
      <w:r w:rsidRPr="00B77521">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Pr="00B77521">
        <w:rPr>
          <w:rFonts w:ascii="Times" w:eastAsia="Times New Roman" w:hAnsi="Times" w:cs="Times New Roman"/>
        </w:rPr>
      </w:r>
      <w:r w:rsidRPr="00B77521">
        <w:rPr>
          <w:rFonts w:ascii="Times" w:eastAsia="Times New Roman" w:hAnsi="Times" w:cs="Times New Roman"/>
        </w:rPr>
        <w:fldChar w:fldCharType="separate"/>
      </w:r>
      <w:r w:rsidR="00167CE7">
        <w:rPr>
          <w:rFonts w:ascii="Times" w:eastAsia="Times New Roman" w:hAnsi="Times" w:cs="Times New Roman"/>
          <w:noProof/>
        </w:rPr>
        <w:t>(18)</w:t>
      </w:r>
      <w:r w:rsidRPr="00B77521">
        <w:rPr>
          <w:rFonts w:ascii="Times" w:eastAsia="Times New Roman" w:hAnsi="Times" w:cs="Times New Roman"/>
        </w:rPr>
        <w:fldChar w:fldCharType="end"/>
      </w:r>
      <w:r>
        <w:rPr>
          <w:rFonts w:ascii="Times" w:eastAsia="Times New Roman" w:hAnsi="Times" w:cs="Times New Roman"/>
        </w:rPr>
        <w:t>.</w:t>
      </w:r>
      <w:r w:rsidR="00E42879">
        <w:rPr>
          <w:rFonts w:ascii="Times" w:eastAsia="Times New Roman" w:hAnsi="Times" w:cs="Times New Roman"/>
        </w:rPr>
        <w:t xml:space="preserve"> </w:t>
      </w:r>
      <w:ins w:id="12" w:author="Goodacre, Norman *" w:date="2017-09-05T14:11:00Z">
        <w:r w:rsidR="00B04B56">
          <w:rPr>
            <w:rFonts w:ascii="Times" w:eastAsia="Times New Roman" w:hAnsi="Times" w:cs="Times New Roman"/>
          </w:rPr>
          <w:t xml:space="preserve">Of the </w:t>
        </w:r>
      </w:ins>
      <w:ins w:id="13" w:author="Goodacre, Norman *" w:date="2017-09-05T14:13:00Z">
        <w:r w:rsidR="00B04B56">
          <w:rPr>
            <w:rFonts w:ascii="Times" w:eastAsia="Times New Roman" w:hAnsi="Times" w:cs="Times New Roman"/>
          </w:rPr>
          <w:t xml:space="preserve">over </w:t>
        </w:r>
      </w:ins>
      <w:ins w:id="14" w:author="Goodacre, Norman *" w:date="2017-09-05T14:12:00Z">
        <w:r w:rsidR="00B04B56">
          <w:rPr>
            <w:rFonts w:ascii="Times" w:eastAsia="Times New Roman" w:hAnsi="Times" w:cs="Times New Roman"/>
          </w:rPr>
          <w:t>17,</w:t>
        </w:r>
      </w:ins>
      <w:ins w:id="15" w:author="Goodacre, Norman *" w:date="2017-09-05T14:13:00Z">
        <w:r w:rsidR="00B04B56">
          <w:rPr>
            <w:rFonts w:ascii="Times" w:eastAsia="Times New Roman" w:hAnsi="Times" w:cs="Times New Roman"/>
          </w:rPr>
          <w:t>000</w:t>
        </w:r>
      </w:ins>
      <w:ins w:id="16" w:author="Goodacre, Norman *" w:date="2017-09-05T14:12:00Z">
        <w:r w:rsidR="00B04B56">
          <w:rPr>
            <w:rFonts w:ascii="Times" w:eastAsia="Times New Roman" w:hAnsi="Times" w:cs="Times New Roman"/>
          </w:rPr>
          <w:t xml:space="preserve"> HIV-1 – human PPIs reported in HIV-1db as of August, 2017, it can be estimated that </w:t>
        </w:r>
      </w:ins>
      <w:ins w:id="17" w:author="Goodacre, Norman *" w:date="2017-09-05T14:13:00Z">
        <w:r w:rsidR="00B04B56">
          <w:rPr>
            <w:rFonts w:ascii="Times" w:eastAsia="Times New Roman" w:hAnsi="Times" w:cs="Times New Roman"/>
          </w:rPr>
          <w:t>fewer than 7,000 are direct physical interactions</w:t>
        </w:r>
      </w:ins>
      <w:ins w:id="18" w:author="Goodacre, Norman *" w:date="2017-09-05T14:19:00Z">
        <w:r w:rsidR="00B04B56">
          <w:rPr>
            <w:rFonts w:ascii="Times" w:eastAsia="Times New Roman" w:hAnsi="Times" w:cs="Times New Roman"/>
          </w:rPr>
          <w:t xml:space="preserve">. Many interactions are indirect, e.g. genetic interactions or inferred from mutagenesis experiments. While clear physiological relevance is provided for some PPIs, for others the description is more </w:t>
        </w:r>
      </w:ins>
      <w:ins w:id="19" w:author="Goodacre, Norman *" w:date="2017-09-05T14:23:00Z">
        <w:r w:rsidR="001A5ACA">
          <w:rPr>
            <w:rFonts w:ascii="Times" w:eastAsia="Times New Roman" w:hAnsi="Times" w:cs="Times New Roman"/>
          </w:rPr>
          <w:t>vague. While NCBI’s HIV-1db is an invaluable resource for HIV-1 researchers, it can be</w:t>
        </w:r>
      </w:ins>
      <w:ins w:id="20" w:author="Goodacre, Norman *" w:date="2017-09-05T14:19:00Z">
        <w:r w:rsidR="00B04B56">
          <w:rPr>
            <w:rFonts w:ascii="Times" w:eastAsia="Times New Roman" w:hAnsi="Times" w:cs="Times New Roman"/>
          </w:rPr>
          <w:t xml:space="preserve"> difficult to </w:t>
        </w:r>
      </w:ins>
      <w:ins w:id="21" w:author="Goodacre, Norman *" w:date="2017-09-05T14:21:00Z">
        <w:r w:rsidR="00B04B56">
          <w:rPr>
            <w:rFonts w:ascii="Times" w:eastAsia="Times New Roman" w:hAnsi="Times" w:cs="Times New Roman"/>
          </w:rPr>
          <w:t xml:space="preserve">“mine” </w:t>
        </w:r>
      </w:ins>
      <w:ins w:id="22" w:author="Goodacre, Norman *" w:date="2017-09-05T14:23:00Z">
        <w:r w:rsidR="001A5ACA">
          <w:rPr>
            <w:rFonts w:ascii="Times" w:eastAsia="Times New Roman" w:hAnsi="Times" w:cs="Times New Roman"/>
          </w:rPr>
          <w:t>physical PPIs confidently</w:t>
        </w:r>
      </w:ins>
      <w:ins w:id="23" w:author="Goodacre, Norman *" w:date="2017-09-05T14:21:00Z">
        <w:r w:rsidR="00B04B56">
          <w:rPr>
            <w:rFonts w:ascii="Times" w:eastAsia="Times New Roman" w:hAnsi="Times" w:cs="Times New Roman"/>
          </w:rPr>
          <w:t xml:space="preserve"> without </w:t>
        </w:r>
      </w:ins>
      <w:ins w:id="24" w:author="Goodacre, Norman *" w:date="2017-09-05T14:24:00Z">
        <w:r w:rsidR="001A5ACA">
          <w:rPr>
            <w:rFonts w:ascii="Times" w:eastAsia="Times New Roman" w:hAnsi="Times" w:cs="Times New Roman"/>
          </w:rPr>
          <w:t xml:space="preserve">manual </w:t>
        </w:r>
      </w:ins>
      <w:ins w:id="25" w:author="Goodacre, Norman *" w:date="2017-09-05T14:21:00Z">
        <w:r w:rsidR="00B04B56">
          <w:rPr>
            <w:rFonts w:ascii="Times" w:eastAsia="Times New Roman" w:hAnsi="Times" w:cs="Times New Roman"/>
          </w:rPr>
          <w:t>inspection</w:t>
        </w:r>
      </w:ins>
      <w:ins w:id="26" w:author="Goodacre, Norman *" w:date="2017-09-05T14:25:00Z">
        <w:r w:rsidR="001A5ACA">
          <w:rPr>
            <w:rFonts w:ascii="Times" w:eastAsia="Times New Roman" w:hAnsi="Times" w:cs="Times New Roman"/>
          </w:rPr>
          <w:t xml:space="preserve"> or natural language processing</w:t>
        </w:r>
      </w:ins>
      <w:ins w:id="27" w:author="Goodacre, Norman *" w:date="2017-09-05T14:21:00Z">
        <w:r w:rsidR="00B04B56">
          <w:rPr>
            <w:rFonts w:ascii="Times" w:eastAsia="Times New Roman" w:hAnsi="Times" w:cs="Times New Roman"/>
          </w:rPr>
          <w:t>.</w:t>
        </w:r>
      </w:ins>
      <w:ins w:id="28" w:author="Goodacre, Norman *" w:date="2017-09-05T14:13:00Z">
        <w:r w:rsidR="00B04B56">
          <w:rPr>
            <w:rFonts w:ascii="Times" w:eastAsia="Times New Roman" w:hAnsi="Times" w:cs="Times New Roman"/>
          </w:rPr>
          <w:t xml:space="preserve"> </w:t>
        </w:r>
      </w:ins>
      <w:ins w:id="29" w:author="Goodacre, Norman *" w:date="2017-09-05T14:25:00Z">
        <w:r w:rsidR="001A5ACA">
          <w:rPr>
            <w:rFonts w:ascii="Times" w:eastAsia="Times New Roman" w:hAnsi="Times" w:cs="Times New Roman"/>
          </w:rPr>
          <w:t>Therefore, HIV-1db was omitted from the analyses in this review.</w:t>
        </w:r>
      </w:ins>
      <w:bookmarkStart w:id="30" w:name="_GoBack"/>
      <w:bookmarkEnd w:id="30"/>
      <w:ins w:id="31" w:author="Goodacre, Norman *" w:date="2017-09-05T14:12:00Z">
        <w:r w:rsidR="00B04B56">
          <w:rPr>
            <w:rFonts w:ascii="Times" w:eastAsia="Times New Roman" w:hAnsi="Times" w:cs="Times New Roman"/>
          </w:rPr>
          <w:t xml:space="preserve"> </w:t>
        </w:r>
      </w:ins>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VirHostNet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(19)</w:t>
      </w:r>
      <w:r w:rsidR="00E42879" w:rsidRPr="003452F0">
        <w:rPr>
          <w:rFonts w:ascii="Times" w:eastAsia="Times New Roman" w:hAnsi="Times" w:cs="Times New Roman"/>
        </w:rPr>
        <w:fldChar w:fldCharType="end"/>
      </w:r>
      <w:r w:rsidR="00E42879" w:rsidRPr="00E42879">
        <w:rPr>
          <w:rFonts w:ascii="Times" w:eastAsia="Times New Roman" w:hAnsi="Times"/>
        </w:rPr>
        <w:t xml:space="preserve">, VirusMentha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(20)</w:t>
      </w:r>
      <w:r w:rsidR="00E42879" w:rsidRPr="003452F0">
        <w:rPr>
          <w:rFonts w:ascii="Times" w:eastAsia="Times New Roman" w:hAnsi="Times" w:cs="Times New Roman"/>
        </w:rPr>
        <w:fldChar w:fldCharType="end"/>
      </w:r>
      <w:r w:rsidR="00E42879" w:rsidRPr="00E42879">
        <w:rPr>
          <w:rFonts w:ascii="Times" w:eastAsia="Times New Roman" w:hAnsi="Times"/>
        </w:rPr>
        <w:t xml:space="preserve"> and HPIDB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(22)</w:t>
      </w:r>
      <w:r w:rsidR="00E42879" w:rsidRPr="003452F0">
        <w:rPr>
          <w:rFonts w:ascii="Times" w:eastAsia="Times New Roman" w:hAnsi="Times" w:cs="Times New Roman"/>
        </w:rPr>
        <w:fldChar w:fldCharType="end"/>
      </w:r>
      <w:r w:rsidR="00E42879" w:rsidRPr="00E42879">
        <w:rPr>
          <w:rFonts w:ascii="Times" w:eastAsia="Times New Roman" w:hAnsi="Times"/>
        </w:rPr>
        <w:t>.</w:t>
      </w:r>
      <w:r w:rsidR="00E42879">
        <w:rPr>
          <w:rFonts w:ascii="Times" w:eastAsia="Times New Roman" w:hAnsi="Times"/>
        </w:rPr>
        <w:t xml:space="preserve"> </w:t>
      </w:r>
      <w:r w:rsidR="00E42879" w:rsidRPr="00E42879">
        <w:rPr>
          <w:rFonts w:ascii="Times" w:eastAsia="Times New Roman" w:hAnsi="Times"/>
        </w:rPr>
        <w:t>VirHostNet (Virus–Host Network) is one of the earliest PHI resources specialized in the management and analysis of integrated virus–virus, virus–</w:t>
      </w:r>
      <w:r w:rsidR="00E42879">
        <w:rPr>
          <w:rFonts w:ascii="Times" w:eastAsia="Times New Roman" w:hAnsi="Times"/>
        </w:rPr>
        <w:t xml:space="preserve">human </w:t>
      </w:r>
      <w:r w:rsidR="00E42879" w:rsidRPr="00E42879">
        <w:rPr>
          <w:rFonts w:ascii="Times" w:eastAsia="Times New Roman" w:hAnsi="Times"/>
        </w:rPr>
        <w:t xml:space="preserve">host, and </w:t>
      </w:r>
      <w:r w:rsidR="00E42879">
        <w:rPr>
          <w:rFonts w:ascii="Times" w:eastAsia="Times New Roman" w:hAnsi="Times"/>
        </w:rPr>
        <w:t xml:space="preserve">human </w:t>
      </w:r>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 xml:space="preserve">tions. The recently developed tool, VirusMentha is another virus-virus and virus–host protein </w:t>
      </w:r>
      <w:r w:rsidR="00E42879" w:rsidRPr="00E42879">
        <w:rPr>
          <w:rFonts w:ascii="Times" w:eastAsia="Times New Roman" w:hAnsi="Times"/>
        </w:rPr>
        <w:lastRenderedPageBreak/>
        <w:t>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HPIDB (Host–Pathogen Interaction Database) is not limited to any pathogen or host regarding pathogen–host PPI data.</w:t>
      </w:r>
    </w:p>
    <w:p w14:paraId="47D0A2F0" w14:textId="74C922E9" w:rsidR="00E42879" w:rsidRPr="00E42879" w:rsidRDefault="00E42879" w:rsidP="00E42879">
      <w:pPr>
        <w:rPr>
          <w:rFonts w:ascii="Times" w:eastAsia="Times New Roman" w:hAnsi="Times" w:cs="Times New Roman"/>
        </w:rPr>
      </w:pPr>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and PHISTO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t>offers the anal</w:t>
      </w:r>
      <w:r w:rsidRPr="00E42879">
        <w:rPr>
          <w:rFonts w:ascii="Times" w:eastAsia="Times New Roman" w:hAnsi="Times" w:cs="Times New Roman"/>
        </w:rPr>
        <w:t xml:space="preserve">ysis of these data. PHISTO (Pathogen-Host Interaction Search Tool) is </w:t>
      </w:r>
      <w:r>
        <w:rPr>
          <w:rFonts w:ascii="Times" w:eastAsia="Times New Roman" w:hAnsi="Times" w:cs="Times New Roman"/>
        </w:rPr>
        <w:t xml:space="preserve">a </w:t>
      </w:r>
      <w:r w:rsidRPr="00E42879">
        <w:rPr>
          <w:rFonts w:ascii="Times" w:eastAsia="Times New Roman" w:hAnsi="Times" w:cs="Times New Roman"/>
        </w:rPr>
        <w:t xml:space="preserve">comprehensive PHI database including data for all pathogenic microorganisms for which experimental protein interactions with human are available. </w:t>
      </w:r>
    </w:p>
    <w:p w14:paraId="0B148601" w14:textId="70703C27" w:rsidR="00BA3085" w:rsidRPr="00BA3085" w:rsidRDefault="00BA3085" w:rsidP="00BA3085">
      <w:pPr>
        <w:rPr>
          <w:rFonts w:ascii="Times" w:eastAsia="Times New Roman" w:hAnsi="Times" w:cs="Times New Roman"/>
        </w:rPr>
      </w:pPr>
      <w:r>
        <w:rPr>
          <w:rFonts w:ascii="Times" w:eastAsia="Times New Roman" w:hAnsi="Times" w:cs="Times New Roman"/>
        </w:rPr>
        <w:t xml:space="preserve">Mostly, human </w:t>
      </w:r>
      <w:r w:rsidR="00E42879" w:rsidRPr="00E42879">
        <w:rPr>
          <w:rFonts w:ascii="Times" w:eastAsia="Times New Roman" w:hAnsi="Times" w:cs="Times New Roman"/>
        </w:rPr>
        <w:t>host</w:t>
      </w:r>
      <w:r>
        <w:rPr>
          <w:rFonts w:ascii="Times" w:eastAsia="Times New Roman" w:hAnsi="Times" w:cs="Times New Roman"/>
        </w:rPr>
        <w:t>-virus</w:t>
      </w:r>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r>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(24)</w:t>
      </w:r>
      <w:r>
        <w:rPr>
          <w:rFonts w:ascii="Times" w:eastAsia="Times New Roman" w:hAnsi="Times" w:cs="Times New Roman"/>
        </w:rPr>
        <w:fldChar w:fldCharType="end"/>
      </w:r>
      <w:r w:rsidR="00E42879" w:rsidRPr="00E42879">
        <w:rPr>
          <w:rFonts w:ascii="Times" w:eastAsia="Times New Roman" w:hAnsi="Times" w:cs="Times New Roman"/>
        </w:rPr>
        <w:t xml:space="preserve"> and by manual curation from the literature. </w:t>
      </w:r>
      <w:r>
        <w:rPr>
          <w:rFonts w:ascii="Times" w:eastAsia="Times New Roman" w:hAnsi="Times" w:cs="Times New Roman"/>
        </w:rPr>
        <w:t xml:space="preserve">While the previously mentioned databases focused on host-virus interactions. However, commonly used proteoin-protein databases collect interactions between human host and virus proteins as well, including databases such as </w:t>
      </w:r>
      <w:r w:rsidR="00354285">
        <w:rPr>
          <w:rFonts w:ascii="Times" w:eastAsia="Times New Roman" w:hAnsi="Times" w:cs="Times New Roman"/>
        </w:rPr>
        <w:t xml:space="preserve">BIND </w:t>
      </w:r>
      <w:r w:rsidR="00354285">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(25)</w:t>
      </w:r>
      <w:r w:rsidR="00354285">
        <w:rPr>
          <w:rFonts w:ascii="Times" w:eastAsia="Times New Roman" w:hAnsi="Times" w:cs="Times New Roman"/>
        </w:rPr>
        <w:fldChar w:fldCharType="end"/>
      </w:r>
      <w:r w:rsidR="00354285">
        <w:rPr>
          <w:rFonts w:ascii="Times" w:eastAsia="Times New Roman" w:hAnsi="Times" w:cs="Times New Roman"/>
        </w:rPr>
        <w:t xml:space="preserve">, </w:t>
      </w:r>
      <w:r w:rsidRPr="00BA3085">
        <w:rPr>
          <w:rFonts w:ascii="Times" w:eastAsia="Times New Roman" w:hAnsi="Times" w:cs="Times New Roman"/>
        </w:rPr>
        <w:t xml:space="preserve">BioGrid </w:t>
      </w:r>
      <w:r>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(26)</w:t>
      </w:r>
      <w:r>
        <w:rPr>
          <w:rFonts w:ascii="Times" w:eastAsia="Times New Roman" w:hAnsi="Times" w:cs="Times New Roman"/>
        </w:rPr>
        <w:fldChar w:fldCharType="end"/>
      </w:r>
      <w:r>
        <w:rPr>
          <w:rFonts w:ascii="Times" w:eastAsia="Times New Roman" w:hAnsi="Times" w:cs="Times New Roman"/>
        </w:rPr>
        <w:t xml:space="preserve">, DIP </w:t>
      </w:r>
      <w:r>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&lt;EndNote&gt;&lt;Cite&gt;&lt;Author&gt;Salwinski&lt;/Author&gt;&lt;Year&gt;2004&lt;/Year&gt;&lt;RecNum&gt;76&lt;/RecNum&gt;&lt;DisplayText&gt;(27)&lt;/DisplayText&gt;&lt;record&gt;&lt;rec-number&gt;76&lt;/rec-number&gt;&lt;foreign-keys&gt;&lt;key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167CE7">
        <w:rPr>
          <w:rFonts w:ascii="Times" w:eastAsia="Times New Roman" w:hAnsi="Times" w:cs="Times New Roman"/>
          <w:noProof/>
        </w:rPr>
        <w:t>(27)</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 xml:space="preserve">HPRD </w:t>
      </w:r>
      <w:r>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(28)</w:t>
      </w:r>
      <w:r>
        <w:rPr>
          <w:rFonts w:ascii="Times" w:eastAsia="Times New Roman" w:hAnsi="Times" w:cs="Times New Roman"/>
        </w:rPr>
        <w:fldChar w:fldCharType="end"/>
      </w:r>
      <w:r>
        <w:rPr>
          <w:rFonts w:ascii="Times" w:eastAsia="Times New Roman" w:hAnsi="Times" w:cs="Times New Roman"/>
        </w:rPr>
        <w:t xml:space="preserve">, IntAct </w:t>
      </w:r>
      <w:r>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(29)</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iRefIndex</w:t>
      </w:r>
      <w:r w:rsidR="00354285">
        <w:rPr>
          <w:rFonts w:ascii="Times" w:eastAsia="Times New Roman" w:hAnsi="Times" w:cs="Times New Roman"/>
        </w:rPr>
        <w:t xml:space="preserve">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MINT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and </w:t>
      </w:r>
      <w:r w:rsidRPr="00BA3085">
        <w:rPr>
          <w:rFonts w:ascii="Times" w:eastAsia="Times New Roman" w:hAnsi="Times" w:cs="Times New Roman"/>
        </w:rPr>
        <w:t>Reactom</w:t>
      </w:r>
      <w:r w:rsidR="00354285">
        <w:rPr>
          <w:rFonts w:ascii="Times" w:eastAsia="Times New Roman" w:hAnsi="Times" w:cs="Times New Roman"/>
        </w:rPr>
        <w:t xml:space="preserve">e </w:t>
      </w:r>
      <w:r w:rsidR="0035428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(31)</w:t>
      </w:r>
      <w:r w:rsidR="00354285">
        <w:rPr>
          <w:rFonts w:ascii="Times" w:eastAsia="Times New Roman" w:hAnsi="Times" w:cs="Times New Roman"/>
        </w:rPr>
        <w:fldChar w:fldCharType="end"/>
      </w:r>
      <w:r>
        <w:rPr>
          <w:rFonts w:ascii="Times" w:eastAsia="Times New Roman" w:hAnsi="Times" w:cs="Times New Roman"/>
        </w:rPr>
        <w:t>.</w:t>
      </w:r>
    </w:p>
    <w:p w14:paraId="70D8C93C" w14:textId="26F3E790" w:rsidR="0048196F" w:rsidRDefault="00354285" w:rsidP="003452F0">
      <w:pPr>
        <w:ind w:firstLine="360"/>
        <w:rPr>
          <w:rFonts w:ascii="Times New Roman" w:hAnsi="Times New Roman" w:cs="Times New Roman"/>
          <w:bCs/>
        </w:rPr>
      </w:pPr>
      <w:r>
        <w:rPr>
          <w:rFonts w:ascii="Times" w:eastAsia="Times New Roman" w:hAnsi="Times" w:cs="Times New Roman"/>
        </w:rPr>
        <w:t xml:space="preserve">Given the abundance of </w:t>
      </w:r>
      <w:r w:rsidR="00AD51B0">
        <w:rPr>
          <w:rFonts w:ascii="Times" w:eastAsia="Times New Roman" w:hAnsi="Times" w:cs="Times New Roman"/>
        </w:rPr>
        <w:t>human host-viral interactions we collected such information from the xxx databases (</w:t>
      </w:r>
      <w:r w:rsidR="00AD51B0" w:rsidRPr="003452F0">
        <w:rPr>
          <w:rFonts w:ascii="Times" w:eastAsia="Times New Roman" w:hAnsi="Times" w:cs="Times New Roman"/>
          <w:b/>
        </w:rPr>
        <w:t>Table 2</w:t>
      </w:r>
      <w:r w:rsidR="00AD51B0">
        <w:rPr>
          <w:rFonts w:ascii="Times" w:eastAsia="Times New Roman" w:hAnsi="Times" w:cs="Times New Roman"/>
        </w:rPr>
        <w:t>).</w:t>
      </w:r>
      <w:r w:rsidR="00110CD2">
        <w:rPr>
          <w:rFonts w:ascii="Times" w:eastAsia="Times New Roman" w:hAnsi="Times" w:cs="Times New Roman"/>
        </w:rPr>
        <w:t xml:space="preserve"> Notably, we collected 5,495 interactions with human host proteins that involving proteins of orthomyxoviridae. Such a set of interactions is mostly dominated by interactions that </w:t>
      </w:r>
      <w:r w:rsidR="00635A49">
        <w:rPr>
          <w:rFonts w:ascii="Times" w:eastAsia="Times New Roman" w:hAnsi="Times" w:cs="Times New Roman"/>
        </w:rPr>
        <w:t xml:space="preserve">occurred between proteins of the </w:t>
      </w:r>
      <w:r w:rsidR="00635A49" w:rsidRPr="006E1AD1">
        <w:rPr>
          <w:rFonts w:ascii="Times" w:eastAsia="Times New Roman" w:hAnsi="Times" w:cs="Times New Roman"/>
        </w:rPr>
        <w:t>Influenza A virus</w:t>
      </w:r>
      <w:r w:rsidR="00635A49">
        <w:rPr>
          <w:rFonts w:ascii="Times" w:eastAsia="Times New Roman" w:hAnsi="Times" w:cs="Times New Roman"/>
        </w:rPr>
        <w:t xml:space="preserve">. Similarly, we found 5,423 interactions of herpesviridea, where most interaction were experimentally determined using the Herpes simplex virus. While our set provided 3,927 interactions of papillomaviridae where most interactions were found with the human papilloma virus, 2,285 interactions were mostly provided by the HIV-1 virus. Pooling all remaining interactions we obtained 1,193 interactions. In </w:t>
      </w:r>
      <w:r w:rsidR="00635A49" w:rsidRPr="003452F0">
        <w:rPr>
          <w:rFonts w:ascii="Times" w:eastAsia="Times New Roman" w:hAnsi="Times" w:cs="Times New Roman"/>
          <w:b/>
        </w:rPr>
        <w:t>Fig. 1</w:t>
      </w:r>
      <w:r w:rsidR="00635A49">
        <w:rPr>
          <w:rFonts w:ascii="Times" w:eastAsia="Times New Roman" w:hAnsi="Times" w:cs="Times New Roman"/>
        </w:rPr>
        <w:t xml:space="preserve">, we observed that the sets of human proteins that were targeted by the different virus families substantially overlapped. </w:t>
      </w:r>
      <w:r w:rsidR="00C508FE">
        <w:rPr>
          <w:rFonts w:ascii="Times" w:eastAsia="Times New Roman" w:hAnsi="Times" w:cs="Times New Roman"/>
        </w:rPr>
        <w:t xml:space="preserve">The abundance of such virus-host interaction data prompted topological analysis of networks thus obtained. Using a network of </w:t>
      </w:r>
      <w:r w:rsidR="00946A1C">
        <w:rPr>
          <w:rFonts w:ascii="Times" w:eastAsia="Times New Roman" w:hAnsi="Times" w:cs="Times New Roman"/>
        </w:rPr>
        <w:t>more than 50,000 interactions between more than 8,000 human proteins</w:t>
      </w:r>
      <w:r w:rsidR="00474B75">
        <w:rPr>
          <w:rFonts w:ascii="Times" w:eastAsia="Times New Roman" w:hAnsi="Times" w:cs="Times New Roman"/>
        </w:rPr>
        <w:t xml:space="preserve"> </w:t>
      </w:r>
      <w:r w:rsidR="00EB386C">
        <w:rPr>
          <w:rFonts w:ascii="Times" w:eastAsia="Times New Roman" w:hAnsi="Times" w:cs="Times New Roman"/>
        </w:rPr>
        <w:t>from the HINT database</w:t>
      </w:r>
      <w:r w:rsidR="001E5B02">
        <w:rPr>
          <w:rFonts w:ascii="Times" w:eastAsia="Times New Roman" w:hAnsi="Times" w:cs="Times New Roman"/>
        </w:rPr>
        <w:t xml:space="preserve"> </w:t>
      </w:r>
      <w:r w:rsidR="001E5B02" w:rsidRPr="001F44B8">
        <w:rPr>
          <w:rFonts w:ascii="Times New Roman" w:hAnsi="Times New Roman" w:cs="Times New Roman"/>
        </w:rPr>
        <w:fldChar w:fldCharType="begin"/>
      </w:r>
      <w:r w:rsidR="00167CE7">
        <w:rPr>
          <w:rFonts w:ascii="Times New Roman" w:hAnsi="Times New Roman" w:cs="Times New Roman"/>
        </w:rPr>
        <w:instrText xml:space="preserve"> ADDIN EN.CITE &lt;EndNote&gt;&lt;Cite&gt;&lt;Author&gt;Das&lt;/Author&gt;&lt;Year&gt;2012&lt;/Year&gt;&lt;RecNum&gt;38&lt;/RecNum&gt;&lt;DisplayText&gt;(32)&lt;/DisplayText&gt;&lt;record&gt;&lt;rec-number&gt;38&lt;/rec-number&gt;&lt;foreign-keys&gt;&lt;key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r w:rsidR="001E5B02" w:rsidRPr="001F44B8">
        <w:rPr>
          <w:rFonts w:ascii="Times New Roman" w:hAnsi="Times New Roman" w:cs="Times New Roman"/>
        </w:rPr>
        <w:fldChar w:fldCharType="separate"/>
      </w:r>
      <w:r w:rsidR="00167CE7">
        <w:rPr>
          <w:rFonts w:ascii="Times New Roman" w:hAnsi="Times New Roman" w:cs="Times New Roman"/>
          <w:noProof/>
        </w:rPr>
        <w:t>(32)</w:t>
      </w:r>
      <w:r w:rsidR="001E5B02" w:rsidRPr="001F44B8">
        <w:rPr>
          <w:rFonts w:ascii="Times New Roman" w:hAnsi="Times New Roman" w:cs="Times New Roman"/>
        </w:rPr>
        <w:fldChar w:fldCharType="end"/>
      </w:r>
      <w:r w:rsidR="00946A1C">
        <w:rPr>
          <w:rFonts w:ascii="Times" w:eastAsia="Times New Roman" w:hAnsi="Times" w:cs="Times New Roman"/>
        </w:rPr>
        <w:t xml:space="preserve">, we determined the enrichment of viral targets as a function of their degree. In </w:t>
      </w:r>
      <w:r w:rsidR="00946A1C" w:rsidRPr="003452F0">
        <w:rPr>
          <w:rFonts w:ascii="Times" w:eastAsia="Times New Roman" w:hAnsi="Times" w:cs="Times New Roman"/>
          <w:b/>
        </w:rPr>
        <w:t>Fig. 2A</w:t>
      </w:r>
      <w:r w:rsidR="00946A1C">
        <w:rPr>
          <w:rFonts w:ascii="Times" w:eastAsia="Times New Roman" w:hAnsi="Times" w:cs="Times New Roman"/>
        </w:rPr>
        <w:t xml:space="preserve">, we found that targets of all families preferably were enriched in increasingly interacting human proteins. Such a result corroborates previous generally made observations that viral targets are preferably hubs </w:t>
      </w:r>
      <w:r w:rsidR="006C4133">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167CE7">
        <w:rPr>
          <w:rFonts w:ascii="Times" w:eastAsia="Times New Roman" w:hAnsi="Times" w:cs="Times New Roman"/>
          <w:noProof/>
        </w:rPr>
        <w:t>(13, 33-38)</w:t>
      </w:r>
      <w:r w:rsidR="006C4133">
        <w:rPr>
          <w:rFonts w:ascii="Times" w:eastAsia="Times New Roman" w:hAnsi="Times" w:cs="Times New Roman"/>
        </w:rPr>
        <w:fldChar w:fldCharType="end"/>
      </w:r>
      <w:r w:rsidR="00946A1C">
        <w:rPr>
          <w:rFonts w:ascii="Times" w:eastAsia="Times New Roman" w:hAnsi="Times" w:cs="Times New Roman"/>
        </w:rPr>
        <w:t>.</w:t>
      </w:r>
      <w:r w:rsidR="003825E7">
        <w:rPr>
          <w:rFonts w:ascii="Times" w:eastAsia="Times New Roman" w:hAnsi="Times" w:cs="Times New Roman"/>
        </w:rPr>
        <w:t xml:space="preserve"> As degree is a local measure of centrality, we consider betweenness centrality as a more global centrality measure. Defining the top 20% of proteins in the human protein interaction network as bottleneck nodes we determined their number of bottlenecks that were targeted by viruses of different families. Randomly sampling sets of bottleneck proteins, we observed that the expected number of targeted bottlenecks was statistically significant (</w:t>
      </w:r>
      <w:r w:rsidR="003825E7" w:rsidRPr="003452F0">
        <w:rPr>
          <w:rFonts w:ascii="Times" w:eastAsia="Times New Roman" w:hAnsi="Times" w:cs="Times New Roman"/>
          <w:b/>
        </w:rPr>
        <w:t>Fig. 2</w:t>
      </w:r>
      <w:r w:rsidR="00474B75">
        <w:rPr>
          <w:rFonts w:ascii="Times" w:eastAsia="Times New Roman" w:hAnsi="Times" w:cs="Times New Roman"/>
          <w:b/>
        </w:rPr>
        <w:t>B</w:t>
      </w:r>
      <w:r w:rsidR="003825E7">
        <w:rPr>
          <w:rFonts w:ascii="Times" w:eastAsia="Times New Roman" w:hAnsi="Times" w:cs="Times New Roman"/>
        </w:rPr>
        <w:t>, P &lt; 10</w:t>
      </w:r>
      <w:r w:rsidR="003825E7" w:rsidRPr="003452F0">
        <w:rPr>
          <w:rFonts w:ascii="Times" w:eastAsia="Times New Roman" w:hAnsi="Times" w:cs="Times New Roman"/>
          <w:vertAlign w:val="superscript"/>
        </w:rPr>
        <w:t>-4</w:t>
      </w:r>
      <w:r w:rsidR="003825E7">
        <w:rPr>
          <w:rFonts w:ascii="Times" w:eastAsia="Times New Roman" w:hAnsi="Times" w:cs="Times New Roman"/>
        </w:rPr>
        <w:t xml:space="preserve">) </w:t>
      </w:r>
      <w:r w:rsidR="00474B75">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(13, 33-38)</w:t>
      </w:r>
      <w:r w:rsidR="00474B75">
        <w:rPr>
          <w:rFonts w:ascii="Times" w:eastAsia="Times New Roman" w:hAnsi="Times" w:cs="Times New Roman"/>
        </w:rPr>
        <w:fldChar w:fldCharType="end"/>
      </w:r>
      <w:r w:rsidR="003825E7">
        <w:rPr>
          <w:rFonts w:ascii="Times" w:eastAsia="Times New Roman" w:hAnsi="Times" w:cs="Times New Roman"/>
        </w:rPr>
        <w:t>.</w:t>
      </w:r>
      <w:r w:rsidR="00474B75">
        <w:rPr>
          <w:rFonts w:ascii="Times" w:eastAsia="Times New Roman" w:hAnsi="Times" w:cs="Times New Roman"/>
        </w:rPr>
        <w:t xml:space="preserve"> As a corollary, we counted the number of times that a protein appears in different pathways as of the Reactome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(31)</w:t>
      </w:r>
      <w:r w:rsidR="00474B75">
        <w:rPr>
          <w:rFonts w:ascii="Times" w:eastAsia="Times New Roman" w:hAnsi="Times" w:cs="Times New Roman"/>
        </w:rPr>
        <w:fldChar w:fldCharType="end"/>
      </w:r>
      <w:r w:rsidR="00474B75">
        <w:rPr>
          <w:rFonts w:ascii="Times" w:eastAsia="Times New Roman" w:hAnsi="Times" w:cs="Times New Roman"/>
        </w:rPr>
        <w:t>. Randomly sampling such sets, we observed that proteins that occur in many different pathways are preferable targets of any viral family (</w:t>
      </w:r>
      <w:r w:rsidR="00474B75" w:rsidRPr="003452F0">
        <w:rPr>
          <w:rFonts w:ascii="Times" w:eastAsia="Times New Roman" w:hAnsi="Times" w:cs="Times New Roman"/>
          <w:b/>
        </w:rPr>
        <w:t>Fig. 2C</w:t>
      </w:r>
      <w:r w:rsidR="00474B75">
        <w:rPr>
          <w:rFonts w:ascii="Times" w:eastAsia="Times New Roman" w:hAnsi="Times" w:cs="Times New Roman"/>
        </w:rPr>
        <w:t>). Recently, the focus of modern network research has shifted to the determination of nodes that allow the control of a network</w:t>
      </w:r>
      <w:r w:rsidR="00621B3D">
        <w:rPr>
          <w:rFonts w:ascii="Times" w:eastAsia="Times New Roman" w:hAnsi="Times" w:cs="Times New Roman"/>
        </w:rPr>
        <w:t xml:space="preserve"> </w:t>
      </w:r>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r w:rsidR="00167CE7">
        <w:rPr>
          <w:rFonts w:ascii="Times New Roman" w:hAnsi="Times New Roman" w:cs="Times New Roman"/>
          <w:bCs/>
          <w:noProof/>
        </w:rPr>
        <w:t>(39, 40)</w:t>
      </w:r>
      <w:r w:rsidR="00621B3D" w:rsidRPr="001F44B8">
        <w:rPr>
          <w:rFonts w:ascii="Times New Roman" w:hAnsi="Times New Roman" w:cs="Times New Roman"/>
          <w:bCs/>
        </w:rPr>
        <w:fldChar w:fldCharType="end"/>
      </w:r>
      <w:r w:rsidR="00621B3D" w:rsidRPr="001F44B8">
        <w:rPr>
          <w:rFonts w:ascii="Times New Roman" w:hAnsi="Times New Roman" w:cs="Times New Roman"/>
        </w:rPr>
        <w:t xml:space="preserve">. </w:t>
      </w:r>
      <w:r w:rsidR="00621B3D">
        <w:rPr>
          <w:rFonts w:ascii="Times New Roman" w:hAnsi="Times New Roman" w:cs="Times New Roman"/>
        </w:rPr>
        <w:t xml:space="preserve">Notably, such genes were </w:t>
      </w:r>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 </w:instrText>
      </w:r>
      <w:r w:rsidR="00167CE7">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EN.CITE.DATA </w:instrText>
      </w:r>
      <w:r w:rsidR="00167CE7">
        <w:rPr>
          <w:rFonts w:ascii="Times New Roman" w:hAnsi="Times New Roman" w:cs="Times New Roman"/>
        </w:rPr>
      </w:r>
      <w:r w:rsidR="00167CE7">
        <w:rPr>
          <w:rFonts w:ascii="Times New Roman" w:hAnsi="Times New Roman" w:cs="Times New Roman"/>
        </w:rPr>
        <w:fldChar w:fldCharType="end"/>
      </w:r>
      <w:r w:rsidR="00621B3D" w:rsidRPr="001F44B8">
        <w:rPr>
          <w:rFonts w:ascii="Times New Roman" w:hAnsi="Times New Roman" w:cs="Times New Roman"/>
        </w:rPr>
      </w:r>
      <w:r w:rsidR="00621B3D" w:rsidRPr="001F44B8">
        <w:rPr>
          <w:rFonts w:ascii="Times New Roman" w:hAnsi="Times New Roman" w:cs="Times New Roman"/>
        </w:rPr>
        <w:fldChar w:fldCharType="separate"/>
      </w:r>
      <w:r w:rsidR="00167CE7">
        <w:rPr>
          <w:rFonts w:ascii="Times New Roman" w:hAnsi="Times New Roman" w:cs="Times New Roman"/>
          <w:noProof/>
        </w:rPr>
        <w:t>(41, 42)</w:t>
      </w:r>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Furthermore, they also played a role as targeted and required genes </w:t>
      </w:r>
      <w:r w:rsidR="00621B3D">
        <w:rPr>
          <w:rFonts w:ascii="Times New Roman" w:hAnsi="Times New Roman" w:cs="Times New Roman"/>
          <w:bCs/>
        </w:rPr>
        <w:lastRenderedPageBreak/>
        <w:t xml:space="preserve">of viral infections </w:t>
      </w:r>
      <w:r w:rsidR="00621B3D">
        <w:rPr>
          <w:rFonts w:ascii="Times New Roman" w:hAnsi="Times New Roman" w:cs="Times New Roman"/>
          <w:bCs/>
        </w:rPr>
        <w:fldChar w:fldCharType="begin"/>
      </w:r>
      <w:r w:rsidR="00167CE7">
        <w:rPr>
          <w:rFonts w:ascii="Times New Roman" w:hAnsi="Times New Roman" w:cs="Times New Roman"/>
          <w:bCs/>
        </w:rPr>
        <w:instrText xml:space="preserve"> ADDIN EN.CITE &lt;EndNote&gt;&lt;Cite&gt;&lt;Author&gt;Wuchty&lt;/Author&gt;&lt;Year&gt;2017&lt;/Year&gt;&lt;RecNum&gt;101&lt;/RecNum&gt;&lt;DisplayText&gt;(43)&lt;/DisplayText&gt;&lt;record&gt;&lt;rec-number&gt;101&lt;/rec-number&gt;&lt;foreign-keys&gt;&lt;key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167CE7">
        <w:rPr>
          <w:rFonts w:ascii="Times New Roman" w:hAnsi="Times New Roman" w:cs="Times New Roman"/>
          <w:bCs/>
          <w:noProof/>
        </w:rPr>
        <w:t>(43)</w:t>
      </w:r>
      <w:r w:rsidR="00621B3D">
        <w:rPr>
          <w:rFonts w:ascii="Times New Roman" w:hAnsi="Times New Roman" w:cs="Times New Roman"/>
          <w:bCs/>
        </w:rPr>
        <w:fldChar w:fldCharType="end"/>
      </w:r>
      <w:r w:rsidR="00621B3D">
        <w:rPr>
          <w:rFonts w:ascii="Times New Roman" w:hAnsi="Times New Roman" w:cs="Times New Roman"/>
          <w:bCs/>
        </w:rPr>
        <w:t xml:space="preserve">. </w:t>
      </w:r>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 critical nodes, we observed that targets of different families were enriched in such sets, while we found the opposite when we considered redundant proteins that never appear in such configurations (</w:t>
      </w:r>
      <w:r w:rsidR="00621B3D" w:rsidRPr="003452F0">
        <w:rPr>
          <w:rFonts w:ascii="Times New Roman" w:hAnsi="Times New Roman" w:cs="Times New Roman"/>
          <w:b/>
          <w:bCs/>
        </w:rPr>
        <w:t>Fig. 2D</w:t>
      </w:r>
      <w:r w:rsidR="00621B3D">
        <w:rPr>
          <w:rFonts w:ascii="Times New Roman" w:hAnsi="Times New Roman" w:cs="Times New Roman"/>
          <w:bCs/>
        </w:rPr>
        <w:t xml:space="preserve">). </w:t>
      </w:r>
    </w:p>
    <w:p w14:paraId="747BE520" w14:textId="43538100" w:rsidR="00C95C9C" w:rsidRDefault="001519AA" w:rsidP="003452F0">
      <w:pPr>
        <w:ind w:firstLine="360"/>
        <w:rPr>
          <w:rFonts w:ascii="Times New Roman" w:hAnsi="Times New Roman" w:cs="Times New Roman"/>
          <w:bCs/>
        </w:rPr>
      </w:pPr>
      <w:r>
        <w:rPr>
          <w:rFonts w:ascii="Times New Roman" w:hAnsi="Times New Roman" w:cs="Times New Roman"/>
          <w:bCs/>
        </w:rPr>
        <w:t xml:space="preserve">Such topological considerations are not limited to single nodes as targets, required and essential genes appear to be weaved together in a dense network of connections </w:t>
      </w:r>
      <w:r>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167CE7">
        <w:rPr>
          <w:rFonts w:ascii="Times New Roman" w:hAnsi="Times New Roman" w:cs="Times New Roman"/>
          <w:bCs/>
          <w:noProof/>
        </w:rPr>
        <w:t>(44, 45)</w:t>
      </w:r>
      <w:r>
        <w:rPr>
          <w:rFonts w:ascii="Times New Roman" w:hAnsi="Times New Roman" w:cs="Times New Roman"/>
          <w:bCs/>
        </w:rPr>
        <w:fldChar w:fldCharType="end"/>
      </w:r>
      <w:r>
        <w:rPr>
          <w:rFonts w:ascii="Times New Roman" w:hAnsi="Times New Roman" w:cs="Times New Roman"/>
          <w:bCs/>
        </w:rPr>
        <w:t xml:space="preserve">. </w:t>
      </w:r>
      <w:r w:rsidR="0048196F">
        <w:rPr>
          <w:rFonts w:ascii="Times New Roman" w:hAnsi="Times New Roman" w:cs="Times New Roman"/>
          <w:bCs/>
        </w:rPr>
        <w:t>While understudied in the context of host-virus interactions, r</w:t>
      </w:r>
      <w:r w:rsidR="0048196F" w:rsidRPr="0048196F">
        <w:rPr>
          <w:rFonts w:ascii="Times New Roman" w:hAnsi="Times New Roman" w:cs="Times New Roman"/>
          <w:bCs/>
        </w:rPr>
        <w:t xml:space="preserve">ecent advances </w:t>
      </w:r>
      <w:r w:rsidR="0048196F">
        <w:rPr>
          <w:rFonts w:ascii="Times New Roman" w:hAnsi="Times New Roman" w:cs="Times New Roman"/>
          <w:bCs/>
        </w:rPr>
        <w:t>suggest 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r w:rsidR="0048196F">
        <w:rPr>
          <w:rFonts w:ascii="Times New Roman" w:hAnsi="Times New Roman" w:cs="Times New Roman"/>
          <w:bCs/>
        </w:rPr>
        <w:t>s a</w:t>
      </w:r>
      <w:r w:rsidR="0048196F" w:rsidRPr="0048196F">
        <w:rPr>
          <w:rFonts w:ascii="Times New Roman" w:hAnsi="Times New Roman" w:cs="Times New Roman"/>
          <w:bCs/>
        </w:rPr>
        <w:t xml:space="preserve"> group of proteins in the same </w:t>
      </w:r>
      <w:r w:rsidR="0048196F">
        <w:rPr>
          <w:rFonts w:ascii="Times New Roman" w:hAnsi="Times New Roman" w:cs="Times New Roman"/>
          <w:bCs/>
        </w:rPr>
        <w:t>network vicinity . Several studies identified</w:t>
      </w:r>
      <w:r w:rsidR="0048196F" w:rsidRPr="0048196F">
        <w:rPr>
          <w:rFonts w:ascii="Times New Roman" w:hAnsi="Times New Roman" w:cs="Times New Roman"/>
          <w:bCs/>
        </w:rPr>
        <w:t xml:space="preserve"> modules un- derlying diseases such as obesity and type 2 diabetes</w:t>
      </w:r>
      <w:r w:rsidR="00C95C9C">
        <w:rPr>
          <w:rFonts w:ascii="Times New Roman" w:hAnsi="Times New Roman" w:cs="Times New Roman"/>
          <w:bCs/>
        </w:rPr>
        <w:t xml:space="preserve">, 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r w:rsidR="00C95C9C">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(46-48)</w:t>
      </w:r>
      <w:r w:rsidR="00C95C9C">
        <w:rPr>
          <w:rFonts w:ascii="Times New Roman" w:hAnsi="Times New Roman" w:cs="Times New Roman"/>
          <w:bCs/>
        </w:rPr>
        <w:fldChar w:fldCharType="end"/>
      </w:r>
      <w:r w:rsidR="00C95C9C">
        <w:rPr>
          <w:rFonts w:ascii="Times New Roman" w:hAnsi="Times New Roman" w:cs="Times New Roman"/>
          <w:bCs/>
        </w:rPr>
        <w:t xml:space="preserve"> </w:t>
      </w:r>
      <w:r w:rsidR="0048196F" w:rsidRPr="0048196F">
        <w:rPr>
          <w:rFonts w:ascii="Times New Roman" w:hAnsi="Times New Roman" w:cs="Times New Roman"/>
          <w:bCs/>
        </w:rPr>
        <w:t>demonstrated that the identified disease modules partially overlap, sharing mo- lecular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r w:rsidR="00C95C9C">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(49)</w:t>
      </w:r>
      <w:r w:rsidR="00C95C9C">
        <w:rPr>
          <w:rFonts w:ascii="Times New Roman" w:hAnsi="Times New Roman" w:cs="Times New Roman"/>
          <w:bCs/>
        </w:rPr>
        <w:fldChar w:fldCharType="end"/>
      </w:r>
      <w:r w:rsidR="0048196F" w:rsidRPr="0048196F">
        <w:rPr>
          <w:rFonts w:ascii="Times New Roman" w:hAnsi="Times New Roman" w:cs="Times New Roman"/>
          <w:bCs/>
        </w:rPr>
        <w:t>. The</w:t>
      </w:r>
      <w:r w:rsidR="00C95C9C">
        <w:rPr>
          <w:rFonts w:ascii="Times New Roman" w:hAnsi="Times New Roman" w:cs="Times New Roman"/>
          <w:bCs/>
        </w:rPr>
        <w:t>refore, the</w:t>
      </w:r>
      <w:r w:rsidR="0048196F" w:rsidRPr="0048196F">
        <w:rPr>
          <w:rFonts w:ascii="Times New Roman" w:hAnsi="Times New Roman" w:cs="Times New Roman"/>
          <w:bCs/>
        </w:rPr>
        <w:t xml:space="preserve"> analysis of disease modules, </w:t>
      </w:r>
      <w:r w:rsidR="00C95C9C">
        <w:rPr>
          <w:rFonts w:ascii="Times New Roman" w:hAnsi="Times New Roman" w:cs="Times New Roman"/>
          <w:bCs/>
        </w:rPr>
        <w:t xml:space="preserve">combined 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 xml:space="preserve">tudies, gene expression, gene- </w:t>
      </w:r>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indicate a way to find </w:t>
      </w:r>
      <w:r w:rsidR="0048196F" w:rsidRPr="0048196F">
        <w:rPr>
          <w:rFonts w:ascii="Times New Roman" w:hAnsi="Times New Roman" w:cs="Times New Roman"/>
          <w:bCs/>
        </w:rPr>
        <w:t xml:space="preserve">affected molecular mechanisms, biomarkers and new drug targets </w:t>
      </w:r>
      <w:r w:rsidR="00C95C9C">
        <w:rPr>
          <w:rFonts w:ascii="Times New Roman" w:hAnsi="Times New Roman" w:cs="Times New Roman"/>
          <w:bCs/>
        </w:rPr>
        <w:t>for the analysis and treatment of viral infections. However, 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still remains problematic due to a lack of genome-wide interaction networks comprising both host and pathogen. </w:t>
      </w:r>
      <w:r w:rsidR="00C95C9C">
        <w:rPr>
          <w:rFonts w:ascii="Times New Roman" w:hAnsi="Times New Roman" w:cs="Times New Roman"/>
          <w:bCs/>
        </w:rPr>
        <w:t xml:space="preserve">Yet, recent advances </w:t>
      </w:r>
      <w:r w:rsidR="0048196F" w:rsidRPr="0048196F">
        <w:rPr>
          <w:rFonts w:ascii="Times New Roman" w:hAnsi="Times New Roman" w:cs="Times New Roman"/>
          <w:bCs/>
        </w:rPr>
        <w:t xml:space="preserve">Currently such models are </w:t>
      </w:r>
      <w:r w:rsidR="00C95C9C">
        <w:rPr>
          <w:rFonts w:ascii="Times New Roman" w:hAnsi="Times New Roman" w:cs="Times New Roman"/>
          <w:bCs/>
        </w:rPr>
        <w:t xml:space="preserve">restricted to gene subsets or describe gene islands </w:t>
      </w:r>
      <w:r w:rsidR="00C95C9C">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(45)</w:t>
      </w:r>
      <w:r w:rsidR="00C95C9C">
        <w:rPr>
          <w:rFonts w:ascii="Times New Roman" w:hAnsi="Times New Roman" w:cs="Times New Roman"/>
          <w:bCs/>
        </w:rPr>
        <w:fldChar w:fldCharType="end"/>
      </w:r>
      <w:r w:rsidR="0048196F" w:rsidRPr="0048196F">
        <w:rPr>
          <w:rFonts w:ascii="Times New Roman" w:hAnsi="Times New Roman" w:cs="Times New Roman"/>
          <w:bCs/>
        </w:rPr>
        <w:t xml:space="preserve">. </w:t>
      </w:r>
    </w:p>
    <w:p w14:paraId="31FF1295" w14:textId="7588BA22" w:rsidR="00110CD2" w:rsidRPr="003452F0" w:rsidRDefault="00EB386C" w:rsidP="003452F0">
      <w:pPr>
        <w:ind w:firstLine="360"/>
        <w:rPr>
          <w:rFonts w:ascii="Times New Roman" w:hAnsi="Times New Roman" w:cs="Times New Roman"/>
          <w:bCs/>
        </w:rPr>
      </w:pPr>
      <w:r>
        <w:rPr>
          <w:rFonts w:ascii="Times" w:eastAsia="Times New Roman" w:hAnsi="Times" w:cs="Times New Roman"/>
        </w:rPr>
        <w:t xml:space="preserve">Apart from topological considerations, we expect that different types of viruses and their families will utilize targets of similar, yet different functional classes. In </w:t>
      </w:r>
      <w:r w:rsidRPr="009514F9">
        <w:rPr>
          <w:rFonts w:ascii="Times" w:eastAsia="Times New Roman" w:hAnsi="Times" w:cs="Times New Roman"/>
          <w:b/>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r w:rsidR="001E5B02" w:rsidRPr="00C95C9C">
        <w:rPr>
          <w:rFonts w:ascii="Times" w:eastAsia="Times New Roman" w:hAnsi="Times" w:cs="Times New Roman"/>
        </w:rPr>
        <w:t xml:space="preserve"> </w:t>
      </w:r>
      <w:r w:rsidR="001E5B02" w:rsidRPr="003452F0">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 </w:instrText>
      </w:r>
      <w:r w:rsidR="00167CE7">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EN.CITE.DATA </w:instrText>
      </w:r>
      <w:r w:rsidR="00167CE7">
        <w:rPr>
          <w:rFonts w:ascii="Times" w:hAnsi="Times"/>
        </w:rPr>
      </w:r>
      <w:r w:rsidR="00167CE7">
        <w:rPr>
          <w:rFonts w:ascii="Times" w:hAnsi="Times"/>
        </w:rPr>
        <w:fldChar w:fldCharType="end"/>
      </w:r>
      <w:r w:rsidR="001E5B02" w:rsidRPr="003452F0">
        <w:rPr>
          <w:rFonts w:ascii="Times" w:hAnsi="Times"/>
        </w:rPr>
      </w:r>
      <w:r w:rsidR="001E5B02" w:rsidRPr="003452F0">
        <w:rPr>
          <w:rFonts w:ascii="Times" w:hAnsi="Times"/>
        </w:rPr>
        <w:fldChar w:fldCharType="separate"/>
      </w:r>
      <w:r w:rsidR="00167CE7">
        <w:rPr>
          <w:rFonts w:ascii="Times" w:hAnsi="Times"/>
          <w:noProof/>
        </w:rPr>
        <w:t>(50, 51)</w:t>
      </w:r>
      <w:r w:rsidR="001E5B02" w:rsidRPr="003452F0">
        <w:rPr>
          <w:rFonts w:ascii="Times" w:hAnsi="Times"/>
        </w:rPr>
        <w:fldChar w:fldCharType="end"/>
      </w:r>
      <w:r w:rsidRPr="00C95C9C">
        <w:rPr>
          <w:rFonts w:ascii="Times" w:eastAsia="Times New Roman" w:hAnsi="Times" w:cs="Times New Roman"/>
        </w:rPr>
        <w:t>. We determined</w:t>
      </w:r>
      <w:r>
        <w:rPr>
          <w:rFonts w:ascii="Times" w:eastAsia="Times New Roman" w:hAnsi="Times" w:cs="Times New Roman"/>
        </w:rPr>
        <w:t xml:space="preserve"> the frequencies of such classes in sets of targets of different viral families and compared them to a profile of frequencies of functions of all human targets. </w:t>
      </w:r>
      <w:r w:rsidR="001E5B02">
        <w:rPr>
          <w:rFonts w:ascii="Times" w:eastAsia="Times New Roman" w:hAnsi="Times" w:cs="Times New Roman"/>
        </w:rPr>
        <w:t xml:space="preserve">The heatmap 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r w:rsidR="001E5B02">
        <w:rPr>
          <w:rFonts w:ascii="Times" w:eastAsia="Times New Roman" w:hAnsi="Times" w:cs="Times New Roman"/>
        </w:rPr>
        <w:t xml:space="preserve">suggests that </w:t>
      </w:r>
      <w:r w:rsidR="0067740E">
        <w:rPr>
          <w:rFonts w:ascii="Times" w:eastAsia="Times New Roman" w:hAnsi="Times" w:cs="Times New Roman"/>
        </w:rPr>
        <w:t>papillomaviridae tend to strongly target various metabolic functions, while retroviridae  and orthomyxoviridae show the opposite behavior. In turn, retroviridae mostly intervene in transcriptional functions, cell signaling and cell cycle control.</w:t>
      </w:r>
      <w:r w:rsidR="001519AA">
        <w:rPr>
          <w:rFonts w:ascii="Times" w:eastAsia="Times New Roman" w:hAnsi="Times" w:cs="Times New Roman"/>
        </w:rPr>
        <w:t xml:space="preserve"> Such differences have already been indicated previously, suggesting that different viral families use different strategies to invade a human host cell </w:t>
      </w:r>
      <w:r w:rsidR="001519AA">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167CE7">
        <w:rPr>
          <w:rFonts w:ascii="Times" w:eastAsia="Times New Roman" w:hAnsi="Times" w:cs="Times New Roman"/>
          <w:noProof/>
        </w:rPr>
        <w:t>(45, 52)</w:t>
      </w:r>
      <w:r w:rsidR="001519AA">
        <w:rPr>
          <w:rFonts w:ascii="Times" w:eastAsia="Times New Roman" w:hAnsi="Times" w:cs="Times New Roman"/>
        </w:rPr>
        <w:fldChar w:fldCharType="end"/>
      </w:r>
      <w:r w:rsidR="001519AA">
        <w:rPr>
          <w:rFonts w:ascii="Times" w:eastAsia="Times New Roman" w:hAnsi="Times" w:cs="Times New Roman"/>
        </w:rPr>
        <w:t>.</w:t>
      </w:r>
    </w:p>
    <w:p w14:paraId="2178B918" w14:textId="77777777" w:rsidR="00110CD2" w:rsidRDefault="00110CD2" w:rsidP="003452F0">
      <w:pPr>
        <w:ind w:firstLine="360"/>
        <w:rPr>
          <w:rFonts w:ascii="Times" w:eastAsia="Times New Roman" w:hAnsi="Times" w:cs="Times New Roman"/>
        </w:rPr>
      </w:pPr>
    </w:p>
    <w:p w14:paraId="08C4D7D5" w14:textId="1959A217" w:rsidR="00D005CD" w:rsidRDefault="00E44B54" w:rsidP="0047280B">
      <w:pPr>
        <w:rPr>
          <w:rFonts w:ascii="Times" w:eastAsia="Times New Roman" w:hAnsi="Times" w:cs="Times New Roman"/>
        </w:rPr>
      </w:pPr>
      <w:r>
        <w:rPr>
          <w:rFonts w:ascii="Times" w:eastAsia="Times New Roman" w:hAnsi="Times" w:cs="Times New Roman"/>
        </w:rPr>
        <w:t>Navratil et al. (2011) described a human infectome network (HIN) that linked 416 viral proteins to 1,148 human proteins through 2,099 manually curated virus-host PPIs</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w:t>
      </w:r>
      <w:r w:rsidR="006D72B6">
        <w:rPr>
          <w:rFonts w:ascii="Times" w:eastAsia="Times New Roman" w:hAnsi="Times" w:cs="Times New Roman"/>
        </w:rPr>
        <w:t>In fact,  32%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305759CD" w14:textId="5437637D" w:rsidR="006D72B6" w:rsidRDefault="006D72B6" w:rsidP="0047280B">
      <w:pPr>
        <w:rPr>
          <w:rFonts w:ascii="Times" w:eastAsia="Times New Roman" w:hAnsi="Times" w:cs="Times New Roman"/>
        </w:rPr>
      </w:pPr>
      <w:r>
        <w:rPr>
          <w:rFonts w:ascii="Times" w:eastAsia="Times New Roman" w:hAnsi="Times" w:cs="Times New Roman"/>
        </w:rPr>
        <w:t xml:space="preserve">Clearly, virus protein attack a relatively small number of human proteins that are relevant for their replication.  More specifically, these human targets appear to be highly connected: the mean degree of these targets was 38 vs. 10 in non-targeted proteins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in the human interactome</w:t>
      </w:r>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r w:rsidR="00035A4A" w:rsidRPr="00035A4A">
        <w:rPr>
          <w:rFonts w:ascii="Times" w:eastAsia="Times New Roman" w:hAnsi="Times" w:cs="Times New Roman"/>
          <w:highlight w:val="yellow"/>
        </w:rPr>
        <w:t>do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lastRenderedPageBreak/>
        <w:t>Essential host proteins and their interactions</w:t>
      </w:r>
    </w:p>
    <w:p w14:paraId="68227EC7" w14:textId="3C349FBB" w:rsidR="00E85EA7" w:rsidRDefault="003C091C" w:rsidP="0047280B">
      <w:pPr>
        <w:rPr>
          <w:rFonts w:ascii="Times" w:eastAsia="Times New Roman" w:hAnsi="Times" w:cs="Times New Roman"/>
        </w:rPr>
      </w:pPr>
      <w:r>
        <w:rPr>
          <w:rFonts w:ascii="Times" w:eastAsia="Times New Roman" w:hAnsi="Times" w:cs="Times New Roman"/>
        </w:rPr>
        <w:t xml:space="preserve">More than 1500 host proteins are known that are essential for virus infection and replication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However, only 11% of these are known to interact with virus proteins. However, about 42% of essential host factors (EHFs) were found as  interactors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The virus interactome-diseasome connection</w:t>
      </w:r>
    </w:p>
    <w:p w14:paraId="1B6028C7" w14:textId="5F52B03C" w:rsidR="006D72B6" w:rsidRDefault="002A43B7" w:rsidP="0047280B">
      <w:pPr>
        <w:rPr>
          <w:rFonts w:ascii="Times" w:eastAsia="Times New Roman" w:hAnsi="Times" w:cs="Times New Roman"/>
        </w:rPr>
      </w:pPr>
      <w:r>
        <w:rPr>
          <w:rFonts w:ascii="Times" w:eastAsia="Times New Roman" w:hAnsi="Times" w:cs="Times New Roman"/>
        </w:rPr>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r w:rsidR="00624432">
        <w:rPr>
          <w:rFonts w:ascii="Times" w:eastAsia="Times New Roman" w:hAnsi="Times" w:cs="Times New Roman"/>
        </w:rPr>
        <w:t>2</w:t>
      </w:r>
      <w:r w:rsidR="004C2F3D">
        <w:rPr>
          <w:rFonts w:ascii="Times" w:eastAsia="Times New Roman" w:hAnsi="Times" w:cs="Times New Roman"/>
        </w:rPr>
        <w:t xml:space="preserve">0% of cancers may be caused by viruses such as papilloma or certain herpesviruses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&lt;EndNote&gt;&lt;Cite&gt;&lt;Author&gt;Morales-Sanchez&lt;/Author&gt;&lt;Year&gt;2014&lt;/Year&gt;&lt;RecNum&gt;121&lt;/RecNum&gt;&lt;DisplayText&gt;(54)&lt;/DisplayText&gt;&lt;record&gt;&lt;rec-number&gt;121&lt;/rec-number&gt;&lt;foreign-keys&gt;&lt;key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(54)</w:t>
      </w:r>
      <w:r w:rsidR="00624432">
        <w:rPr>
          <w:rFonts w:ascii="Times" w:eastAsia="Times New Roman" w:hAnsi="Times" w:cs="Times New Roman"/>
        </w:rPr>
        <w:fldChar w:fldCharType="end"/>
      </w:r>
      <w:r w:rsidR="004C2F3D">
        <w:rPr>
          <w:rFonts w:ascii="Times" w:eastAsia="Times New Roman" w:hAnsi="Times" w:cs="Times New Roman"/>
        </w:rPr>
        <w:t>. Navratil et al used their list of virus targets and compared it to a list of 1729 human genetic disease-related proteins (derived from OMIM). It turns out that 13% of human virus targets are also associated with at least one human disease</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sidR="004C2F3D">
        <w:rPr>
          <w:rFonts w:ascii="Times" w:eastAsia="Times New Roman" w:hAnsi="Times" w:cs="Times New Roman"/>
        </w:rPr>
        <w:t>. That is, a human protein interacting with a virus protein is twice as likely to be involved in a disease than a non-target.</w:t>
      </w:r>
      <w:r w:rsidR="009A101E">
        <w:rPr>
          <w:rFonts w:ascii="Times" w:eastAsia="Times New Roman" w:hAnsi="Times" w:cs="Times New Roman"/>
        </w:rPr>
        <w:t xml:space="preserve"> Most of the diseases found in this study were related to cancer or neurodegenerative diseases. Surprisingly, type 1 diabetes was also associated with virus infection, as were autoimmune diseases in general. The latter may not be surprising, given that many virus infections elicit a strong immune reaction.</w:t>
      </w:r>
    </w:p>
    <w:p w14:paraId="43AAFDB4" w14:textId="14DA2A4B" w:rsidR="00F6512F" w:rsidRDefault="00062CF2" w:rsidP="0047280B">
      <w:pPr>
        <w:rPr>
          <w:rFonts w:ascii="Times" w:eastAsia="Times New Roman" w:hAnsi="Times" w:cs="Times New Roman"/>
        </w:rPr>
      </w:pPr>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 </w:t>
      </w:r>
      <w:bookmarkStart w:id="32" w:name="OLE_LINK36"/>
      <w:bookmarkStart w:id="33" w:name="OLE_LINK37"/>
      <w:r w:rsidR="00F6512F">
        <w:rPr>
          <w:rFonts w:ascii="Times" w:eastAsia="Times New Roman" w:hAnsi="Times" w:cs="Times New Roman"/>
        </w:rPr>
        <w:t>Gulbahce et al</w:t>
      </w:r>
      <w:bookmarkEnd w:id="32"/>
      <w:bookmarkEnd w:id="33"/>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r>
        <w:rPr>
          <w:rFonts w:ascii="Times" w:eastAsia="Times New Roman" w:hAnsi="Times" w:cs="Times New Roman"/>
        </w:rPr>
        <w:t>,</w:t>
      </w:r>
      <w:r w:rsidR="00F6512F">
        <w:rPr>
          <w:rFonts w:ascii="Times" w:eastAsia="Times New Roman" w:hAnsi="Times" w:cs="Times New Roman"/>
        </w:rPr>
        <w:t xml:space="preserve"> human papilloma virus (HPV) and </w:t>
      </w:r>
      <w:r>
        <w:rPr>
          <w:rFonts w:ascii="Times" w:eastAsia="Times New Roman" w:hAnsi="Times" w:cs="Times New Roman"/>
        </w:rPr>
        <w:t xml:space="preserve">disease </w:t>
      </w:r>
      <w:r>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(55)</w:t>
      </w:r>
      <w:r>
        <w:rPr>
          <w:rFonts w:ascii="Times" w:eastAsia="Times New Roman" w:hAnsi="Times" w:cs="Times New Roman"/>
        </w:rPr>
        <w:fldChar w:fldCharType="end"/>
      </w:r>
      <w:r>
        <w:rPr>
          <w:rFonts w:ascii="Times" w:eastAsia="Times New Roman" w:hAnsi="Times" w:cs="Times New Roman"/>
        </w:rPr>
        <w:t xml:space="preserve">. However, these authors not just used PPIs but also metabolic networks and regulatory interactions. </w:t>
      </w:r>
      <w:r w:rsidRPr="00062CF2">
        <w:rPr>
          <w:rFonts w:ascii="Times" w:eastAsia="Times New Roman" w:hAnsi="Times" w:cs="Times New Roman"/>
        </w:rPr>
        <w:t>Using U.S. Medicare patient medical history data derived from 13 million patients, Gulbahce et al</w:t>
      </w:r>
      <w:r>
        <w:rPr>
          <w:rFonts w:ascii="Times" w:eastAsia="Times New Roman" w:hAnsi="Times" w:cs="Times New Roman"/>
        </w:rPr>
        <w:t>.</w:t>
      </w:r>
      <w:r w:rsidRPr="00062CF2">
        <w:rPr>
          <w:rFonts w:ascii="Times" w:eastAsia="Times New Roman" w:hAnsi="Times" w:cs="Times New Roman"/>
        </w:rPr>
        <w:t xml:space="preserve"> found that </w:t>
      </w:r>
      <w:r>
        <w:rPr>
          <w:rFonts w:ascii="Times" w:eastAsia="Times New Roman" w:hAnsi="Times" w:cs="Times New Roman"/>
        </w:rPr>
        <w:t>many</w:t>
      </w:r>
      <w:r w:rsidRPr="00062CF2">
        <w:rPr>
          <w:rFonts w:ascii="Times" w:eastAsia="Times New Roman" w:hAnsi="Times" w:cs="Times New Roman"/>
        </w:rPr>
        <w:t xml:space="preserve"> diseases are often associated with viral infection, </w:t>
      </w:r>
      <w:r>
        <w:rPr>
          <w:rFonts w:ascii="Times" w:eastAsia="Times New Roman" w:hAnsi="Times" w:cs="Times New Roman"/>
        </w:rPr>
        <w:t>including</w:t>
      </w:r>
      <w:r w:rsidRPr="00062CF2">
        <w:rPr>
          <w:rFonts w:ascii="Times" w:eastAsia="Times New Roman" w:hAnsi="Times" w:cs="Times New Roman"/>
        </w:rPr>
        <w:t xml:space="preserve"> EBV or HPV</w:t>
      </w:r>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 but also a higher risk of </w:t>
      </w:r>
      <w:r w:rsidR="00BA6A0F" w:rsidRPr="00BA6A0F">
        <w:rPr>
          <w:rFonts w:ascii="Times" w:eastAsia="Times New Roman" w:hAnsi="Times" w:cs="Times New Roman"/>
        </w:rPr>
        <w:t>Fanconi anemia</w:t>
      </w:r>
      <w:r w:rsidR="00BA6A0F">
        <w:rPr>
          <w:rFonts w:ascii="Times" w:eastAsia="Times New Roman" w:hAnsi="Times" w:cs="Times New Roman"/>
        </w:rPr>
        <w:t xml:space="preserve"> </w: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167CE7">
        <w:rPr>
          <w:rFonts w:ascii="Times" w:eastAsia="Times New Roman" w:hAnsi="Times" w:cs="Times New Roman"/>
          <w:noProof/>
        </w:rPr>
        <w:t>(55)</w:t>
      </w:r>
      <w:r w:rsidR="00BA6A0F">
        <w:rPr>
          <w:rFonts w:ascii="Times" w:eastAsia="Times New Roman" w:hAnsi="Times" w:cs="Times New Roman"/>
        </w:rPr>
        <w:fldChar w:fldCharType="end"/>
      </w:r>
      <w:r w:rsidR="00BA6A0F">
        <w:rPr>
          <w:rFonts w:ascii="Times" w:eastAsia="Times New Roman" w:hAnsi="Times" w:cs="Times New Roman"/>
        </w:rPr>
        <w:t>.</w:t>
      </w:r>
    </w:p>
    <w:p w14:paraId="53092D76" w14:textId="77777777" w:rsidR="006D72B6" w:rsidRDefault="006D72B6" w:rsidP="0047280B">
      <w:pPr>
        <w:rPr>
          <w:rFonts w:ascii="Times" w:eastAsia="Times New Roman" w:hAnsi="Times" w:cs="Times New Roman"/>
        </w:rPr>
      </w:pPr>
    </w:p>
    <w:p w14:paraId="18854FC1" w14:textId="77777777" w:rsidR="00CD5928" w:rsidRPr="003452F0" w:rsidRDefault="00CD5928" w:rsidP="00CD5928">
      <w:pPr>
        <w:rPr>
          <w:rFonts w:ascii="Times" w:eastAsia="Times New Roman" w:hAnsi="Times" w:cs="Times New Roman"/>
          <w:b/>
        </w:rPr>
      </w:pPr>
      <w:r w:rsidRPr="003452F0">
        <w:rPr>
          <w:rFonts w:ascii="Times" w:eastAsia="Times New Roman" w:hAnsi="Times" w:cs="Times New Roman"/>
          <w:b/>
        </w:rPr>
        <w:t>Virus interactions with the host metabolome</w:t>
      </w:r>
    </w:p>
    <w:p w14:paraId="4D516120" w14:textId="24A6AFA7"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There is increasing evidence that viruses not just highjack the host replication machinery, but also the host metabolic machinery. </w:t>
      </w:r>
      <w:r>
        <w:rPr>
          <w:rFonts w:ascii="Times" w:eastAsia="Times New Roman" w:hAnsi="Times" w:cs="Times New Roman"/>
        </w:rPr>
        <w:t xml:space="preserve">For instance, </w:t>
      </w:r>
      <w:r w:rsidRPr="00CD5928">
        <w:rPr>
          <w:rFonts w:ascii="Times" w:eastAsia="Times New Roman" w:hAnsi="Times" w:cs="Times New Roman"/>
        </w:rPr>
        <w:t>Adenovirus 5 proteins E4ORF1 and E4ORF6 co</w:t>
      </w:r>
      <w:r>
        <w:rPr>
          <w:rFonts w:ascii="Times" w:eastAsia="Times New Roman" w:hAnsi="Times" w:cs="Times New Roman"/>
        </w:rPr>
        <w:t>-</w:t>
      </w:r>
      <w:r w:rsidRPr="00CD5928">
        <w:rPr>
          <w:rFonts w:ascii="Times" w:eastAsia="Times New Roman" w:hAnsi="Times" w:cs="Times New Roman"/>
        </w:rPr>
        <w:t xml:space="preserve">immunoprecipitate with MYC in the nucleus, probably by directly interacting with MYC. </w:t>
      </w:r>
      <w:r>
        <w:rPr>
          <w:rFonts w:ascii="Times" w:eastAsia="Times New Roman" w:hAnsi="Times" w:cs="Times New Roman"/>
        </w:rPr>
        <w:t xml:space="preserve">While </w:t>
      </w:r>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r w:rsidR="00117EAD">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167CE7">
        <w:rPr>
          <w:rFonts w:ascii="Times" w:eastAsia="Times New Roman" w:hAnsi="Times" w:cs="Times New Roman"/>
          <w:noProof/>
        </w:rPr>
        <w:t>(56)</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conclusively demonstrated that adenovirus induced glycolysis generates metabolites for increased nucleotide biosynthesis in infected cells.</w:t>
      </w:r>
    </w:p>
    <w:p w14:paraId="4607E370" w14:textId="7065D752"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It is not surprising that viruses manipulate host metabolism to generate more nucleotides and other compounds that they need for replication </w:t>
      </w:r>
      <w:r w:rsidR="00117EAD">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&lt;EndNote&gt;&lt;Cite&gt;&lt;Author&gt;Miyake-Stoner&lt;/Author&gt;&lt;Year&gt;2014&lt;/Year&gt;&lt;RecNum&gt;120&lt;/RecNum&gt;&lt;DisplayText&gt;(57)&lt;/DisplayText&gt;&lt;record&gt;&lt;rec-number&gt;120&lt;/rec-number&gt;&lt;foreign-keys&gt;&lt;key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167CE7">
        <w:rPr>
          <w:rFonts w:ascii="Times" w:eastAsia="Times New Roman" w:hAnsi="Times" w:cs="Times New Roman"/>
          <w:noProof/>
        </w:rPr>
        <w:t>(57)</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However, in most cases it remains unclear whether virus proteins directly or indirectly reprogram metabolism.</w:t>
      </w:r>
    </w:p>
    <w:p w14:paraId="2221F989" w14:textId="77777777" w:rsidR="006D72B6" w:rsidRDefault="006D72B6" w:rsidP="0047280B">
      <w:pPr>
        <w:rPr>
          <w:rFonts w:ascii="Times" w:eastAsia="Times New Roman" w:hAnsi="Times" w:cs="Times New Roman"/>
        </w:rPr>
      </w:pPr>
    </w:p>
    <w:p w14:paraId="534EE585" w14:textId="1CA543D2" w:rsidR="0047280B" w:rsidRPr="0047280B" w:rsidRDefault="00703CD7" w:rsidP="0047280B">
      <w:pPr>
        <w:rPr>
          <w:rFonts w:ascii="Times" w:hAnsi="Times" w:cs="Times New Roman"/>
        </w:rPr>
      </w:pPr>
      <w:r>
        <w:rPr>
          <w:rFonts w:ascii="Times" w:hAnsi="Times" w:cs="Arial"/>
          <w:b/>
          <w:bCs/>
          <w:color w:val="000000"/>
        </w:rPr>
        <w:t>C</w:t>
      </w:r>
      <w:r w:rsidR="0047280B" w:rsidRPr="0047280B">
        <w:rPr>
          <w:rFonts w:ascii="Times" w:hAnsi="Times" w:cs="Arial"/>
          <w:b/>
          <w:bCs/>
          <w:color w:val="000000"/>
        </w:rPr>
        <w:t>onclusions</w:t>
      </w:r>
      <w:r>
        <w:rPr>
          <w:rFonts w:ascii="Times" w:hAnsi="Times" w:cs="Arial"/>
          <w:b/>
          <w:bCs/>
          <w:color w:val="000000"/>
        </w:rPr>
        <w:t xml:space="preserve"> and o</w:t>
      </w:r>
      <w:r w:rsidRPr="00703CD7">
        <w:rPr>
          <w:rFonts w:ascii="Times" w:hAnsi="Times" w:cs="Arial"/>
          <w:b/>
          <w:bCs/>
          <w:color w:val="000000"/>
        </w:rPr>
        <w:t>utlook</w:t>
      </w:r>
    </w:p>
    <w:p w14:paraId="38D632AE" w14:textId="77777777" w:rsidR="00167CE7" w:rsidRPr="00167CE7" w:rsidRDefault="00167CE7" w:rsidP="00167CE7">
      <w:pPr>
        <w:rPr>
          <w:rFonts w:ascii="Times" w:hAnsi="Times" w:cs="Arial"/>
          <w:color w:val="000000"/>
        </w:rPr>
      </w:pPr>
      <w:r w:rsidRPr="00167CE7">
        <w:rPr>
          <w:rFonts w:ascii="Times" w:hAnsi="Times" w:cs="Arial"/>
          <w:color w:val="000000"/>
        </w:rPr>
        <w:t xml:space="preserve">Protein-protein interactions are at the core of any virus infection, hence a detailed understanding of such interactions is critical for understanding viral diseases but also critical for the development of new drugs. For a small group of viruses we have so much interaction data that it has become difficult to evaluate their physiological significance, </w:t>
      </w:r>
      <w:r w:rsidRPr="00167CE7">
        <w:rPr>
          <w:rFonts w:ascii="Times" w:hAnsi="Times" w:cs="Arial"/>
          <w:color w:val="000000"/>
        </w:rPr>
        <w:lastRenderedPageBreak/>
        <w:t>given that most databases do not provide such a critical judgement. For many viruses only few interactions are known and many more are expected to be detected.</w:t>
      </w:r>
    </w:p>
    <w:p w14:paraId="0C63206B" w14:textId="21268B0B" w:rsidR="00167CE7" w:rsidRPr="00167CE7" w:rsidRDefault="00167CE7" w:rsidP="00167CE7">
      <w:pPr>
        <w:rPr>
          <w:rFonts w:ascii="Times" w:hAnsi="Times" w:cs="Arial"/>
          <w:color w:val="000000"/>
        </w:rPr>
      </w:pPr>
      <w:r w:rsidRPr="00167CE7">
        <w:rPr>
          <w:rFonts w:ascii="Times" w:hAnsi="Times" w:cs="Arial"/>
          <w:color w:val="000000"/>
        </w:rPr>
        <w:t xml:space="preserve">Viruses are special in that they evolve much quicker than their hosts, especially in RNA viruses, hence the first line of defense in animals is their immune system which can cope </w:t>
      </w:r>
      <w:r>
        <w:rPr>
          <w:rFonts w:ascii="Times" w:hAnsi="Times" w:cs="Arial"/>
          <w:color w:val="000000"/>
        </w:rPr>
        <w:t xml:space="preserve">in a tug-of-war with viruses </w:t>
      </w:r>
      <w:r w:rsidRPr="00167CE7">
        <w:rPr>
          <w:rFonts w:ascii="Times" w:hAnsi="Times" w:cs="Arial"/>
          <w:color w:val="000000"/>
        </w:rPr>
        <w:t>only because they have both an efficient innate immune response and a highly flexi</w:t>
      </w:r>
      <w:r>
        <w:rPr>
          <w:rFonts w:ascii="Times" w:hAnsi="Times" w:cs="Arial"/>
          <w:color w:val="000000"/>
        </w:rPr>
        <w:t xml:space="preserve">ble antibody production system </w: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 </w:instrTex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EN.CITE.DATA </w:instrText>
      </w:r>
      <w:r>
        <w:rPr>
          <w:rFonts w:ascii="Times" w:hAnsi="Times" w:cs="Arial"/>
          <w:color w:val="000000"/>
        </w:rPr>
      </w:r>
      <w:r>
        <w:rPr>
          <w:rFonts w:ascii="Times" w:hAnsi="Times" w:cs="Arial"/>
          <w:color w:val="000000"/>
        </w:rPr>
        <w:fldChar w:fldCharType="end"/>
      </w:r>
      <w:r>
        <w:rPr>
          <w:rFonts w:ascii="Times" w:hAnsi="Times" w:cs="Arial"/>
          <w:color w:val="000000"/>
        </w:rPr>
      </w:r>
      <w:r>
        <w:rPr>
          <w:rFonts w:ascii="Times" w:hAnsi="Times" w:cs="Arial"/>
          <w:color w:val="000000"/>
        </w:rPr>
        <w:fldChar w:fldCharType="separate"/>
      </w:r>
      <w:r>
        <w:rPr>
          <w:rFonts w:ascii="Times" w:hAnsi="Times" w:cs="Arial"/>
          <w:noProof/>
          <w:color w:val="000000"/>
        </w:rPr>
        <w:t>(58)</w:t>
      </w:r>
      <w:r>
        <w:rPr>
          <w:rFonts w:ascii="Times" w:hAnsi="Times" w:cs="Arial"/>
          <w:color w:val="000000"/>
        </w:rPr>
        <w:fldChar w:fldCharType="end"/>
      </w:r>
      <w:r w:rsidRPr="00167CE7">
        <w:rPr>
          <w:rFonts w:ascii="Times" w:hAnsi="Times" w:cs="Arial"/>
          <w:color w:val="000000"/>
        </w:rPr>
        <w:t xml:space="preserve">. </w:t>
      </w:r>
    </w:p>
    <w:p w14:paraId="51DF6F3A" w14:textId="6D9F2C70" w:rsidR="004872FA" w:rsidRDefault="00167CE7" w:rsidP="00167CE7">
      <w:pPr>
        <w:rPr>
          <w:rFonts w:ascii="Times" w:hAnsi="Times" w:cs="Arial"/>
          <w:color w:val="000000"/>
        </w:rPr>
      </w:pPr>
      <w:r w:rsidRPr="00167CE7">
        <w:rPr>
          <w:rFonts w:ascii="Times" w:hAnsi="Times" w:cs="Arial"/>
          <w:color w:val="000000"/>
        </w:rPr>
        <w:t>With a rapidly growing number of human viruses, especially resulting from microbiome studies, we will identify many more viruses in humans. In the course of these studies, we will also find many more commensal viruses which do interact with their human host but may actually be beneficial, and potentially even help us to fight other pathogens and parasites.</w:t>
      </w:r>
    </w:p>
    <w:p w14:paraId="0E78AF50" w14:textId="77777777" w:rsidR="004872FA" w:rsidRDefault="004872FA">
      <w:pPr>
        <w:rPr>
          <w:rFonts w:ascii="Times" w:hAnsi="Times" w:cs="Arial"/>
          <w:color w:val="000000"/>
        </w:rPr>
      </w:pPr>
      <w:r>
        <w:rPr>
          <w:rFonts w:ascii="Times" w:hAnsi="Times" w:cs="Arial"/>
          <w:color w:val="000000"/>
        </w:rPr>
        <w:br w:type="page"/>
      </w:r>
    </w:p>
    <w:p w14:paraId="485E8849" w14:textId="46EA55D2" w:rsidR="00167CE7" w:rsidRPr="004872FA" w:rsidRDefault="004872FA" w:rsidP="00167CE7">
      <w:pPr>
        <w:rPr>
          <w:rFonts w:ascii="Times" w:hAnsi="Times" w:cs="Arial"/>
          <w:b/>
          <w:color w:val="000000"/>
        </w:rPr>
      </w:pPr>
      <w:r w:rsidRPr="004872FA">
        <w:rPr>
          <w:rFonts w:ascii="Times" w:hAnsi="Times" w:cs="Arial"/>
          <w:b/>
          <w:color w:val="000000"/>
        </w:rPr>
        <w:lastRenderedPageBreak/>
        <w:t>Figures</w:t>
      </w:r>
    </w:p>
    <w:p w14:paraId="0E4BD39E" w14:textId="301658A6" w:rsidR="0047280B" w:rsidRDefault="0047280B" w:rsidP="0047280B">
      <w:pPr>
        <w:rPr>
          <w:rFonts w:ascii="Times" w:hAnsi="Times" w:cs="Arial"/>
          <w:color w:val="000000"/>
          <w:sz w:val="22"/>
          <w:szCs w:val="22"/>
        </w:rPr>
      </w:pPr>
    </w:p>
    <w:p w14:paraId="0E8AE708" w14:textId="26EB3740" w:rsidR="0047280B" w:rsidRPr="004872FA"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9">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0C3508" w:rsidRPr="00A51199">
        <w:rPr>
          <w:rFonts w:ascii="Times" w:hAnsi="Times" w:cs="Arial"/>
          <w:b/>
          <w:color w:val="000000"/>
        </w:rPr>
        <w:t>Figure 1: Overlaps of target sets of different virus families.</w:t>
      </w:r>
      <w:r w:rsidR="000C3508"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r w:rsidR="000C3508" w:rsidRPr="00A51199">
        <w:rPr>
          <w:rFonts w:ascii="Times" w:hAnsi="Times" w:cs="Arial"/>
          <w:color w:val="000000"/>
        </w:rPr>
        <w:t xml:space="preserve">herpesviridae, </w:t>
      </w:r>
      <w:r w:rsidR="00A51199" w:rsidRPr="00A51199">
        <w:rPr>
          <w:rFonts w:ascii="Times" w:hAnsi="Times" w:cs="Arial"/>
          <w:color w:val="000000"/>
        </w:rPr>
        <w:t xml:space="preserve">1,624 of </w:t>
      </w:r>
      <w:r w:rsidR="000C3508" w:rsidRPr="00A51199">
        <w:rPr>
          <w:rFonts w:ascii="Times" w:hAnsi="Times" w:cs="Arial"/>
          <w:color w:val="000000"/>
        </w:rPr>
        <w:t xml:space="preserve">orthomyxoviridae, </w:t>
      </w:r>
      <w:r w:rsidR="00A51199" w:rsidRPr="00A51199">
        <w:rPr>
          <w:rFonts w:ascii="Times" w:hAnsi="Times" w:cs="Arial"/>
          <w:color w:val="000000"/>
        </w:rPr>
        <w:t xml:space="preserve">1,740 of </w:t>
      </w:r>
      <w:r w:rsidR="000C3508" w:rsidRPr="00A51199">
        <w:rPr>
          <w:rFonts w:ascii="Times" w:hAnsi="Times" w:cs="Arial"/>
          <w:color w:val="000000"/>
        </w:rPr>
        <w:t xml:space="preserve">papillomaviridae, </w:t>
      </w:r>
      <w:r w:rsidR="00A51199" w:rsidRPr="00A51199">
        <w:rPr>
          <w:rFonts w:ascii="Times" w:hAnsi="Times" w:cs="Arial"/>
          <w:color w:val="000000"/>
        </w:rPr>
        <w:t xml:space="preserve">1,359 of </w:t>
      </w:r>
      <w:r w:rsidR="000C3508" w:rsidRPr="00A51199">
        <w:rPr>
          <w:rFonts w:ascii="Times" w:hAnsi="Times" w:cs="Arial"/>
          <w:color w:val="000000"/>
        </w:rPr>
        <w:t>r</w:t>
      </w:r>
      <w:r w:rsidR="00A51199" w:rsidRPr="00A51199">
        <w:rPr>
          <w:rFonts w:ascii="Times" w:hAnsi="Times" w:cs="Arial"/>
          <w:color w:val="000000"/>
        </w:rPr>
        <w:t xml:space="preserve">etroviridae and a pool of 3,301 targets of other </w:t>
      </w:r>
      <w:r w:rsidR="000C3508" w:rsidRPr="00A51199">
        <w:rPr>
          <w:rFonts w:ascii="Times" w:hAnsi="Times" w:cs="Arial"/>
          <w:color w:val="000000"/>
        </w:rPr>
        <w:t>virus families. Considering the number of shared human targets</w:t>
      </w:r>
      <w:r w:rsidR="00A51199" w:rsidRPr="00A51199">
        <w:rPr>
          <w:rFonts w:ascii="Times" w:hAnsi="Times" w:cs="Arial"/>
          <w:color w:val="000000"/>
        </w:rPr>
        <w:t xml:space="preserve"> between families</w:t>
      </w:r>
      <w:r w:rsidR="000C3508"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rFonts w:ascii="Times" w:hAnsi="Times"/>
          <w:b/>
          <w:noProof/>
        </w:rPr>
      </w:pPr>
    </w:p>
    <w:p w14:paraId="581C556D" w14:textId="21B98F6F" w:rsidR="00BA6A0F" w:rsidRDefault="00BA6A0F">
      <w:pPr>
        <w:rPr>
          <w:rFonts w:ascii="Times" w:hAnsi="Times"/>
          <w:b/>
          <w:noProof/>
        </w:rPr>
      </w:pPr>
      <w:r w:rsidRPr="009514F9">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p>
    <w:p w14:paraId="5BD6C3D4" w14:textId="4127FBD3" w:rsidR="004872FA" w:rsidRDefault="004872FA">
      <w:pPr>
        <w:rPr>
          <w:rFonts w:ascii="Times" w:hAnsi="Times"/>
          <w:b/>
          <w:noProof/>
        </w:rPr>
      </w:pPr>
      <w:r w:rsidRPr="004872FA">
        <w:rPr>
          <w:rFonts w:ascii="Times" w:hAnsi="Times"/>
          <w:b/>
          <w:noProof/>
        </w:rPr>
        <w:t>Fig. 2 ?. From Gulbahce et al. 2012</w:t>
      </w:r>
    </w:p>
    <w:p w14:paraId="2124007D" w14:textId="4CDC09B8" w:rsidR="00A51199" w:rsidRDefault="00A51199">
      <w:pPr>
        <w:rPr>
          <w:rFonts w:ascii="Times" w:hAnsi="Times"/>
          <w:b/>
          <w:noProof/>
        </w:rPr>
      </w:pPr>
      <w:r>
        <w:rPr>
          <w:rFonts w:ascii="Times" w:hAnsi="Times"/>
          <w:b/>
          <w:noProof/>
        </w:rPr>
        <w:lastRenderedPageBreak/>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lastRenderedPageBreak/>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77777777" w:rsidR="006E1AD1" w:rsidRDefault="006E1AD1">
      <w:pPr>
        <w:rPr>
          <w:rFonts w:ascii="Times" w:hAnsi="Times"/>
          <w:noProof/>
        </w:rPr>
      </w:pPr>
    </w:p>
    <w:p w14:paraId="44A00322" w14:textId="77777777" w:rsidR="00D555BC" w:rsidRDefault="00D555BC">
      <w:pPr>
        <w:rPr>
          <w:rFonts w:ascii="Times" w:hAnsi="Times"/>
          <w:noProof/>
        </w:rPr>
      </w:pPr>
    </w:p>
    <w:p w14:paraId="05D2FE10" w14:textId="77777777" w:rsidR="004872FA" w:rsidRDefault="004872FA">
      <w:pPr>
        <w:rPr>
          <w:rFonts w:ascii="Times" w:eastAsia="Times New Roman" w:hAnsi="Times" w:cs="Times New Roman"/>
          <w:b/>
        </w:rPr>
      </w:pPr>
      <w:r>
        <w:rPr>
          <w:rFonts w:ascii="Times" w:eastAsia="Times New Roman" w:hAnsi="Times" w:cs="Times New Roman"/>
          <w:b/>
        </w:rPr>
        <w:br w:type="page"/>
      </w:r>
    </w:p>
    <w:p w14:paraId="4343EB94" w14:textId="35F4A7B8" w:rsidR="00467083" w:rsidRPr="00467083" w:rsidRDefault="00467083" w:rsidP="00467083">
      <w:pPr>
        <w:spacing w:after="120"/>
        <w:rPr>
          <w:rFonts w:ascii="Times" w:eastAsia="Times New Roman" w:hAnsi="Times" w:cs="Times New Roman"/>
          <w:b/>
        </w:rPr>
      </w:pPr>
      <w:r w:rsidRPr="00B77521">
        <w:rPr>
          <w:rFonts w:ascii="Times" w:eastAsia="Times New Roman" w:hAnsi="Times" w:cs="Times New Roman"/>
          <w:b/>
        </w:rPr>
        <w:lastRenderedPageBreak/>
        <w:t>Table 1: Overview of host-pathogen databases that provide human host-virus protein interactions.</w:t>
      </w:r>
    </w:p>
    <w:tbl>
      <w:tblPr>
        <w:tblStyle w:val="TableGrid"/>
        <w:tblW w:w="0" w:type="auto"/>
        <w:tblLayout w:type="fixed"/>
        <w:tblLook w:val="04A0" w:firstRow="1" w:lastRow="0" w:firstColumn="1" w:lastColumn="0" w:noHBand="0" w:noVBand="1"/>
      </w:tblPr>
      <w:tblGrid>
        <w:gridCol w:w="1273"/>
        <w:gridCol w:w="1083"/>
        <w:gridCol w:w="5351"/>
        <w:gridCol w:w="1149"/>
      </w:tblGrid>
      <w:tr w:rsidR="00467083" w:rsidRPr="003A0C84" w14:paraId="7D650393" w14:textId="77777777" w:rsidTr="003C0748">
        <w:trPr>
          <w:trHeight w:val="300"/>
        </w:trPr>
        <w:tc>
          <w:tcPr>
            <w:tcW w:w="1273" w:type="dxa"/>
            <w:hideMark/>
          </w:tcPr>
          <w:p w14:paraId="1FB1737F" w14:textId="77777777" w:rsidR="00467083" w:rsidRPr="00B77521" w:rsidRDefault="00467083" w:rsidP="003C0748">
            <w:pPr>
              <w:jc w:val="center"/>
              <w:rPr>
                <w:rFonts w:ascii="Times" w:eastAsia="Times New Roman" w:hAnsi="Times" w:cs="Times New Roman"/>
                <w:b/>
                <w:sz w:val="20"/>
                <w:szCs w:val="20"/>
              </w:rPr>
            </w:pPr>
            <w:r w:rsidRPr="00B77521">
              <w:rPr>
                <w:rFonts w:ascii="Times" w:eastAsia="Times New Roman" w:hAnsi="Times" w:cs="Times New Roman"/>
                <w:b/>
                <w:sz w:val="20"/>
                <w:szCs w:val="20"/>
              </w:rPr>
              <w:t>database</w:t>
            </w:r>
          </w:p>
        </w:tc>
        <w:tc>
          <w:tcPr>
            <w:tcW w:w="1083" w:type="dxa"/>
            <w:hideMark/>
          </w:tcPr>
          <w:p w14:paraId="75A883BC"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pathogens</w:t>
            </w:r>
          </w:p>
        </w:tc>
        <w:tc>
          <w:tcPr>
            <w:tcW w:w="5351" w:type="dxa"/>
            <w:hideMark/>
          </w:tcPr>
          <w:p w14:paraId="5CD2B0C4"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webpage</w:t>
            </w:r>
          </w:p>
        </w:tc>
        <w:tc>
          <w:tcPr>
            <w:tcW w:w="1149" w:type="dxa"/>
            <w:hideMark/>
          </w:tcPr>
          <w:p w14:paraId="19D43795"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References</w:t>
            </w:r>
          </w:p>
        </w:tc>
      </w:tr>
      <w:tr w:rsidR="00467083" w:rsidRPr="003A0C84" w14:paraId="72A6A83A" w14:textId="77777777" w:rsidTr="003C0748">
        <w:trPr>
          <w:trHeight w:val="300"/>
        </w:trPr>
        <w:tc>
          <w:tcPr>
            <w:tcW w:w="1273" w:type="dxa"/>
            <w:hideMark/>
          </w:tcPr>
          <w:p w14:paraId="2747244D"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HCVPro</w:t>
            </w:r>
          </w:p>
        </w:tc>
        <w:tc>
          <w:tcPr>
            <w:tcW w:w="1083" w:type="dxa"/>
            <w:hideMark/>
          </w:tcPr>
          <w:p w14:paraId="6F486839"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HCV</w:t>
            </w:r>
          </w:p>
        </w:tc>
        <w:tc>
          <w:tcPr>
            <w:tcW w:w="5351" w:type="dxa"/>
            <w:hideMark/>
          </w:tcPr>
          <w:p w14:paraId="47D35322"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http://www.cbrc.kaust.edu.sa/hcvpro/</w:t>
            </w:r>
          </w:p>
        </w:tc>
        <w:tc>
          <w:tcPr>
            <w:tcW w:w="1149" w:type="dxa"/>
            <w:hideMark/>
          </w:tcPr>
          <w:p w14:paraId="11292615"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(17)</w:t>
            </w:r>
            <w:r>
              <w:rPr>
                <w:rFonts w:ascii="Times" w:eastAsia="Times New Roman" w:hAnsi="Times" w:cs="Times New Roman"/>
                <w:sz w:val="20"/>
                <w:szCs w:val="20"/>
              </w:rPr>
              <w:fldChar w:fldCharType="end"/>
            </w:r>
          </w:p>
        </w:tc>
      </w:tr>
      <w:tr w:rsidR="00467083" w:rsidRPr="003A0C84" w14:paraId="034722B2" w14:textId="77777777" w:rsidTr="003C0748">
        <w:trPr>
          <w:trHeight w:val="600"/>
        </w:trPr>
        <w:tc>
          <w:tcPr>
            <w:tcW w:w="1273" w:type="dxa"/>
            <w:hideMark/>
          </w:tcPr>
          <w:p w14:paraId="7E90A689"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HIV-1 @NCBI</w:t>
            </w:r>
          </w:p>
        </w:tc>
        <w:tc>
          <w:tcPr>
            <w:tcW w:w="1083" w:type="dxa"/>
            <w:hideMark/>
          </w:tcPr>
          <w:p w14:paraId="0E51E483"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HIV</w:t>
            </w:r>
          </w:p>
        </w:tc>
        <w:tc>
          <w:tcPr>
            <w:tcW w:w="5351" w:type="dxa"/>
            <w:hideMark/>
          </w:tcPr>
          <w:p w14:paraId="76B82A1D"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https://www.ncbi.nlm.nih.gov/genome/viruses/retroviruses/hiv-1/interactions/</w:t>
            </w:r>
          </w:p>
        </w:tc>
        <w:tc>
          <w:tcPr>
            <w:tcW w:w="1149" w:type="dxa"/>
            <w:hideMark/>
          </w:tcPr>
          <w:p w14:paraId="1234810A"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 </w:instrText>
            </w: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EN.CITE.DATA </w:instrText>
            </w:r>
            <w:r>
              <w:rPr>
                <w:rFonts w:ascii="Times" w:eastAsia="Times New Roman" w:hAnsi="Times" w:cs="Times New Roman"/>
                <w:sz w:val="20"/>
                <w:szCs w:val="20"/>
              </w:rPr>
            </w:r>
            <w:r>
              <w:rPr>
                <w:rFonts w:ascii="Times" w:eastAsia="Times New Roman" w:hAnsi="Times" w:cs="Times New Roman"/>
                <w:sz w:val="20"/>
                <w:szCs w:val="20"/>
              </w:rPr>
              <w:fldChar w:fldCharType="end"/>
            </w:r>
            <w:r>
              <w:rPr>
                <w:rFonts w:ascii="Times" w:eastAsia="Times New Roman" w:hAnsi="Times" w:cs="Times New Roman"/>
                <w:sz w:val="20"/>
                <w:szCs w:val="20"/>
              </w:rPr>
            </w:r>
            <w:r>
              <w:rPr>
                <w:rFonts w:ascii="Times" w:eastAsia="Times New Roman" w:hAnsi="Times" w:cs="Times New Roman"/>
                <w:sz w:val="20"/>
                <w:szCs w:val="20"/>
              </w:rPr>
              <w:fldChar w:fldCharType="separate"/>
            </w:r>
            <w:r>
              <w:rPr>
                <w:rFonts w:ascii="Times" w:eastAsia="Times New Roman" w:hAnsi="Times" w:cs="Times New Roman"/>
                <w:noProof/>
                <w:sz w:val="20"/>
                <w:szCs w:val="20"/>
              </w:rPr>
              <w:t>(18)</w:t>
            </w:r>
            <w:r>
              <w:rPr>
                <w:rFonts w:ascii="Times" w:eastAsia="Times New Roman" w:hAnsi="Times" w:cs="Times New Roman"/>
                <w:sz w:val="20"/>
                <w:szCs w:val="20"/>
              </w:rPr>
              <w:fldChar w:fldCharType="end"/>
            </w:r>
          </w:p>
        </w:tc>
      </w:tr>
      <w:tr w:rsidR="00467083" w:rsidRPr="003A0C84" w14:paraId="06843C29" w14:textId="77777777" w:rsidTr="003C0748">
        <w:trPr>
          <w:trHeight w:val="300"/>
        </w:trPr>
        <w:tc>
          <w:tcPr>
            <w:tcW w:w="1273" w:type="dxa"/>
            <w:hideMark/>
          </w:tcPr>
          <w:p w14:paraId="5B0AB3C5"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PHIDIAS</w:t>
            </w:r>
          </w:p>
        </w:tc>
        <w:tc>
          <w:tcPr>
            <w:tcW w:w="1083" w:type="dxa"/>
            <w:hideMark/>
          </w:tcPr>
          <w:p w14:paraId="449F73BF" w14:textId="77777777" w:rsidR="00467083" w:rsidRPr="00B77521" w:rsidRDefault="00467083" w:rsidP="003C0748">
            <w:pPr>
              <w:rPr>
                <w:rFonts w:ascii="Times" w:eastAsia="Times New Roman" w:hAnsi="Times" w:cs="Times New Roman"/>
                <w:sz w:val="20"/>
                <w:szCs w:val="20"/>
              </w:rPr>
            </w:pPr>
          </w:p>
        </w:tc>
        <w:tc>
          <w:tcPr>
            <w:tcW w:w="5351" w:type="dxa"/>
            <w:hideMark/>
          </w:tcPr>
          <w:p w14:paraId="34283570"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http://www.phidias.us</w:t>
            </w:r>
          </w:p>
        </w:tc>
        <w:tc>
          <w:tcPr>
            <w:tcW w:w="1149" w:type="dxa"/>
            <w:hideMark/>
          </w:tcPr>
          <w:p w14:paraId="0596D55E"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(21)</w:t>
            </w:r>
            <w:r>
              <w:rPr>
                <w:rFonts w:ascii="Times" w:eastAsia="Times New Roman" w:hAnsi="Times" w:cs="Times New Roman"/>
                <w:sz w:val="20"/>
                <w:szCs w:val="20"/>
              </w:rPr>
              <w:fldChar w:fldCharType="end"/>
            </w:r>
          </w:p>
        </w:tc>
      </w:tr>
      <w:tr w:rsidR="00467083" w:rsidRPr="003A0C84" w14:paraId="3B3E133D" w14:textId="77777777" w:rsidTr="003C0748">
        <w:trPr>
          <w:trHeight w:val="300"/>
        </w:trPr>
        <w:tc>
          <w:tcPr>
            <w:tcW w:w="1273" w:type="dxa"/>
            <w:hideMark/>
          </w:tcPr>
          <w:p w14:paraId="1A04AF8A"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PHISTO</w:t>
            </w:r>
          </w:p>
        </w:tc>
        <w:tc>
          <w:tcPr>
            <w:tcW w:w="1083" w:type="dxa"/>
            <w:hideMark/>
          </w:tcPr>
          <w:p w14:paraId="40CEEEEA" w14:textId="77777777" w:rsidR="00467083" w:rsidRPr="00B77521" w:rsidRDefault="00467083" w:rsidP="003C0748">
            <w:pPr>
              <w:rPr>
                <w:rFonts w:ascii="Times" w:eastAsia="Times New Roman" w:hAnsi="Times" w:cs="Times New Roman"/>
                <w:sz w:val="20"/>
                <w:szCs w:val="20"/>
              </w:rPr>
            </w:pPr>
          </w:p>
        </w:tc>
        <w:tc>
          <w:tcPr>
            <w:tcW w:w="5351" w:type="dxa"/>
            <w:hideMark/>
          </w:tcPr>
          <w:p w14:paraId="5DB0602C"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http://www.phisto.org</w:t>
            </w:r>
          </w:p>
        </w:tc>
        <w:tc>
          <w:tcPr>
            <w:tcW w:w="1149" w:type="dxa"/>
            <w:hideMark/>
          </w:tcPr>
          <w:p w14:paraId="526657AB"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(23)</w:t>
            </w:r>
            <w:r>
              <w:rPr>
                <w:rFonts w:ascii="Times" w:eastAsia="Times New Roman" w:hAnsi="Times" w:cs="Times New Roman"/>
                <w:sz w:val="20"/>
                <w:szCs w:val="20"/>
              </w:rPr>
              <w:fldChar w:fldCharType="end"/>
            </w:r>
          </w:p>
        </w:tc>
      </w:tr>
      <w:tr w:rsidR="00467083" w:rsidRPr="003A0C84" w14:paraId="013E01E8" w14:textId="77777777" w:rsidTr="003C0748">
        <w:trPr>
          <w:trHeight w:val="332"/>
        </w:trPr>
        <w:tc>
          <w:tcPr>
            <w:tcW w:w="1273" w:type="dxa"/>
            <w:hideMark/>
          </w:tcPr>
          <w:p w14:paraId="5774D603"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HPIDB</w:t>
            </w:r>
          </w:p>
        </w:tc>
        <w:tc>
          <w:tcPr>
            <w:tcW w:w="1083" w:type="dxa"/>
            <w:hideMark/>
          </w:tcPr>
          <w:p w14:paraId="38431C8A" w14:textId="77777777" w:rsidR="00467083" w:rsidRPr="00B77521" w:rsidRDefault="00467083" w:rsidP="003C0748">
            <w:pPr>
              <w:rPr>
                <w:rFonts w:ascii="Times" w:eastAsia="Times New Roman" w:hAnsi="Times" w:cs="Times New Roman"/>
                <w:sz w:val="20"/>
                <w:szCs w:val="20"/>
              </w:rPr>
            </w:pPr>
          </w:p>
        </w:tc>
        <w:tc>
          <w:tcPr>
            <w:tcW w:w="5351" w:type="dxa"/>
            <w:hideMark/>
          </w:tcPr>
          <w:p w14:paraId="01AA9FBF"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http://www.agbase.msstate.edu/hpi/main.html</w:t>
            </w:r>
          </w:p>
        </w:tc>
        <w:tc>
          <w:tcPr>
            <w:tcW w:w="1149" w:type="dxa"/>
            <w:hideMark/>
          </w:tcPr>
          <w:p w14:paraId="09BF0C0D"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(22)</w:t>
            </w:r>
            <w:r>
              <w:rPr>
                <w:rFonts w:ascii="Times" w:eastAsia="Times New Roman" w:hAnsi="Times" w:cs="Times New Roman"/>
                <w:sz w:val="20"/>
                <w:szCs w:val="20"/>
              </w:rPr>
              <w:fldChar w:fldCharType="end"/>
            </w:r>
          </w:p>
        </w:tc>
      </w:tr>
      <w:tr w:rsidR="00467083" w:rsidRPr="003A0C84" w14:paraId="655EA876" w14:textId="77777777" w:rsidTr="003C0748">
        <w:trPr>
          <w:trHeight w:val="300"/>
        </w:trPr>
        <w:tc>
          <w:tcPr>
            <w:tcW w:w="1273" w:type="dxa"/>
            <w:hideMark/>
          </w:tcPr>
          <w:p w14:paraId="42DBC7B6"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VirHostNet</w:t>
            </w:r>
          </w:p>
        </w:tc>
        <w:tc>
          <w:tcPr>
            <w:tcW w:w="1083" w:type="dxa"/>
            <w:hideMark/>
          </w:tcPr>
          <w:p w14:paraId="048962AC" w14:textId="77777777" w:rsidR="00467083" w:rsidRPr="00B77521" w:rsidRDefault="00467083" w:rsidP="003C0748">
            <w:pPr>
              <w:rPr>
                <w:rFonts w:ascii="Times" w:eastAsia="Times New Roman" w:hAnsi="Times" w:cs="Times New Roman"/>
                <w:sz w:val="20"/>
                <w:szCs w:val="20"/>
              </w:rPr>
            </w:pPr>
          </w:p>
        </w:tc>
        <w:tc>
          <w:tcPr>
            <w:tcW w:w="5351" w:type="dxa"/>
            <w:hideMark/>
          </w:tcPr>
          <w:p w14:paraId="259B1875"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http://virhostnet.prabi.fr</w:t>
            </w:r>
          </w:p>
        </w:tc>
        <w:tc>
          <w:tcPr>
            <w:tcW w:w="1149" w:type="dxa"/>
            <w:hideMark/>
          </w:tcPr>
          <w:p w14:paraId="4A060E47"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(19)</w:t>
            </w:r>
            <w:r>
              <w:rPr>
                <w:rFonts w:ascii="Times" w:eastAsia="Times New Roman" w:hAnsi="Times" w:cs="Times New Roman"/>
                <w:sz w:val="20"/>
                <w:szCs w:val="20"/>
              </w:rPr>
              <w:fldChar w:fldCharType="end"/>
            </w:r>
          </w:p>
        </w:tc>
      </w:tr>
      <w:tr w:rsidR="00467083" w:rsidRPr="003A0C84" w14:paraId="31C4ABDD" w14:textId="77777777" w:rsidTr="003C0748">
        <w:trPr>
          <w:trHeight w:val="300"/>
        </w:trPr>
        <w:tc>
          <w:tcPr>
            <w:tcW w:w="1273" w:type="dxa"/>
            <w:hideMark/>
          </w:tcPr>
          <w:p w14:paraId="7B719B91"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VirusMentha</w:t>
            </w:r>
          </w:p>
        </w:tc>
        <w:tc>
          <w:tcPr>
            <w:tcW w:w="1083" w:type="dxa"/>
            <w:hideMark/>
          </w:tcPr>
          <w:p w14:paraId="506A0EAC" w14:textId="77777777" w:rsidR="00467083" w:rsidRPr="00B77521" w:rsidRDefault="00467083" w:rsidP="003C0748">
            <w:pPr>
              <w:rPr>
                <w:rFonts w:ascii="Times" w:eastAsia="Times New Roman" w:hAnsi="Times" w:cs="Times New Roman"/>
                <w:sz w:val="20"/>
                <w:szCs w:val="20"/>
              </w:rPr>
            </w:pPr>
          </w:p>
        </w:tc>
        <w:tc>
          <w:tcPr>
            <w:tcW w:w="5351" w:type="dxa"/>
            <w:hideMark/>
          </w:tcPr>
          <w:p w14:paraId="0FC1C636"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http://virusmentha.uniroma2.it</w:t>
            </w:r>
          </w:p>
        </w:tc>
        <w:tc>
          <w:tcPr>
            <w:tcW w:w="1149" w:type="dxa"/>
            <w:hideMark/>
          </w:tcPr>
          <w:p w14:paraId="17DDC469"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(20)</w:t>
            </w:r>
            <w:r>
              <w:rPr>
                <w:rFonts w:ascii="Times" w:eastAsia="Times New Roman" w:hAnsi="Times" w:cs="Times New Roman"/>
                <w:sz w:val="20"/>
                <w:szCs w:val="20"/>
              </w:rPr>
              <w:fldChar w:fldCharType="end"/>
            </w:r>
          </w:p>
        </w:tc>
      </w:tr>
    </w:tbl>
    <w:p w14:paraId="61020E35" w14:textId="77777777" w:rsidR="00467083" w:rsidRDefault="00467083" w:rsidP="00467083">
      <w:pPr>
        <w:rPr>
          <w:rFonts w:ascii="Times" w:hAnsi="Times"/>
          <w:noProof/>
        </w:rPr>
      </w:pPr>
    </w:p>
    <w:p w14:paraId="2EF5AFB5" w14:textId="77777777" w:rsidR="00467083" w:rsidRDefault="00467083" w:rsidP="00314FF7">
      <w:pPr>
        <w:rPr>
          <w:rFonts w:ascii="Times" w:hAnsi="Times" w:cs="Arial"/>
          <w:b/>
          <w:color w:val="000000"/>
        </w:rPr>
      </w:pPr>
    </w:p>
    <w:p w14:paraId="6F0E7B9B" w14:textId="4BD7742C" w:rsidR="00314FF7" w:rsidRDefault="00314FF7" w:rsidP="00467083">
      <w:pPr>
        <w:spacing w:after="120"/>
        <w:rPr>
          <w:rFonts w:ascii="Times" w:hAnsi="Times" w:cs="Arial"/>
          <w:color w:val="000000"/>
        </w:rPr>
      </w:pPr>
      <w:r w:rsidRPr="002217EA">
        <w:rPr>
          <w:rFonts w:ascii="Times" w:hAnsi="Times" w:cs="Arial"/>
          <w:b/>
          <w:color w:val="000000"/>
        </w:rPr>
        <w:t xml:space="preserve">Table </w:t>
      </w:r>
      <w:r w:rsidR="00D22C50">
        <w:rPr>
          <w:rFonts w:ascii="Times" w:hAnsi="Times" w:cs="Arial"/>
          <w:b/>
          <w:color w:val="000000"/>
        </w:rPr>
        <w:t>2</w:t>
      </w:r>
      <w:r>
        <w:rPr>
          <w:rFonts w:ascii="Times" w:hAnsi="Times" w:cs="Arial"/>
          <w:color w:val="000000"/>
        </w:rPr>
        <w:t xml:space="preserve">. </w:t>
      </w:r>
      <w:r w:rsidR="00467083">
        <w:rPr>
          <w:rFonts w:ascii="Times" w:hAnsi="Times" w:cs="Arial"/>
          <w:b/>
          <w:color w:val="000000"/>
        </w:rPr>
        <w:t xml:space="preserve">The </w:t>
      </w:r>
      <w:r w:rsidRPr="00467083">
        <w:rPr>
          <w:rFonts w:ascii="Times" w:hAnsi="Times" w:cs="Arial"/>
          <w:b/>
          <w:color w:val="000000"/>
        </w:rPr>
        <w:t xml:space="preserve">20 </w:t>
      </w:r>
      <w:r w:rsidR="00467083">
        <w:rPr>
          <w:rFonts w:ascii="Times" w:hAnsi="Times" w:cs="Arial"/>
          <w:b/>
          <w:color w:val="000000"/>
        </w:rPr>
        <w:t xml:space="preserve">best-studied </w:t>
      </w:r>
      <w:r w:rsidRPr="00467083">
        <w:rPr>
          <w:rFonts w:ascii="Times" w:hAnsi="Times" w:cs="Arial"/>
          <w:b/>
          <w:color w:val="000000"/>
        </w:rPr>
        <w:t xml:space="preserve">human viruses </w:t>
      </w:r>
      <w:r w:rsidR="00467083">
        <w:rPr>
          <w:rFonts w:ascii="Times" w:hAnsi="Times" w:cs="Arial"/>
          <w:b/>
          <w:color w:val="000000"/>
        </w:rPr>
        <w:t>(</w:t>
      </w:r>
      <w:r w:rsidRPr="00467083">
        <w:rPr>
          <w:rFonts w:ascii="Times" w:hAnsi="Times" w:cs="Arial"/>
          <w:b/>
          <w:color w:val="000000"/>
        </w:rPr>
        <w:t xml:space="preserve">by </w:t>
      </w:r>
      <w:r w:rsidR="00467083">
        <w:rPr>
          <w:rFonts w:ascii="Times" w:hAnsi="Times" w:cs="Arial"/>
          <w:b/>
          <w:color w:val="000000"/>
        </w:rPr>
        <w:t xml:space="preserve">number of </w:t>
      </w:r>
      <w:r w:rsidRPr="00467083">
        <w:rPr>
          <w:rFonts w:ascii="Times" w:hAnsi="Times" w:cs="Arial"/>
          <w:b/>
          <w:color w:val="000000"/>
        </w:rPr>
        <w:t>genomes sequenced</w:t>
      </w:r>
      <w:r w:rsidR="00467083">
        <w:rPr>
          <w:rFonts w:ascii="Times" w:hAnsi="Times" w:cs="Arial"/>
          <w:b/>
          <w:color w:val="000000"/>
        </w:rPr>
        <w:t>)</w:t>
      </w:r>
      <w:r>
        <w:rPr>
          <w:rFonts w:ascii="Times" w:hAnsi="Times" w:cs="Arial"/>
          <w:color w:val="000000"/>
        </w:rPr>
        <w:t xml:space="preserve">. Sequence numbers as of </w:t>
      </w:r>
      <w:r w:rsidRPr="00451A12">
        <w:rPr>
          <w:rFonts w:ascii="Times" w:hAnsi="Times" w:cs="Arial"/>
          <w:color w:val="000000"/>
        </w:rPr>
        <w:t>July,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C/D = un-/ clustered. Genome data from Genbank.</w:t>
      </w:r>
    </w:p>
    <w:tbl>
      <w:tblPr>
        <w:tblStyle w:val="TableGrid"/>
        <w:tblW w:w="0" w:type="auto"/>
        <w:tblLook w:val="04A0" w:firstRow="1" w:lastRow="0" w:firstColumn="1" w:lastColumn="0" w:noHBand="0" w:noVBand="1"/>
      </w:tblPr>
      <w:tblGrid>
        <w:gridCol w:w="761"/>
        <w:gridCol w:w="1843"/>
        <w:gridCol w:w="1307"/>
        <w:gridCol w:w="1576"/>
        <w:gridCol w:w="809"/>
        <w:gridCol w:w="1181"/>
        <w:gridCol w:w="1379"/>
      </w:tblGrid>
      <w:tr w:rsidR="00314FF7" w:rsidRPr="00451A12" w14:paraId="5FBE21B2" w14:textId="77777777" w:rsidTr="00EC7EB7">
        <w:tc>
          <w:tcPr>
            <w:tcW w:w="784" w:type="dxa"/>
          </w:tcPr>
          <w:p w14:paraId="19A8CAB8" w14:textId="77777777" w:rsidR="00314FF7" w:rsidRPr="00A17EF3" w:rsidRDefault="00314FF7" w:rsidP="00EC7EB7">
            <w:pPr>
              <w:jc w:val="right"/>
            </w:pPr>
            <w:r>
              <w:t>Type</w:t>
            </w:r>
          </w:p>
        </w:tc>
        <w:tc>
          <w:tcPr>
            <w:tcW w:w="1843" w:type="dxa"/>
          </w:tcPr>
          <w:p w14:paraId="7B75AD69" w14:textId="77777777" w:rsidR="00314FF7" w:rsidRPr="00451A12" w:rsidRDefault="00314FF7" w:rsidP="00EC7EB7">
            <w:pPr>
              <w:rPr>
                <w:rFonts w:ascii="Times" w:hAnsi="Times" w:cs="Arial"/>
                <w:color w:val="000000"/>
              </w:rPr>
            </w:pPr>
            <w:r w:rsidRPr="00A17EF3">
              <w:t>Family name</w:t>
            </w:r>
          </w:p>
        </w:tc>
        <w:tc>
          <w:tcPr>
            <w:tcW w:w="1319" w:type="dxa"/>
          </w:tcPr>
          <w:p w14:paraId="6C8A9AAA" w14:textId="77777777" w:rsidR="00314FF7" w:rsidRPr="00451A12" w:rsidRDefault="00314FF7" w:rsidP="00EC7EB7">
            <w:pPr>
              <w:rPr>
                <w:rFonts w:ascii="Times" w:hAnsi="Times" w:cs="Arial"/>
                <w:color w:val="000000"/>
              </w:rPr>
            </w:pPr>
            <w:r>
              <w:t>S</w:t>
            </w:r>
            <w:r w:rsidRPr="00A17EF3">
              <w:t xml:space="preserve">equences </w:t>
            </w:r>
            <w:r>
              <w:t>(unclust.</w:t>
            </w:r>
            <w:r w:rsidRPr="00A17EF3">
              <w:t>)</w:t>
            </w:r>
          </w:p>
        </w:tc>
        <w:tc>
          <w:tcPr>
            <w:tcW w:w="1369" w:type="dxa"/>
          </w:tcPr>
          <w:p w14:paraId="1C5C5FF9" w14:textId="77777777" w:rsidR="00314FF7" w:rsidRPr="00451A12" w:rsidRDefault="00314FF7" w:rsidP="00EC7EB7">
            <w:pPr>
              <w:rPr>
                <w:rFonts w:ascii="Times" w:hAnsi="Times" w:cs="Arial"/>
                <w:color w:val="000000"/>
              </w:rPr>
            </w:pPr>
            <w:r>
              <w:t>Disease (examples)</w:t>
            </w:r>
          </w:p>
        </w:tc>
        <w:tc>
          <w:tcPr>
            <w:tcW w:w="858" w:type="dxa"/>
          </w:tcPr>
          <w:p w14:paraId="1EDAA2CF" w14:textId="77777777" w:rsidR="00314FF7" w:rsidRPr="00451A12" w:rsidRDefault="00314FF7" w:rsidP="00EC7EB7">
            <w:pPr>
              <w:rPr>
                <w:rFonts w:ascii="Times" w:hAnsi="Times" w:cs="Arial"/>
                <w:color w:val="000000"/>
              </w:rPr>
            </w:pPr>
            <w:r w:rsidRPr="00A17EF3">
              <w:t>C/D</w:t>
            </w:r>
          </w:p>
        </w:tc>
        <w:tc>
          <w:tcPr>
            <w:tcW w:w="1197" w:type="dxa"/>
          </w:tcPr>
          <w:p w14:paraId="44A4A063" w14:textId="77777777" w:rsidR="00314FF7" w:rsidRPr="00451A12" w:rsidRDefault="00314FF7" w:rsidP="00EC7EB7">
            <w:pPr>
              <w:rPr>
                <w:rFonts w:ascii="Times" w:hAnsi="Times" w:cs="Arial"/>
                <w:color w:val="000000"/>
              </w:rPr>
            </w:pPr>
            <w:r w:rsidRPr="00A17EF3">
              <w:t xml:space="preserve">Total complete genomes </w:t>
            </w:r>
          </w:p>
        </w:tc>
        <w:tc>
          <w:tcPr>
            <w:tcW w:w="1486" w:type="dxa"/>
          </w:tcPr>
          <w:p w14:paraId="7AA9D0D9" w14:textId="77777777" w:rsidR="00314FF7" w:rsidRPr="00451A12" w:rsidRDefault="00314FF7" w:rsidP="00EC7EB7">
            <w:pPr>
              <w:rPr>
                <w:rFonts w:ascii="Times" w:hAnsi="Times" w:cs="Arial"/>
                <w:color w:val="000000"/>
              </w:rPr>
            </w:pPr>
            <w:r>
              <w:t>C</w:t>
            </w:r>
            <w:r w:rsidRPr="00A17EF3">
              <w:t xml:space="preserve">omplete genomes (clustered </w:t>
            </w:r>
            <w:r>
              <w:t>)</w:t>
            </w:r>
          </w:p>
        </w:tc>
      </w:tr>
      <w:tr w:rsidR="00314FF7" w:rsidRPr="00451A12" w14:paraId="77515909" w14:textId="77777777" w:rsidTr="00EC7EB7">
        <w:tc>
          <w:tcPr>
            <w:tcW w:w="784" w:type="dxa"/>
          </w:tcPr>
          <w:p w14:paraId="1C1F961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2CD9D77" w14:textId="77777777" w:rsidR="00314FF7" w:rsidRPr="00451A12" w:rsidRDefault="00314FF7" w:rsidP="00EC7EB7">
            <w:pPr>
              <w:rPr>
                <w:rFonts w:ascii="Times" w:hAnsi="Times" w:cs="Arial"/>
                <w:color w:val="000000"/>
              </w:rPr>
            </w:pPr>
            <w:r w:rsidRPr="00451A12">
              <w:rPr>
                <w:rFonts w:ascii="Times" w:hAnsi="Times" w:cs="Arial"/>
                <w:color w:val="000000"/>
              </w:rPr>
              <w:t>reoviridae</w:t>
            </w:r>
          </w:p>
        </w:tc>
        <w:tc>
          <w:tcPr>
            <w:tcW w:w="1319" w:type="dxa"/>
          </w:tcPr>
          <w:p w14:paraId="251E9F0C" w14:textId="77777777" w:rsidR="00314FF7" w:rsidRPr="00451A12" w:rsidRDefault="00314FF7" w:rsidP="00EC7EB7">
            <w:pPr>
              <w:rPr>
                <w:rFonts w:ascii="Times" w:hAnsi="Times" w:cs="Arial"/>
                <w:color w:val="000000"/>
              </w:rPr>
            </w:pPr>
            <w:r w:rsidRPr="00451A12">
              <w:rPr>
                <w:rFonts w:ascii="Times" w:hAnsi="Times" w:cs="Arial"/>
                <w:color w:val="000000"/>
              </w:rPr>
              <w:t>65870</w:t>
            </w:r>
          </w:p>
        </w:tc>
        <w:tc>
          <w:tcPr>
            <w:tcW w:w="1369" w:type="dxa"/>
          </w:tcPr>
          <w:p w14:paraId="22C84769" w14:textId="77777777" w:rsidR="00314FF7" w:rsidRPr="00451A12" w:rsidRDefault="00314FF7" w:rsidP="00EC7EB7">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78684C86" w14:textId="77777777" w:rsidR="00314FF7" w:rsidRPr="00451A12" w:rsidRDefault="00314FF7" w:rsidP="00EC7EB7">
            <w:pPr>
              <w:rPr>
                <w:rFonts w:ascii="Times" w:hAnsi="Times" w:cs="Arial"/>
                <w:color w:val="000000"/>
              </w:rPr>
            </w:pPr>
            <w:r w:rsidRPr="00451A12">
              <w:rPr>
                <w:rFonts w:ascii="Times" w:hAnsi="Times" w:cs="Arial"/>
                <w:color w:val="000000"/>
              </w:rPr>
              <w:t>5.78</w:t>
            </w:r>
          </w:p>
        </w:tc>
        <w:tc>
          <w:tcPr>
            <w:tcW w:w="1197" w:type="dxa"/>
          </w:tcPr>
          <w:p w14:paraId="544CB886" w14:textId="77777777" w:rsidR="00314FF7" w:rsidRPr="00451A12" w:rsidRDefault="00314FF7" w:rsidP="00EC7EB7">
            <w:pPr>
              <w:rPr>
                <w:rFonts w:ascii="Times" w:hAnsi="Times" w:cs="Arial"/>
                <w:color w:val="000000"/>
              </w:rPr>
            </w:pPr>
            <w:r w:rsidRPr="00451A12">
              <w:rPr>
                <w:rFonts w:ascii="Times" w:hAnsi="Times" w:cs="Arial"/>
                <w:color w:val="000000"/>
              </w:rPr>
              <w:t>31945</w:t>
            </w:r>
          </w:p>
        </w:tc>
        <w:tc>
          <w:tcPr>
            <w:tcW w:w="1486" w:type="dxa"/>
          </w:tcPr>
          <w:p w14:paraId="1E4FD2A9" w14:textId="77777777" w:rsidR="00314FF7" w:rsidRPr="00451A12" w:rsidRDefault="00314FF7" w:rsidP="00EC7EB7">
            <w:pPr>
              <w:rPr>
                <w:rFonts w:ascii="Times" w:hAnsi="Times" w:cs="Arial"/>
                <w:color w:val="000000"/>
              </w:rPr>
            </w:pPr>
            <w:r w:rsidRPr="00451A12">
              <w:rPr>
                <w:rFonts w:ascii="Times" w:hAnsi="Times" w:cs="Arial"/>
                <w:color w:val="000000"/>
              </w:rPr>
              <w:t>5803</w:t>
            </w:r>
          </w:p>
        </w:tc>
      </w:tr>
      <w:tr w:rsidR="00314FF7" w:rsidRPr="00451A12" w14:paraId="0D9740AA" w14:textId="77777777" w:rsidTr="00EC7EB7">
        <w:tc>
          <w:tcPr>
            <w:tcW w:w="784" w:type="dxa"/>
          </w:tcPr>
          <w:p w14:paraId="06D19E97"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2BDC51F" w14:textId="77777777" w:rsidR="00314FF7" w:rsidRPr="00451A12" w:rsidRDefault="00314FF7" w:rsidP="00EC7EB7">
            <w:pPr>
              <w:rPr>
                <w:rFonts w:ascii="Times" w:hAnsi="Times" w:cs="Arial"/>
                <w:color w:val="000000"/>
              </w:rPr>
            </w:pPr>
            <w:r w:rsidRPr="00451A12">
              <w:rPr>
                <w:rFonts w:ascii="Times" w:hAnsi="Times" w:cs="Arial"/>
                <w:color w:val="000000"/>
              </w:rPr>
              <w:t>flaviviridae</w:t>
            </w:r>
          </w:p>
        </w:tc>
        <w:tc>
          <w:tcPr>
            <w:tcW w:w="1319" w:type="dxa"/>
          </w:tcPr>
          <w:p w14:paraId="35400DEE" w14:textId="77777777" w:rsidR="00314FF7" w:rsidRPr="00451A12" w:rsidRDefault="00314FF7" w:rsidP="00EC7EB7">
            <w:pPr>
              <w:rPr>
                <w:rFonts w:ascii="Times" w:hAnsi="Times" w:cs="Arial"/>
                <w:color w:val="000000"/>
              </w:rPr>
            </w:pPr>
            <w:r w:rsidRPr="00451A12">
              <w:rPr>
                <w:rFonts w:ascii="Times" w:hAnsi="Times" w:cs="Arial"/>
                <w:color w:val="000000"/>
              </w:rPr>
              <w:t>225112</w:t>
            </w:r>
          </w:p>
        </w:tc>
        <w:tc>
          <w:tcPr>
            <w:tcW w:w="1369" w:type="dxa"/>
          </w:tcPr>
          <w:p w14:paraId="75632ADD" w14:textId="77777777" w:rsidR="00314FF7" w:rsidRPr="00451A12" w:rsidRDefault="00314FF7" w:rsidP="00EC7EB7">
            <w:pPr>
              <w:rPr>
                <w:rFonts w:ascii="Times" w:hAnsi="Times" w:cs="Arial"/>
                <w:color w:val="000000"/>
              </w:rPr>
            </w:pPr>
            <w:r>
              <w:rPr>
                <w:rFonts w:ascii="Times" w:hAnsi="Times" w:cs="Arial"/>
                <w:color w:val="000000"/>
              </w:rPr>
              <w:t xml:space="preserve">Zika </w:t>
            </w:r>
          </w:p>
        </w:tc>
        <w:tc>
          <w:tcPr>
            <w:tcW w:w="858" w:type="dxa"/>
          </w:tcPr>
          <w:p w14:paraId="78706475" w14:textId="77777777" w:rsidR="00314FF7" w:rsidRPr="00451A12" w:rsidRDefault="00314FF7" w:rsidP="00EC7EB7">
            <w:pPr>
              <w:rPr>
                <w:rFonts w:ascii="Times" w:hAnsi="Times" w:cs="Arial"/>
                <w:color w:val="000000"/>
              </w:rPr>
            </w:pPr>
            <w:r w:rsidRPr="00451A12">
              <w:rPr>
                <w:rFonts w:ascii="Times" w:hAnsi="Times" w:cs="Arial"/>
                <w:color w:val="000000"/>
              </w:rPr>
              <w:t>3.20</w:t>
            </w:r>
          </w:p>
        </w:tc>
        <w:tc>
          <w:tcPr>
            <w:tcW w:w="1197" w:type="dxa"/>
          </w:tcPr>
          <w:p w14:paraId="0ACAC63B" w14:textId="77777777" w:rsidR="00314FF7" w:rsidRPr="00451A12" w:rsidRDefault="00314FF7" w:rsidP="00EC7EB7">
            <w:pPr>
              <w:rPr>
                <w:rFonts w:ascii="Times" w:hAnsi="Times" w:cs="Arial"/>
                <w:color w:val="000000"/>
              </w:rPr>
            </w:pPr>
            <w:r w:rsidRPr="00451A12">
              <w:rPr>
                <w:rFonts w:ascii="Times" w:hAnsi="Times" w:cs="Arial"/>
                <w:color w:val="000000"/>
              </w:rPr>
              <w:t>7837</w:t>
            </w:r>
          </w:p>
        </w:tc>
        <w:tc>
          <w:tcPr>
            <w:tcW w:w="1486" w:type="dxa"/>
          </w:tcPr>
          <w:p w14:paraId="2023844D" w14:textId="77777777" w:rsidR="00314FF7" w:rsidRPr="00451A12" w:rsidRDefault="00314FF7" w:rsidP="00EC7EB7">
            <w:pPr>
              <w:rPr>
                <w:rFonts w:ascii="Times" w:hAnsi="Times" w:cs="Arial"/>
                <w:color w:val="000000"/>
              </w:rPr>
            </w:pPr>
            <w:r w:rsidRPr="00451A12">
              <w:rPr>
                <w:rFonts w:ascii="Times" w:hAnsi="Times" w:cs="Arial"/>
                <w:color w:val="000000"/>
              </w:rPr>
              <w:t>2019</w:t>
            </w:r>
          </w:p>
        </w:tc>
      </w:tr>
      <w:tr w:rsidR="00314FF7" w:rsidRPr="00451A12" w14:paraId="705E2900" w14:textId="77777777" w:rsidTr="00EC7EB7">
        <w:tc>
          <w:tcPr>
            <w:tcW w:w="784" w:type="dxa"/>
          </w:tcPr>
          <w:p w14:paraId="7E986031"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36AF3EF9" w14:textId="77777777" w:rsidR="00314FF7" w:rsidRPr="00451A12" w:rsidRDefault="00314FF7" w:rsidP="00EC7EB7">
            <w:pPr>
              <w:rPr>
                <w:rFonts w:ascii="Times" w:hAnsi="Times" w:cs="Arial"/>
                <w:color w:val="000000"/>
              </w:rPr>
            </w:pPr>
            <w:r w:rsidRPr="00451A12">
              <w:rPr>
                <w:rFonts w:ascii="Times" w:hAnsi="Times" w:cs="Arial"/>
                <w:color w:val="000000"/>
              </w:rPr>
              <w:t>hepadnaviridae</w:t>
            </w:r>
          </w:p>
        </w:tc>
        <w:tc>
          <w:tcPr>
            <w:tcW w:w="1319" w:type="dxa"/>
          </w:tcPr>
          <w:p w14:paraId="7C0FA401" w14:textId="77777777" w:rsidR="00314FF7" w:rsidRPr="00451A12" w:rsidRDefault="00314FF7" w:rsidP="00EC7EB7">
            <w:pPr>
              <w:rPr>
                <w:rFonts w:ascii="Times" w:hAnsi="Times" w:cs="Arial"/>
                <w:color w:val="000000"/>
              </w:rPr>
            </w:pPr>
            <w:r w:rsidRPr="00451A12">
              <w:rPr>
                <w:rFonts w:ascii="Times" w:hAnsi="Times" w:cs="Arial"/>
                <w:color w:val="000000"/>
              </w:rPr>
              <w:t>78558</w:t>
            </w:r>
          </w:p>
        </w:tc>
        <w:tc>
          <w:tcPr>
            <w:tcW w:w="1369" w:type="dxa"/>
          </w:tcPr>
          <w:p w14:paraId="7F13BA7D" w14:textId="77777777" w:rsidR="00314FF7" w:rsidRPr="00451A12" w:rsidRDefault="00314FF7" w:rsidP="00EC7EB7">
            <w:pPr>
              <w:rPr>
                <w:rFonts w:ascii="Times" w:hAnsi="Times" w:cs="Arial"/>
                <w:color w:val="000000"/>
              </w:rPr>
            </w:pPr>
            <w:r>
              <w:rPr>
                <w:rFonts w:ascii="Times" w:hAnsi="Times" w:cs="Arial"/>
                <w:color w:val="000000"/>
              </w:rPr>
              <w:t>hepatitis</w:t>
            </w:r>
          </w:p>
        </w:tc>
        <w:tc>
          <w:tcPr>
            <w:tcW w:w="858" w:type="dxa"/>
          </w:tcPr>
          <w:p w14:paraId="32E63EA1" w14:textId="77777777" w:rsidR="00314FF7" w:rsidRPr="00451A12" w:rsidRDefault="00314FF7" w:rsidP="00EC7EB7">
            <w:pPr>
              <w:rPr>
                <w:rFonts w:ascii="Times" w:hAnsi="Times" w:cs="Arial"/>
                <w:color w:val="000000"/>
              </w:rPr>
            </w:pPr>
            <w:r w:rsidRPr="00451A12">
              <w:rPr>
                <w:rFonts w:ascii="Times" w:hAnsi="Times" w:cs="Arial"/>
                <w:color w:val="000000"/>
              </w:rPr>
              <w:t>8.16</w:t>
            </w:r>
          </w:p>
        </w:tc>
        <w:tc>
          <w:tcPr>
            <w:tcW w:w="1197" w:type="dxa"/>
          </w:tcPr>
          <w:p w14:paraId="45FD6BA6" w14:textId="77777777" w:rsidR="00314FF7" w:rsidRPr="00451A12" w:rsidRDefault="00314FF7" w:rsidP="00EC7EB7">
            <w:pPr>
              <w:rPr>
                <w:rFonts w:ascii="Times" w:hAnsi="Times" w:cs="Arial"/>
                <w:color w:val="000000"/>
              </w:rPr>
            </w:pPr>
            <w:r w:rsidRPr="00451A12">
              <w:rPr>
                <w:rFonts w:ascii="Times" w:hAnsi="Times" w:cs="Arial"/>
                <w:color w:val="000000"/>
              </w:rPr>
              <w:t>7248</w:t>
            </w:r>
          </w:p>
        </w:tc>
        <w:tc>
          <w:tcPr>
            <w:tcW w:w="1486" w:type="dxa"/>
          </w:tcPr>
          <w:p w14:paraId="26178BE2" w14:textId="77777777" w:rsidR="00314FF7" w:rsidRPr="00451A12" w:rsidRDefault="00314FF7" w:rsidP="00EC7EB7">
            <w:pPr>
              <w:rPr>
                <w:rFonts w:ascii="Times" w:hAnsi="Times" w:cs="Arial"/>
                <w:color w:val="000000"/>
              </w:rPr>
            </w:pPr>
            <w:r w:rsidRPr="00451A12">
              <w:rPr>
                <w:rFonts w:ascii="Times" w:hAnsi="Times" w:cs="Arial"/>
                <w:color w:val="000000"/>
              </w:rPr>
              <w:t>1946</w:t>
            </w:r>
          </w:p>
        </w:tc>
      </w:tr>
      <w:tr w:rsidR="00314FF7" w:rsidRPr="00451A12" w14:paraId="2CF0B399" w14:textId="77777777" w:rsidTr="00EC7EB7">
        <w:tc>
          <w:tcPr>
            <w:tcW w:w="784" w:type="dxa"/>
          </w:tcPr>
          <w:p w14:paraId="6757E546"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3203AD6F" w14:textId="77777777" w:rsidR="00314FF7" w:rsidRPr="00451A12" w:rsidRDefault="00314FF7" w:rsidP="00EC7EB7">
            <w:pPr>
              <w:rPr>
                <w:rFonts w:ascii="Times" w:hAnsi="Times" w:cs="Arial"/>
                <w:color w:val="000000"/>
              </w:rPr>
            </w:pPr>
            <w:r w:rsidRPr="00451A12">
              <w:rPr>
                <w:rFonts w:ascii="Times" w:hAnsi="Times" w:cs="Arial"/>
                <w:color w:val="000000"/>
              </w:rPr>
              <w:t>geminiviridae</w:t>
            </w:r>
          </w:p>
        </w:tc>
        <w:tc>
          <w:tcPr>
            <w:tcW w:w="1319" w:type="dxa"/>
          </w:tcPr>
          <w:p w14:paraId="52215098" w14:textId="77777777" w:rsidR="00314FF7" w:rsidRPr="00451A12" w:rsidRDefault="00314FF7" w:rsidP="00EC7EB7">
            <w:pPr>
              <w:rPr>
                <w:rFonts w:ascii="Times" w:hAnsi="Times" w:cs="Arial"/>
                <w:color w:val="000000"/>
              </w:rPr>
            </w:pPr>
            <w:r w:rsidRPr="00451A12">
              <w:rPr>
                <w:rFonts w:ascii="Times" w:hAnsi="Times" w:cs="Arial"/>
                <w:color w:val="000000"/>
              </w:rPr>
              <w:t>13158</w:t>
            </w:r>
          </w:p>
        </w:tc>
        <w:tc>
          <w:tcPr>
            <w:tcW w:w="1369" w:type="dxa"/>
          </w:tcPr>
          <w:p w14:paraId="631DA5D1"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036F3186" w14:textId="77777777" w:rsidR="00314FF7" w:rsidRPr="00451A12" w:rsidRDefault="00314FF7" w:rsidP="00EC7EB7">
            <w:pPr>
              <w:rPr>
                <w:rFonts w:ascii="Times" w:hAnsi="Times" w:cs="Arial"/>
                <w:color w:val="000000"/>
              </w:rPr>
            </w:pPr>
            <w:r w:rsidRPr="00451A12">
              <w:rPr>
                <w:rFonts w:ascii="Times" w:hAnsi="Times" w:cs="Arial"/>
                <w:color w:val="000000"/>
              </w:rPr>
              <w:t>3.02</w:t>
            </w:r>
          </w:p>
        </w:tc>
        <w:tc>
          <w:tcPr>
            <w:tcW w:w="1197" w:type="dxa"/>
          </w:tcPr>
          <w:p w14:paraId="5BCB990D" w14:textId="77777777" w:rsidR="00314FF7" w:rsidRPr="00451A12" w:rsidRDefault="00314FF7" w:rsidP="00EC7EB7">
            <w:pPr>
              <w:rPr>
                <w:rFonts w:ascii="Times" w:hAnsi="Times" w:cs="Arial"/>
                <w:color w:val="000000"/>
              </w:rPr>
            </w:pPr>
            <w:r w:rsidRPr="00451A12">
              <w:rPr>
                <w:rFonts w:ascii="Times" w:hAnsi="Times" w:cs="Arial"/>
                <w:color w:val="000000"/>
              </w:rPr>
              <w:t>6421</w:t>
            </w:r>
          </w:p>
        </w:tc>
        <w:tc>
          <w:tcPr>
            <w:tcW w:w="1486" w:type="dxa"/>
          </w:tcPr>
          <w:p w14:paraId="2CBB6A7B" w14:textId="77777777" w:rsidR="00314FF7" w:rsidRPr="00451A12" w:rsidRDefault="00314FF7" w:rsidP="00EC7EB7">
            <w:pPr>
              <w:rPr>
                <w:rFonts w:ascii="Times" w:hAnsi="Times" w:cs="Arial"/>
                <w:color w:val="000000"/>
              </w:rPr>
            </w:pPr>
            <w:r w:rsidRPr="00451A12">
              <w:rPr>
                <w:rFonts w:ascii="Times" w:hAnsi="Times" w:cs="Arial"/>
                <w:color w:val="000000"/>
              </w:rPr>
              <w:t>2316</w:t>
            </w:r>
          </w:p>
        </w:tc>
      </w:tr>
      <w:tr w:rsidR="00314FF7" w:rsidRPr="00451A12" w14:paraId="5FE9646E" w14:textId="77777777" w:rsidTr="00EC7EB7">
        <w:tc>
          <w:tcPr>
            <w:tcW w:w="784" w:type="dxa"/>
          </w:tcPr>
          <w:p w14:paraId="2926AFED"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C37EB8B" w14:textId="77777777" w:rsidR="00314FF7" w:rsidRPr="00451A12" w:rsidRDefault="00314FF7" w:rsidP="00EC7EB7">
            <w:pPr>
              <w:rPr>
                <w:rFonts w:ascii="Times" w:hAnsi="Times" w:cs="Arial"/>
                <w:color w:val="000000"/>
              </w:rPr>
            </w:pPr>
            <w:r w:rsidRPr="00451A12">
              <w:rPr>
                <w:rFonts w:ascii="Times" w:hAnsi="Times" w:cs="Arial"/>
                <w:color w:val="000000"/>
              </w:rPr>
              <w:t>picornaviridae</w:t>
            </w:r>
          </w:p>
        </w:tc>
        <w:tc>
          <w:tcPr>
            <w:tcW w:w="1319" w:type="dxa"/>
          </w:tcPr>
          <w:p w14:paraId="1854022C" w14:textId="77777777" w:rsidR="00314FF7" w:rsidRPr="00451A12" w:rsidRDefault="00314FF7" w:rsidP="00EC7EB7">
            <w:pPr>
              <w:rPr>
                <w:rFonts w:ascii="Times" w:hAnsi="Times" w:cs="Arial"/>
                <w:color w:val="000000"/>
              </w:rPr>
            </w:pPr>
            <w:r w:rsidRPr="00451A12">
              <w:rPr>
                <w:rFonts w:ascii="Times" w:hAnsi="Times" w:cs="Arial"/>
                <w:color w:val="000000"/>
              </w:rPr>
              <w:t>85636</w:t>
            </w:r>
          </w:p>
        </w:tc>
        <w:tc>
          <w:tcPr>
            <w:tcW w:w="1369" w:type="dxa"/>
          </w:tcPr>
          <w:p w14:paraId="69E4212E" w14:textId="77777777" w:rsidR="00314FF7" w:rsidRPr="00451A12" w:rsidRDefault="00314FF7" w:rsidP="00EC7EB7">
            <w:pPr>
              <w:rPr>
                <w:rFonts w:ascii="Times" w:hAnsi="Times" w:cs="Arial"/>
                <w:color w:val="000000"/>
              </w:rPr>
            </w:pPr>
            <w:r>
              <w:rPr>
                <w:rFonts w:ascii="Times" w:hAnsi="Times" w:cs="Arial"/>
                <w:color w:val="000000"/>
              </w:rPr>
              <w:t>Cold etc</w:t>
            </w:r>
          </w:p>
        </w:tc>
        <w:tc>
          <w:tcPr>
            <w:tcW w:w="858" w:type="dxa"/>
          </w:tcPr>
          <w:p w14:paraId="6FD9E1B0" w14:textId="77777777" w:rsidR="00314FF7" w:rsidRPr="00451A12" w:rsidRDefault="00314FF7" w:rsidP="00EC7EB7">
            <w:pPr>
              <w:rPr>
                <w:rFonts w:ascii="Times" w:hAnsi="Times" w:cs="Arial"/>
                <w:color w:val="000000"/>
              </w:rPr>
            </w:pPr>
            <w:r w:rsidRPr="00451A12">
              <w:rPr>
                <w:rFonts w:ascii="Times" w:hAnsi="Times" w:cs="Arial"/>
                <w:color w:val="000000"/>
              </w:rPr>
              <w:t>3.60</w:t>
            </w:r>
          </w:p>
        </w:tc>
        <w:tc>
          <w:tcPr>
            <w:tcW w:w="1197" w:type="dxa"/>
          </w:tcPr>
          <w:p w14:paraId="14B40012" w14:textId="77777777" w:rsidR="00314FF7" w:rsidRPr="00451A12" w:rsidRDefault="00314FF7" w:rsidP="00EC7EB7">
            <w:pPr>
              <w:rPr>
                <w:rFonts w:ascii="Times" w:hAnsi="Times" w:cs="Arial"/>
                <w:color w:val="000000"/>
              </w:rPr>
            </w:pPr>
            <w:r w:rsidRPr="00451A12">
              <w:rPr>
                <w:rFonts w:ascii="Times" w:hAnsi="Times" w:cs="Arial"/>
                <w:color w:val="000000"/>
              </w:rPr>
              <w:t>3447</w:t>
            </w:r>
          </w:p>
        </w:tc>
        <w:tc>
          <w:tcPr>
            <w:tcW w:w="1486" w:type="dxa"/>
          </w:tcPr>
          <w:p w14:paraId="58737201" w14:textId="77777777" w:rsidR="00314FF7" w:rsidRPr="00451A12" w:rsidRDefault="00314FF7" w:rsidP="00EC7EB7">
            <w:pPr>
              <w:rPr>
                <w:rFonts w:ascii="Times" w:hAnsi="Times" w:cs="Arial"/>
                <w:color w:val="000000"/>
              </w:rPr>
            </w:pPr>
            <w:r w:rsidRPr="00451A12">
              <w:rPr>
                <w:rFonts w:ascii="Times" w:hAnsi="Times" w:cs="Arial"/>
                <w:color w:val="000000"/>
              </w:rPr>
              <w:t>1500</w:t>
            </w:r>
          </w:p>
        </w:tc>
      </w:tr>
      <w:tr w:rsidR="00314FF7" w:rsidRPr="00451A12" w14:paraId="159550B3" w14:textId="77777777" w:rsidTr="00EC7EB7">
        <w:tc>
          <w:tcPr>
            <w:tcW w:w="784" w:type="dxa"/>
          </w:tcPr>
          <w:p w14:paraId="17BEC88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D1F7A20" w14:textId="77777777" w:rsidR="00314FF7" w:rsidRPr="00451A12" w:rsidRDefault="00314FF7" w:rsidP="00EC7EB7">
            <w:pPr>
              <w:rPr>
                <w:rFonts w:ascii="Times" w:hAnsi="Times" w:cs="Arial"/>
                <w:color w:val="000000"/>
              </w:rPr>
            </w:pPr>
            <w:r w:rsidRPr="00451A12">
              <w:rPr>
                <w:rFonts w:ascii="Times" w:hAnsi="Times" w:cs="Arial"/>
                <w:color w:val="000000"/>
              </w:rPr>
              <w:t>retroviridae</w:t>
            </w:r>
          </w:p>
        </w:tc>
        <w:tc>
          <w:tcPr>
            <w:tcW w:w="1319" w:type="dxa"/>
          </w:tcPr>
          <w:p w14:paraId="0B9CCF02" w14:textId="77777777" w:rsidR="00314FF7" w:rsidRPr="00451A12" w:rsidRDefault="00314FF7" w:rsidP="00EC7EB7">
            <w:pPr>
              <w:rPr>
                <w:rFonts w:ascii="Times" w:hAnsi="Times" w:cs="Arial"/>
                <w:color w:val="000000"/>
              </w:rPr>
            </w:pPr>
            <w:r w:rsidRPr="00451A12">
              <w:rPr>
                <w:rFonts w:ascii="Times" w:hAnsi="Times" w:cs="Arial"/>
                <w:color w:val="000000"/>
              </w:rPr>
              <w:t>716088</w:t>
            </w:r>
          </w:p>
        </w:tc>
        <w:tc>
          <w:tcPr>
            <w:tcW w:w="1369" w:type="dxa"/>
          </w:tcPr>
          <w:p w14:paraId="19BE27BE" w14:textId="77777777" w:rsidR="00314FF7" w:rsidRPr="00451A12" w:rsidRDefault="00314FF7" w:rsidP="00EC7EB7">
            <w:pPr>
              <w:rPr>
                <w:rFonts w:ascii="Times" w:hAnsi="Times" w:cs="Arial"/>
                <w:color w:val="000000"/>
              </w:rPr>
            </w:pPr>
            <w:r>
              <w:rPr>
                <w:rFonts w:ascii="Times" w:hAnsi="Times" w:cs="Arial"/>
                <w:color w:val="000000"/>
              </w:rPr>
              <w:t>AIDS etc</w:t>
            </w:r>
          </w:p>
        </w:tc>
        <w:tc>
          <w:tcPr>
            <w:tcW w:w="858" w:type="dxa"/>
          </w:tcPr>
          <w:p w14:paraId="2F07575A" w14:textId="77777777" w:rsidR="00314FF7" w:rsidRPr="00451A12" w:rsidRDefault="00314FF7" w:rsidP="00EC7EB7">
            <w:pPr>
              <w:rPr>
                <w:rFonts w:ascii="Times" w:hAnsi="Times" w:cs="Arial"/>
                <w:color w:val="000000"/>
              </w:rPr>
            </w:pPr>
            <w:r w:rsidRPr="00451A12">
              <w:rPr>
                <w:rFonts w:ascii="Times" w:hAnsi="Times" w:cs="Arial"/>
                <w:color w:val="000000"/>
              </w:rPr>
              <w:t>2.21</w:t>
            </w:r>
          </w:p>
        </w:tc>
        <w:tc>
          <w:tcPr>
            <w:tcW w:w="1197" w:type="dxa"/>
          </w:tcPr>
          <w:p w14:paraId="47AEDB6E" w14:textId="77777777" w:rsidR="00314FF7" w:rsidRPr="00451A12" w:rsidRDefault="00314FF7" w:rsidP="00EC7EB7">
            <w:pPr>
              <w:rPr>
                <w:rFonts w:ascii="Times" w:hAnsi="Times" w:cs="Arial"/>
                <w:color w:val="000000"/>
              </w:rPr>
            </w:pPr>
            <w:r w:rsidRPr="00451A12">
              <w:rPr>
                <w:rFonts w:ascii="Times" w:hAnsi="Times" w:cs="Arial"/>
                <w:color w:val="000000"/>
              </w:rPr>
              <w:t>2890</w:t>
            </w:r>
          </w:p>
        </w:tc>
        <w:tc>
          <w:tcPr>
            <w:tcW w:w="1486" w:type="dxa"/>
          </w:tcPr>
          <w:p w14:paraId="1A24EC98" w14:textId="77777777" w:rsidR="00314FF7" w:rsidRPr="00451A12" w:rsidRDefault="00314FF7" w:rsidP="00EC7EB7">
            <w:pPr>
              <w:rPr>
                <w:rFonts w:ascii="Times" w:hAnsi="Times" w:cs="Arial"/>
                <w:color w:val="000000"/>
              </w:rPr>
            </w:pPr>
            <w:r w:rsidRPr="00451A12">
              <w:rPr>
                <w:rFonts w:ascii="Times" w:hAnsi="Times" w:cs="Arial"/>
                <w:color w:val="000000"/>
              </w:rPr>
              <w:t>2103</w:t>
            </w:r>
          </w:p>
        </w:tc>
      </w:tr>
      <w:tr w:rsidR="00314FF7" w:rsidRPr="00451A12" w14:paraId="7ED5D636" w14:textId="77777777" w:rsidTr="00EC7EB7">
        <w:tc>
          <w:tcPr>
            <w:tcW w:w="784" w:type="dxa"/>
          </w:tcPr>
          <w:p w14:paraId="1C458F76" w14:textId="77777777" w:rsidR="00314FF7" w:rsidRPr="00451A12" w:rsidRDefault="00314FF7" w:rsidP="00EC7EB7">
            <w:pPr>
              <w:rPr>
                <w:rFonts w:ascii="Times" w:hAnsi="Times" w:cs="Arial"/>
                <w:color w:val="000000"/>
              </w:rPr>
            </w:pPr>
            <w:r>
              <w:rPr>
                <w:rFonts w:ascii="Times" w:hAnsi="Times" w:cs="Arial"/>
                <w:color w:val="000000"/>
              </w:rPr>
              <w:t>anim</w:t>
            </w:r>
          </w:p>
        </w:tc>
        <w:tc>
          <w:tcPr>
            <w:tcW w:w="1843" w:type="dxa"/>
          </w:tcPr>
          <w:p w14:paraId="339D70B1" w14:textId="77777777" w:rsidR="00314FF7" w:rsidRPr="00451A12" w:rsidRDefault="00314FF7" w:rsidP="00EC7EB7">
            <w:pPr>
              <w:rPr>
                <w:rFonts w:ascii="Times" w:hAnsi="Times" w:cs="Arial"/>
                <w:color w:val="000000"/>
              </w:rPr>
            </w:pPr>
            <w:r w:rsidRPr="00451A12">
              <w:rPr>
                <w:rFonts w:ascii="Times" w:hAnsi="Times" w:cs="Arial"/>
                <w:color w:val="000000"/>
              </w:rPr>
              <w:t>circoviridae</w:t>
            </w:r>
          </w:p>
        </w:tc>
        <w:tc>
          <w:tcPr>
            <w:tcW w:w="1319" w:type="dxa"/>
          </w:tcPr>
          <w:p w14:paraId="39F91370" w14:textId="77777777" w:rsidR="00314FF7" w:rsidRPr="00451A12" w:rsidRDefault="00314FF7" w:rsidP="00EC7EB7">
            <w:pPr>
              <w:rPr>
                <w:rFonts w:ascii="Times" w:hAnsi="Times" w:cs="Arial"/>
                <w:color w:val="000000"/>
              </w:rPr>
            </w:pPr>
            <w:r w:rsidRPr="00451A12">
              <w:rPr>
                <w:rFonts w:ascii="Times" w:hAnsi="Times" w:cs="Arial"/>
                <w:color w:val="000000"/>
              </w:rPr>
              <w:t>7838</w:t>
            </w:r>
          </w:p>
        </w:tc>
        <w:tc>
          <w:tcPr>
            <w:tcW w:w="1369" w:type="dxa"/>
          </w:tcPr>
          <w:p w14:paraId="236B8110"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6E430053" w14:textId="77777777" w:rsidR="00314FF7" w:rsidRPr="00451A12" w:rsidRDefault="00314FF7" w:rsidP="00EC7EB7">
            <w:pPr>
              <w:rPr>
                <w:rFonts w:ascii="Times" w:hAnsi="Times" w:cs="Arial"/>
                <w:color w:val="000000"/>
              </w:rPr>
            </w:pPr>
            <w:r w:rsidRPr="00451A12">
              <w:rPr>
                <w:rFonts w:ascii="Times" w:hAnsi="Times" w:cs="Arial"/>
                <w:color w:val="000000"/>
              </w:rPr>
              <w:t>6.92</w:t>
            </w:r>
          </w:p>
        </w:tc>
        <w:tc>
          <w:tcPr>
            <w:tcW w:w="1197" w:type="dxa"/>
          </w:tcPr>
          <w:p w14:paraId="1B70753A" w14:textId="77777777" w:rsidR="00314FF7" w:rsidRPr="00451A12" w:rsidRDefault="00314FF7" w:rsidP="00EC7EB7">
            <w:pPr>
              <w:rPr>
                <w:rFonts w:ascii="Times" w:hAnsi="Times" w:cs="Arial"/>
                <w:color w:val="000000"/>
              </w:rPr>
            </w:pPr>
            <w:r w:rsidRPr="00451A12">
              <w:rPr>
                <w:rFonts w:ascii="Times" w:hAnsi="Times" w:cs="Arial"/>
                <w:color w:val="000000"/>
              </w:rPr>
              <w:t>2706</w:t>
            </w:r>
          </w:p>
        </w:tc>
        <w:tc>
          <w:tcPr>
            <w:tcW w:w="1486" w:type="dxa"/>
          </w:tcPr>
          <w:p w14:paraId="444DFC53" w14:textId="77777777" w:rsidR="00314FF7" w:rsidRPr="00451A12" w:rsidRDefault="00314FF7" w:rsidP="00EC7EB7">
            <w:pPr>
              <w:rPr>
                <w:rFonts w:ascii="Times" w:hAnsi="Times" w:cs="Arial"/>
                <w:color w:val="000000"/>
              </w:rPr>
            </w:pPr>
            <w:r w:rsidRPr="00451A12">
              <w:rPr>
                <w:rFonts w:ascii="Times" w:hAnsi="Times" w:cs="Arial"/>
                <w:color w:val="000000"/>
              </w:rPr>
              <w:t>542</w:t>
            </w:r>
          </w:p>
        </w:tc>
      </w:tr>
      <w:tr w:rsidR="00314FF7" w:rsidRPr="00451A12" w14:paraId="52F45D9F" w14:textId="77777777" w:rsidTr="00EC7EB7">
        <w:trPr>
          <w:trHeight w:val="242"/>
        </w:trPr>
        <w:tc>
          <w:tcPr>
            <w:tcW w:w="784" w:type="dxa"/>
          </w:tcPr>
          <w:p w14:paraId="6C87E28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40B550D" w14:textId="77777777" w:rsidR="00314FF7" w:rsidRPr="00451A12" w:rsidRDefault="00314FF7" w:rsidP="00EC7EB7">
            <w:pPr>
              <w:rPr>
                <w:rFonts w:ascii="Times" w:hAnsi="Times" w:cs="Arial"/>
                <w:color w:val="000000"/>
              </w:rPr>
            </w:pPr>
            <w:r w:rsidRPr="00451A12">
              <w:rPr>
                <w:rFonts w:ascii="Times" w:hAnsi="Times" w:cs="Arial"/>
                <w:color w:val="000000"/>
              </w:rPr>
              <w:t>phenuiviridae</w:t>
            </w:r>
          </w:p>
        </w:tc>
        <w:tc>
          <w:tcPr>
            <w:tcW w:w="1319" w:type="dxa"/>
          </w:tcPr>
          <w:p w14:paraId="31CAAA1E" w14:textId="77777777" w:rsidR="00314FF7" w:rsidRPr="00451A12" w:rsidRDefault="00314FF7" w:rsidP="00EC7EB7">
            <w:pPr>
              <w:rPr>
                <w:rFonts w:ascii="Times" w:hAnsi="Times" w:cs="Arial"/>
                <w:color w:val="000000"/>
              </w:rPr>
            </w:pPr>
            <w:r w:rsidRPr="00451A12">
              <w:rPr>
                <w:rFonts w:ascii="Times" w:hAnsi="Times" w:cs="Arial"/>
                <w:color w:val="000000"/>
              </w:rPr>
              <w:t>4139</w:t>
            </w:r>
          </w:p>
        </w:tc>
        <w:tc>
          <w:tcPr>
            <w:tcW w:w="1369" w:type="dxa"/>
          </w:tcPr>
          <w:p w14:paraId="46ED04EF" w14:textId="77777777" w:rsidR="00314FF7" w:rsidRPr="00451A12" w:rsidRDefault="00314FF7" w:rsidP="00EC7EB7">
            <w:pPr>
              <w:rPr>
                <w:rFonts w:ascii="Times" w:hAnsi="Times" w:cs="Arial"/>
                <w:color w:val="000000"/>
              </w:rPr>
            </w:pPr>
            <w:r w:rsidRPr="007E2579">
              <w:rPr>
                <w:rFonts w:ascii="Times" w:hAnsi="Times" w:cs="Arial"/>
                <w:color w:val="000000"/>
              </w:rPr>
              <w:t>Rift Valley fever</w:t>
            </w:r>
          </w:p>
        </w:tc>
        <w:tc>
          <w:tcPr>
            <w:tcW w:w="858" w:type="dxa"/>
          </w:tcPr>
          <w:p w14:paraId="0DE31BF8" w14:textId="77777777" w:rsidR="00314FF7" w:rsidRPr="00451A12" w:rsidRDefault="00314FF7" w:rsidP="00EC7EB7">
            <w:pPr>
              <w:rPr>
                <w:rFonts w:ascii="Times" w:hAnsi="Times" w:cs="Arial"/>
                <w:color w:val="000000"/>
              </w:rPr>
            </w:pPr>
            <w:r w:rsidRPr="00451A12">
              <w:rPr>
                <w:rFonts w:ascii="Times" w:hAnsi="Times" w:cs="Arial"/>
                <w:color w:val="000000"/>
              </w:rPr>
              <w:t>4.86</w:t>
            </w:r>
          </w:p>
        </w:tc>
        <w:tc>
          <w:tcPr>
            <w:tcW w:w="1197" w:type="dxa"/>
          </w:tcPr>
          <w:p w14:paraId="5CB4B615" w14:textId="77777777" w:rsidR="00314FF7" w:rsidRPr="00451A12" w:rsidRDefault="00314FF7" w:rsidP="00EC7EB7">
            <w:pPr>
              <w:rPr>
                <w:rFonts w:ascii="Times" w:hAnsi="Times" w:cs="Arial"/>
                <w:color w:val="000000"/>
              </w:rPr>
            </w:pPr>
            <w:r w:rsidRPr="00451A12">
              <w:rPr>
                <w:rFonts w:ascii="Times" w:hAnsi="Times" w:cs="Arial"/>
                <w:color w:val="000000"/>
              </w:rPr>
              <w:t>1678</w:t>
            </w:r>
          </w:p>
        </w:tc>
        <w:tc>
          <w:tcPr>
            <w:tcW w:w="1486" w:type="dxa"/>
          </w:tcPr>
          <w:p w14:paraId="1BBA3E4A"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29B5D093" w14:textId="77777777" w:rsidTr="00EC7EB7">
        <w:tc>
          <w:tcPr>
            <w:tcW w:w="784" w:type="dxa"/>
          </w:tcPr>
          <w:p w14:paraId="03B87435"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64EC7C1" w14:textId="77777777" w:rsidR="00314FF7" w:rsidRPr="00451A12" w:rsidRDefault="00314FF7" w:rsidP="00EC7EB7">
            <w:pPr>
              <w:rPr>
                <w:rFonts w:ascii="Times" w:hAnsi="Times" w:cs="Arial"/>
                <w:color w:val="000000"/>
              </w:rPr>
            </w:pPr>
            <w:r w:rsidRPr="00451A12">
              <w:rPr>
                <w:rFonts w:ascii="Times" w:hAnsi="Times" w:cs="Arial"/>
                <w:color w:val="000000"/>
              </w:rPr>
              <w:t>coronaviridae</w:t>
            </w:r>
          </w:p>
        </w:tc>
        <w:tc>
          <w:tcPr>
            <w:tcW w:w="1319" w:type="dxa"/>
          </w:tcPr>
          <w:p w14:paraId="2752214A" w14:textId="77777777" w:rsidR="00314FF7" w:rsidRPr="00451A12" w:rsidRDefault="00314FF7" w:rsidP="00EC7EB7">
            <w:pPr>
              <w:rPr>
                <w:rFonts w:ascii="Times" w:hAnsi="Times" w:cs="Arial"/>
                <w:color w:val="000000"/>
              </w:rPr>
            </w:pPr>
            <w:r w:rsidRPr="00451A12">
              <w:rPr>
                <w:rFonts w:ascii="Times" w:hAnsi="Times" w:cs="Arial"/>
                <w:color w:val="000000"/>
              </w:rPr>
              <w:t>19164</w:t>
            </w:r>
          </w:p>
        </w:tc>
        <w:tc>
          <w:tcPr>
            <w:tcW w:w="1369" w:type="dxa"/>
          </w:tcPr>
          <w:p w14:paraId="14D3D61F" w14:textId="77777777" w:rsidR="00314FF7" w:rsidRPr="00451A12" w:rsidRDefault="00314FF7" w:rsidP="00EC7EB7">
            <w:pPr>
              <w:rPr>
                <w:rFonts w:ascii="Times" w:hAnsi="Times" w:cs="Arial"/>
                <w:color w:val="000000"/>
              </w:rPr>
            </w:pPr>
            <w:r>
              <w:rPr>
                <w:rFonts w:ascii="Times" w:hAnsi="Times" w:cs="Arial"/>
                <w:color w:val="000000"/>
              </w:rPr>
              <w:t>SARS</w:t>
            </w:r>
          </w:p>
        </w:tc>
        <w:tc>
          <w:tcPr>
            <w:tcW w:w="858" w:type="dxa"/>
          </w:tcPr>
          <w:p w14:paraId="1DCA2C9E" w14:textId="77777777" w:rsidR="00314FF7" w:rsidRPr="00451A12" w:rsidRDefault="00314FF7" w:rsidP="00EC7EB7">
            <w:pPr>
              <w:rPr>
                <w:rFonts w:ascii="Times" w:hAnsi="Times" w:cs="Arial"/>
                <w:color w:val="000000"/>
              </w:rPr>
            </w:pPr>
            <w:r w:rsidRPr="00451A12">
              <w:rPr>
                <w:rFonts w:ascii="Times" w:hAnsi="Times" w:cs="Arial"/>
                <w:color w:val="000000"/>
              </w:rPr>
              <w:t>5.61</w:t>
            </w:r>
          </w:p>
        </w:tc>
        <w:tc>
          <w:tcPr>
            <w:tcW w:w="1197" w:type="dxa"/>
          </w:tcPr>
          <w:p w14:paraId="701E7C91" w14:textId="77777777" w:rsidR="00314FF7" w:rsidRPr="00451A12" w:rsidRDefault="00314FF7" w:rsidP="00EC7EB7">
            <w:pPr>
              <w:rPr>
                <w:rFonts w:ascii="Times" w:hAnsi="Times" w:cs="Arial"/>
                <w:color w:val="000000"/>
              </w:rPr>
            </w:pPr>
            <w:r w:rsidRPr="00451A12">
              <w:rPr>
                <w:rFonts w:ascii="Times" w:hAnsi="Times" w:cs="Arial"/>
                <w:color w:val="000000"/>
              </w:rPr>
              <w:t>1549</w:t>
            </w:r>
          </w:p>
        </w:tc>
        <w:tc>
          <w:tcPr>
            <w:tcW w:w="1486" w:type="dxa"/>
          </w:tcPr>
          <w:p w14:paraId="5C9DB857" w14:textId="77777777" w:rsidR="00314FF7" w:rsidRPr="00451A12" w:rsidRDefault="00314FF7" w:rsidP="00EC7EB7">
            <w:pPr>
              <w:rPr>
                <w:rFonts w:ascii="Times" w:hAnsi="Times" w:cs="Arial"/>
                <w:color w:val="000000"/>
              </w:rPr>
            </w:pPr>
            <w:r w:rsidRPr="00451A12">
              <w:rPr>
                <w:rFonts w:ascii="Times" w:hAnsi="Times" w:cs="Arial"/>
                <w:color w:val="000000"/>
              </w:rPr>
              <w:t>320</w:t>
            </w:r>
          </w:p>
        </w:tc>
      </w:tr>
      <w:tr w:rsidR="00314FF7" w:rsidRPr="00451A12" w14:paraId="4E74FA1B" w14:textId="77777777" w:rsidTr="00EC7EB7">
        <w:tc>
          <w:tcPr>
            <w:tcW w:w="784" w:type="dxa"/>
          </w:tcPr>
          <w:p w14:paraId="3F0F719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E86888C" w14:textId="77777777" w:rsidR="00314FF7" w:rsidRPr="00451A12" w:rsidRDefault="00314FF7" w:rsidP="00EC7EB7">
            <w:pPr>
              <w:rPr>
                <w:rFonts w:ascii="Times" w:hAnsi="Times" w:cs="Arial"/>
                <w:color w:val="000000"/>
              </w:rPr>
            </w:pPr>
            <w:r w:rsidRPr="00451A12">
              <w:rPr>
                <w:rFonts w:ascii="Times" w:hAnsi="Times" w:cs="Arial"/>
                <w:color w:val="000000"/>
              </w:rPr>
              <w:t>potyviridae</w:t>
            </w:r>
          </w:p>
        </w:tc>
        <w:tc>
          <w:tcPr>
            <w:tcW w:w="1319" w:type="dxa"/>
          </w:tcPr>
          <w:p w14:paraId="1A314E02" w14:textId="77777777" w:rsidR="00314FF7" w:rsidRPr="00451A12" w:rsidRDefault="00314FF7" w:rsidP="00EC7EB7">
            <w:pPr>
              <w:rPr>
                <w:rFonts w:ascii="Times" w:hAnsi="Times" w:cs="Arial"/>
                <w:color w:val="000000"/>
              </w:rPr>
            </w:pPr>
            <w:r w:rsidRPr="00451A12">
              <w:rPr>
                <w:rFonts w:ascii="Times" w:hAnsi="Times" w:cs="Arial"/>
                <w:color w:val="000000"/>
              </w:rPr>
              <w:t>16115</w:t>
            </w:r>
          </w:p>
        </w:tc>
        <w:tc>
          <w:tcPr>
            <w:tcW w:w="1369" w:type="dxa"/>
          </w:tcPr>
          <w:p w14:paraId="708A72D3" w14:textId="77777777" w:rsidR="00314FF7" w:rsidRPr="00451A12" w:rsidRDefault="00314FF7" w:rsidP="00EC7EB7">
            <w:pPr>
              <w:rPr>
                <w:rFonts w:ascii="Times" w:hAnsi="Times" w:cs="Arial"/>
                <w:color w:val="000000"/>
              </w:rPr>
            </w:pPr>
          </w:p>
        </w:tc>
        <w:tc>
          <w:tcPr>
            <w:tcW w:w="858" w:type="dxa"/>
          </w:tcPr>
          <w:p w14:paraId="0A63E92A" w14:textId="77777777" w:rsidR="00314FF7" w:rsidRPr="00451A12" w:rsidRDefault="00314FF7" w:rsidP="00EC7EB7">
            <w:pPr>
              <w:rPr>
                <w:rFonts w:ascii="Times" w:hAnsi="Times" w:cs="Arial"/>
                <w:color w:val="000000"/>
              </w:rPr>
            </w:pPr>
            <w:r w:rsidRPr="00451A12">
              <w:rPr>
                <w:rFonts w:ascii="Times" w:hAnsi="Times" w:cs="Arial"/>
                <w:color w:val="000000"/>
              </w:rPr>
              <w:t>3.63</w:t>
            </w:r>
          </w:p>
        </w:tc>
        <w:tc>
          <w:tcPr>
            <w:tcW w:w="1197" w:type="dxa"/>
          </w:tcPr>
          <w:p w14:paraId="35F4A1F0" w14:textId="77777777" w:rsidR="00314FF7" w:rsidRPr="00451A12" w:rsidRDefault="00314FF7" w:rsidP="00EC7EB7">
            <w:pPr>
              <w:rPr>
                <w:rFonts w:ascii="Times" w:hAnsi="Times" w:cs="Arial"/>
                <w:color w:val="000000"/>
              </w:rPr>
            </w:pPr>
            <w:r w:rsidRPr="00451A12">
              <w:rPr>
                <w:rFonts w:ascii="Times" w:hAnsi="Times" w:cs="Arial"/>
                <w:color w:val="000000"/>
              </w:rPr>
              <w:t>1536</w:t>
            </w:r>
          </w:p>
        </w:tc>
        <w:tc>
          <w:tcPr>
            <w:tcW w:w="1486" w:type="dxa"/>
          </w:tcPr>
          <w:p w14:paraId="04F53814" w14:textId="77777777" w:rsidR="00314FF7" w:rsidRPr="00451A12" w:rsidRDefault="00314FF7" w:rsidP="00EC7EB7">
            <w:pPr>
              <w:rPr>
                <w:rFonts w:ascii="Times" w:hAnsi="Times" w:cs="Arial"/>
                <w:color w:val="000000"/>
              </w:rPr>
            </w:pPr>
            <w:r w:rsidRPr="00451A12">
              <w:rPr>
                <w:rFonts w:ascii="Times" w:hAnsi="Times" w:cs="Arial"/>
                <w:color w:val="000000"/>
              </w:rPr>
              <w:t>843</w:t>
            </w:r>
          </w:p>
        </w:tc>
      </w:tr>
      <w:tr w:rsidR="00314FF7" w:rsidRPr="00451A12" w14:paraId="733CA912" w14:textId="77777777" w:rsidTr="00EC7EB7">
        <w:tc>
          <w:tcPr>
            <w:tcW w:w="784" w:type="dxa"/>
          </w:tcPr>
          <w:p w14:paraId="78ABC96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715A6E53" w14:textId="77777777" w:rsidR="00314FF7" w:rsidRPr="00451A12" w:rsidRDefault="00314FF7" w:rsidP="00EC7EB7">
            <w:pPr>
              <w:rPr>
                <w:rFonts w:ascii="Times" w:hAnsi="Times" w:cs="Arial"/>
                <w:color w:val="000000"/>
              </w:rPr>
            </w:pPr>
            <w:r w:rsidRPr="00451A12">
              <w:rPr>
                <w:rFonts w:ascii="Times" w:hAnsi="Times" w:cs="Arial"/>
                <w:color w:val="000000"/>
              </w:rPr>
              <w:t>papillomaviridae</w:t>
            </w:r>
          </w:p>
        </w:tc>
        <w:tc>
          <w:tcPr>
            <w:tcW w:w="1319" w:type="dxa"/>
          </w:tcPr>
          <w:p w14:paraId="3547545F" w14:textId="77777777" w:rsidR="00314FF7" w:rsidRPr="00451A12" w:rsidRDefault="00314FF7" w:rsidP="00EC7EB7">
            <w:pPr>
              <w:rPr>
                <w:rFonts w:ascii="Times" w:hAnsi="Times" w:cs="Arial"/>
                <w:color w:val="000000"/>
              </w:rPr>
            </w:pPr>
            <w:r w:rsidRPr="00451A12">
              <w:rPr>
                <w:rFonts w:ascii="Times" w:hAnsi="Times" w:cs="Arial"/>
                <w:color w:val="000000"/>
              </w:rPr>
              <w:t>17847</w:t>
            </w:r>
          </w:p>
        </w:tc>
        <w:tc>
          <w:tcPr>
            <w:tcW w:w="1369" w:type="dxa"/>
          </w:tcPr>
          <w:p w14:paraId="0C7CA1D9" w14:textId="77777777" w:rsidR="00314FF7" w:rsidRPr="00451A12" w:rsidRDefault="00314FF7" w:rsidP="00EC7EB7">
            <w:pPr>
              <w:rPr>
                <w:rFonts w:ascii="Times" w:hAnsi="Times" w:cs="Arial"/>
                <w:color w:val="000000"/>
              </w:rPr>
            </w:pPr>
            <w:r>
              <w:rPr>
                <w:rFonts w:ascii="Times" w:hAnsi="Times" w:cs="Arial"/>
                <w:color w:val="000000"/>
              </w:rPr>
              <w:t>Warts, cancer</w:t>
            </w:r>
          </w:p>
        </w:tc>
        <w:tc>
          <w:tcPr>
            <w:tcW w:w="858" w:type="dxa"/>
          </w:tcPr>
          <w:p w14:paraId="2459B370" w14:textId="77777777" w:rsidR="00314FF7" w:rsidRPr="00451A12" w:rsidRDefault="00314FF7" w:rsidP="00EC7EB7">
            <w:pPr>
              <w:rPr>
                <w:rFonts w:ascii="Times" w:hAnsi="Times" w:cs="Arial"/>
                <w:color w:val="000000"/>
              </w:rPr>
            </w:pPr>
            <w:r w:rsidRPr="00451A12">
              <w:rPr>
                <w:rFonts w:ascii="Times" w:hAnsi="Times" w:cs="Arial"/>
                <w:color w:val="000000"/>
              </w:rPr>
              <w:t>8.14</w:t>
            </w:r>
          </w:p>
        </w:tc>
        <w:tc>
          <w:tcPr>
            <w:tcW w:w="1197" w:type="dxa"/>
          </w:tcPr>
          <w:p w14:paraId="20458C9B" w14:textId="77777777" w:rsidR="00314FF7" w:rsidRPr="00451A12" w:rsidRDefault="00314FF7" w:rsidP="00EC7EB7">
            <w:pPr>
              <w:rPr>
                <w:rFonts w:ascii="Times" w:hAnsi="Times" w:cs="Arial"/>
                <w:color w:val="000000"/>
              </w:rPr>
            </w:pPr>
            <w:r w:rsidRPr="00451A12">
              <w:rPr>
                <w:rFonts w:ascii="Times" w:hAnsi="Times" w:cs="Arial"/>
                <w:color w:val="000000"/>
              </w:rPr>
              <w:t>1364</w:t>
            </w:r>
          </w:p>
        </w:tc>
        <w:tc>
          <w:tcPr>
            <w:tcW w:w="1486" w:type="dxa"/>
          </w:tcPr>
          <w:p w14:paraId="272FE3A3" w14:textId="77777777" w:rsidR="00314FF7" w:rsidRPr="00451A12" w:rsidRDefault="00314FF7" w:rsidP="00EC7EB7">
            <w:pPr>
              <w:rPr>
                <w:rFonts w:ascii="Times" w:hAnsi="Times" w:cs="Arial"/>
                <w:color w:val="000000"/>
              </w:rPr>
            </w:pPr>
            <w:r w:rsidRPr="00451A12">
              <w:rPr>
                <w:rFonts w:ascii="Times" w:hAnsi="Times" w:cs="Arial"/>
                <w:color w:val="000000"/>
              </w:rPr>
              <w:t>359</w:t>
            </w:r>
          </w:p>
        </w:tc>
      </w:tr>
      <w:tr w:rsidR="00314FF7" w:rsidRPr="00451A12" w14:paraId="056C870E" w14:textId="77777777" w:rsidTr="00EC7EB7">
        <w:tc>
          <w:tcPr>
            <w:tcW w:w="784" w:type="dxa"/>
          </w:tcPr>
          <w:p w14:paraId="792F14F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1E444AA2" w14:textId="77777777" w:rsidR="00314FF7" w:rsidRPr="00451A12" w:rsidRDefault="00314FF7" w:rsidP="00EC7EB7">
            <w:pPr>
              <w:rPr>
                <w:rFonts w:ascii="Times" w:hAnsi="Times" w:cs="Arial"/>
                <w:color w:val="000000"/>
              </w:rPr>
            </w:pPr>
            <w:r w:rsidRPr="00451A12">
              <w:rPr>
                <w:rFonts w:ascii="Times" w:hAnsi="Times" w:cs="Arial"/>
                <w:color w:val="000000"/>
              </w:rPr>
              <w:t>polyomaviridae</w:t>
            </w:r>
          </w:p>
        </w:tc>
        <w:tc>
          <w:tcPr>
            <w:tcW w:w="1319" w:type="dxa"/>
          </w:tcPr>
          <w:p w14:paraId="3CEFE8EA" w14:textId="77777777" w:rsidR="00314FF7" w:rsidRPr="00451A12" w:rsidRDefault="00314FF7" w:rsidP="00EC7EB7">
            <w:pPr>
              <w:rPr>
                <w:rFonts w:ascii="Times" w:hAnsi="Times" w:cs="Arial"/>
                <w:color w:val="000000"/>
              </w:rPr>
            </w:pPr>
            <w:r w:rsidRPr="00451A12">
              <w:rPr>
                <w:rFonts w:ascii="Times" w:hAnsi="Times" w:cs="Arial"/>
                <w:color w:val="000000"/>
              </w:rPr>
              <w:t>8604</w:t>
            </w:r>
          </w:p>
        </w:tc>
        <w:tc>
          <w:tcPr>
            <w:tcW w:w="1369" w:type="dxa"/>
          </w:tcPr>
          <w:p w14:paraId="5AC73E76" w14:textId="77777777" w:rsidR="00314FF7" w:rsidRPr="00451A12" w:rsidRDefault="00314FF7" w:rsidP="00EC7EB7">
            <w:pPr>
              <w:rPr>
                <w:rFonts w:ascii="Times" w:hAnsi="Times" w:cs="Arial"/>
                <w:color w:val="000000"/>
              </w:rPr>
            </w:pPr>
            <w:r>
              <w:rPr>
                <w:rFonts w:ascii="Times" w:hAnsi="Times" w:cs="Arial"/>
                <w:color w:val="000000"/>
              </w:rPr>
              <w:t>Rare cancers</w:t>
            </w:r>
          </w:p>
        </w:tc>
        <w:tc>
          <w:tcPr>
            <w:tcW w:w="858" w:type="dxa"/>
          </w:tcPr>
          <w:p w14:paraId="28B40C76" w14:textId="77777777" w:rsidR="00314FF7" w:rsidRPr="00451A12" w:rsidRDefault="00314FF7" w:rsidP="00EC7EB7">
            <w:pPr>
              <w:rPr>
                <w:rFonts w:ascii="Times" w:hAnsi="Times" w:cs="Arial"/>
                <w:color w:val="000000"/>
              </w:rPr>
            </w:pPr>
            <w:r w:rsidRPr="00451A12">
              <w:rPr>
                <w:rFonts w:ascii="Times" w:hAnsi="Times" w:cs="Arial"/>
                <w:color w:val="000000"/>
              </w:rPr>
              <w:t>10.60</w:t>
            </w:r>
          </w:p>
        </w:tc>
        <w:tc>
          <w:tcPr>
            <w:tcW w:w="1197" w:type="dxa"/>
          </w:tcPr>
          <w:p w14:paraId="1E4ECB4F" w14:textId="77777777" w:rsidR="00314FF7" w:rsidRPr="00451A12" w:rsidRDefault="00314FF7" w:rsidP="00EC7EB7">
            <w:pPr>
              <w:rPr>
                <w:rFonts w:ascii="Times" w:hAnsi="Times" w:cs="Arial"/>
                <w:color w:val="000000"/>
              </w:rPr>
            </w:pPr>
            <w:r w:rsidRPr="00451A12">
              <w:rPr>
                <w:rFonts w:ascii="Times" w:hAnsi="Times" w:cs="Arial"/>
                <w:color w:val="000000"/>
              </w:rPr>
              <w:t>1277</w:t>
            </w:r>
          </w:p>
        </w:tc>
        <w:tc>
          <w:tcPr>
            <w:tcW w:w="1486" w:type="dxa"/>
          </w:tcPr>
          <w:p w14:paraId="4FDA5144" w14:textId="77777777" w:rsidR="00314FF7" w:rsidRPr="00451A12" w:rsidRDefault="00314FF7" w:rsidP="00EC7EB7">
            <w:pPr>
              <w:rPr>
                <w:rFonts w:ascii="Times" w:hAnsi="Times" w:cs="Arial"/>
                <w:color w:val="000000"/>
              </w:rPr>
            </w:pPr>
            <w:r w:rsidRPr="00451A12">
              <w:rPr>
                <w:rFonts w:ascii="Times" w:hAnsi="Times" w:cs="Arial"/>
                <w:color w:val="000000"/>
              </w:rPr>
              <w:t>164</w:t>
            </w:r>
          </w:p>
        </w:tc>
      </w:tr>
      <w:tr w:rsidR="00314FF7" w:rsidRPr="00451A12" w14:paraId="73900AFD" w14:textId="77777777" w:rsidTr="00EC7EB7">
        <w:tc>
          <w:tcPr>
            <w:tcW w:w="784" w:type="dxa"/>
          </w:tcPr>
          <w:p w14:paraId="2F85E66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EE4A761" w14:textId="77777777" w:rsidR="00314FF7" w:rsidRPr="00451A12" w:rsidRDefault="00314FF7" w:rsidP="00EC7EB7">
            <w:pPr>
              <w:rPr>
                <w:rFonts w:ascii="Times" w:hAnsi="Times" w:cs="Arial"/>
                <w:color w:val="000000"/>
              </w:rPr>
            </w:pPr>
            <w:r w:rsidRPr="00451A12">
              <w:rPr>
                <w:rFonts w:ascii="Times" w:hAnsi="Times" w:cs="Arial"/>
                <w:color w:val="000000"/>
              </w:rPr>
              <w:t>filoviridae</w:t>
            </w:r>
          </w:p>
        </w:tc>
        <w:tc>
          <w:tcPr>
            <w:tcW w:w="1319" w:type="dxa"/>
          </w:tcPr>
          <w:p w14:paraId="64F60349" w14:textId="77777777" w:rsidR="00314FF7" w:rsidRPr="00451A12" w:rsidRDefault="00314FF7" w:rsidP="00EC7EB7">
            <w:pPr>
              <w:rPr>
                <w:rFonts w:ascii="Times" w:hAnsi="Times" w:cs="Arial"/>
                <w:color w:val="000000"/>
              </w:rPr>
            </w:pPr>
            <w:r w:rsidRPr="00451A12">
              <w:rPr>
                <w:rFonts w:ascii="Times" w:hAnsi="Times" w:cs="Arial"/>
                <w:color w:val="000000"/>
              </w:rPr>
              <w:t>2165</w:t>
            </w:r>
          </w:p>
        </w:tc>
        <w:tc>
          <w:tcPr>
            <w:tcW w:w="1369" w:type="dxa"/>
          </w:tcPr>
          <w:p w14:paraId="4CE8F98F" w14:textId="77777777" w:rsidR="00314FF7" w:rsidRPr="00451A12" w:rsidRDefault="00314FF7" w:rsidP="00EC7EB7">
            <w:pPr>
              <w:rPr>
                <w:rFonts w:ascii="Times" w:hAnsi="Times" w:cs="Arial"/>
                <w:color w:val="000000"/>
              </w:rPr>
            </w:pPr>
            <w:r>
              <w:rPr>
                <w:rFonts w:ascii="Times" w:hAnsi="Times" w:cs="Arial"/>
                <w:color w:val="000000"/>
              </w:rPr>
              <w:t>Ebola</w:t>
            </w:r>
          </w:p>
        </w:tc>
        <w:tc>
          <w:tcPr>
            <w:tcW w:w="858" w:type="dxa"/>
          </w:tcPr>
          <w:p w14:paraId="20BACE53" w14:textId="77777777" w:rsidR="00314FF7" w:rsidRPr="00451A12" w:rsidRDefault="00314FF7" w:rsidP="00EC7EB7">
            <w:pPr>
              <w:rPr>
                <w:rFonts w:ascii="Times" w:hAnsi="Times" w:cs="Arial"/>
                <w:color w:val="000000"/>
              </w:rPr>
            </w:pPr>
            <w:r w:rsidRPr="00451A12">
              <w:rPr>
                <w:rFonts w:ascii="Times" w:hAnsi="Times" w:cs="Arial"/>
                <w:color w:val="000000"/>
              </w:rPr>
              <w:t>23.53</w:t>
            </w:r>
          </w:p>
        </w:tc>
        <w:tc>
          <w:tcPr>
            <w:tcW w:w="1197" w:type="dxa"/>
          </w:tcPr>
          <w:p w14:paraId="398A04CB" w14:textId="77777777" w:rsidR="00314FF7" w:rsidRPr="00451A12" w:rsidRDefault="00314FF7" w:rsidP="00EC7EB7">
            <w:pPr>
              <w:rPr>
                <w:rFonts w:ascii="Times" w:hAnsi="Times" w:cs="Arial"/>
                <w:color w:val="000000"/>
              </w:rPr>
            </w:pPr>
            <w:r w:rsidRPr="00451A12">
              <w:rPr>
                <w:rFonts w:ascii="Times" w:hAnsi="Times" w:cs="Arial"/>
                <w:color w:val="000000"/>
              </w:rPr>
              <w:t>1259</w:t>
            </w:r>
          </w:p>
        </w:tc>
        <w:tc>
          <w:tcPr>
            <w:tcW w:w="1486" w:type="dxa"/>
          </w:tcPr>
          <w:p w14:paraId="7EE6B3E3" w14:textId="77777777" w:rsidR="00314FF7" w:rsidRPr="00451A12" w:rsidRDefault="00314FF7" w:rsidP="00EC7EB7">
            <w:pPr>
              <w:rPr>
                <w:rFonts w:ascii="Times" w:hAnsi="Times" w:cs="Arial"/>
                <w:color w:val="000000"/>
              </w:rPr>
            </w:pPr>
            <w:r w:rsidRPr="00451A12">
              <w:rPr>
                <w:rFonts w:ascii="Times" w:hAnsi="Times" w:cs="Arial"/>
                <w:color w:val="000000"/>
              </w:rPr>
              <w:t>37</w:t>
            </w:r>
          </w:p>
        </w:tc>
      </w:tr>
      <w:tr w:rsidR="00314FF7" w:rsidRPr="00451A12" w14:paraId="25B78800" w14:textId="77777777" w:rsidTr="00EC7EB7">
        <w:tc>
          <w:tcPr>
            <w:tcW w:w="784" w:type="dxa"/>
          </w:tcPr>
          <w:p w14:paraId="7802921B"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ABFBF0" w14:textId="77777777" w:rsidR="00314FF7" w:rsidRPr="00451A12" w:rsidRDefault="00314FF7" w:rsidP="00EC7EB7">
            <w:pPr>
              <w:rPr>
                <w:rFonts w:ascii="Times" w:hAnsi="Times" w:cs="Arial"/>
                <w:color w:val="000000"/>
              </w:rPr>
            </w:pPr>
            <w:r w:rsidRPr="00451A12">
              <w:rPr>
                <w:rFonts w:ascii="Times" w:hAnsi="Times" w:cs="Arial"/>
                <w:color w:val="000000"/>
              </w:rPr>
              <w:t>togaviridae</w:t>
            </w:r>
          </w:p>
        </w:tc>
        <w:tc>
          <w:tcPr>
            <w:tcW w:w="1319" w:type="dxa"/>
          </w:tcPr>
          <w:p w14:paraId="01ECEFD9" w14:textId="77777777" w:rsidR="00314FF7" w:rsidRPr="00451A12" w:rsidRDefault="00314FF7" w:rsidP="00EC7EB7">
            <w:pPr>
              <w:rPr>
                <w:rFonts w:ascii="Times" w:hAnsi="Times" w:cs="Arial"/>
                <w:color w:val="000000"/>
              </w:rPr>
            </w:pPr>
            <w:r w:rsidRPr="00451A12">
              <w:rPr>
                <w:rFonts w:ascii="Times" w:hAnsi="Times" w:cs="Arial"/>
                <w:color w:val="000000"/>
              </w:rPr>
              <w:t>8924</w:t>
            </w:r>
          </w:p>
        </w:tc>
        <w:tc>
          <w:tcPr>
            <w:tcW w:w="1369" w:type="dxa"/>
          </w:tcPr>
          <w:p w14:paraId="79B9FA25" w14:textId="77777777" w:rsidR="00314FF7" w:rsidRPr="00451A12" w:rsidRDefault="00314FF7" w:rsidP="00EC7EB7">
            <w:pPr>
              <w:rPr>
                <w:rFonts w:ascii="Times" w:hAnsi="Times" w:cs="Arial"/>
                <w:color w:val="000000"/>
              </w:rPr>
            </w:pPr>
            <w:r>
              <w:rPr>
                <w:rFonts w:ascii="Times" w:hAnsi="Times" w:cs="Arial"/>
                <w:color w:val="000000"/>
              </w:rPr>
              <w:t>rubella</w:t>
            </w:r>
          </w:p>
        </w:tc>
        <w:tc>
          <w:tcPr>
            <w:tcW w:w="858" w:type="dxa"/>
          </w:tcPr>
          <w:p w14:paraId="6EBE64FD" w14:textId="77777777" w:rsidR="00314FF7" w:rsidRPr="00451A12" w:rsidRDefault="00314FF7" w:rsidP="00EC7EB7">
            <w:pPr>
              <w:rPr>
                <w:rFonts w:ascii="Times" w:hAnsi="Times" w:cs="Arial"/>
                <w:color w:val="000000"/>
              </w:rPr>
            </w:pPr>
            <w:r w:rsidRPr="00451A12">
              <w:rPr>
                <w:rFonts w:ascii="Times" w:hAnsi="Times" w:cs="Arial"/>
                <w:color w:val="000000"/>
              </w:rPr>
              <w:t>16.25</w:t>
            </w:r>
          </w:p>
        </w:tc>
        <w:tc>
          <w:tcPr>
            <w:tcW w:w="1197" w:type="dxa"/>
          </w:tcPr>
          <w:p w14:paraId="19351EF2" w14:textId="77777777" w:rsidR="00314FF7" w:rsidRPr="00451A12" w:rsidRDefault="00314FF7" w:rsidP="00EC7EB7">
            <w:pPr>
              <w:rPr>
                <w:rFonts w:ascii="Times" w:hAnsi="Times" w:cs="Arial"/>
                <w:color w:val="000000"/>
              </w:rPr>
            </w:pPr>
            <w:r w:rsidRPr="00451A12">
              <w:rPr>
                <w:rFonts w:ascii="Times" w:hAnsi="Times" w:cs="Arial"/>
                <w:color w:val="000000"/>
              </w:rPr>
              <w:t>1239</w:t>
            </w:r>
          </w:p>
        </w:tc>
        <w:tc>
          <w:tcPr>
            <w:tcW w:w="1486" w:type="dxa"/>
          </w:tcPr>
          <w:p w14:paraId="25F0E615" w14:textId="77777777" w:rsidR="00314FF7" w:rsidRPr="00451A12" w:rsidRDefault="00314FF7" w:rsidP="00EC7EB7">
            <w:pPr>
              <w:rPr>
                <w:rFonts w:ascii="Times" w:hAnsi="Times" w:cs="Arial"/>
                <w:color w:val="000000"/>
              </w:rPr>
            </w:pPr>
            <w:r w:rsidRPr="00451A12">
              <w:rPr>
                <w:rFonts w:ascii="Times" w:hAnsi="Times" w:cs="Arial"/>
                <w:color w:val="000000"/>
              </w:rPr>
              <w:t>137</w:t>
            </w:r>
          </w:p>
        </w:tc>
      </w:tr>
      <w:tr w:rsidR="00314FF7" w:rsidRPr="00451A12" w14:paraId="4A1275A7" w14:textId="77777777" w:rsidTr="00EC7EB7">
        <w:tc>
          <w:tcPr>
            <w:tcW w:w="784" w:type="dxa"/>
          </w:tcPr>
          <w:p w14:paraId="0CE92F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8D80612" w14:textId="77777777" w:rsidR="00314FF7" w:rsidRPr="00451A12" w:rsidRDefault="00314FF7" w:rsidP="00EC7EB7">
            <w:pPr>
              <w:rPr>
                <w:rFonts w:ascii="Times" w:hAnsi="Times" w:cs="Arial"/>
                <w:color w:val="000000"/>
              </w:rPr>
            </w:pPr>
            <w:r w:rsidRPr="00451A12">
              <w:rPr>
                <w:rFonts w:ascii="Times" w:hAnsi="Times" w:cs="Arial"/>
                <w:color w:val="000000"/>
              </w:rPr>
              <w:t>pneumoviridae</w:t>
            </w:r>
          </w:p>
        </w:tc>
        <w:tc>
          <w:tcPr>
            <w:tcW w:w="1319" w:type="dxa"/>
          </w:tcPr>
          <w:p w14:paraId="426DE024" w14:textId="77777777" w:rsidR="00314FF7" w:rsidRPr="00451A12" w:rsidRDefault="00314FF7" w:rsidP="00EC7EB7">
            <w:pPr>
              <w:rPr>
                <w:rFonts w:ascii="Times" w:hAnsi="Times" w:cs="Arial"/>
                <w:color w:val="000000"/>
              </w:rPr>
            </w:pPr>
            <w:r w:rsidRPr="00451A12">
              <w:rPr>
                <w:rFonts w:ascii="Times" w:hAnsi="Times" w:cs="Arial"/>
                <w:color w:val="000000"/>
              </w:rPr>
              <w:t>22578</w:t>
            </w:r>
          </w:p>
        </w:tc>
        <w:tc>
          <w:tcPr>
            <w:tcW w:w="1369" w:type="dxa"/>
          </w:tcPr>
          <w:p w14:paraId="0C3CABBC" w14:textId="77777777" w:rsidR="00314FF7" w:rsidRPr="00451A12" w:rsidRDefault="00314FF7" w:rsidP="00EC7EB7">
            <w:pPr>
              <w:rPr>
                <w:rFonts w:ascii="Times" w:hAnsi="Times" w:cs="Arial"/>
                <w:color w:val="000000"/>
              </w:rPr>
            </w:pPr>
            <w:r>
              <w:rPr>
                <w:rFonts w:ascii="Times" w:hAnsi="Times" w:cs="Arial"/>
                <w:color w:val="000000"/>
              </w:rPr>
              <w:t>Cold-like</w:t>
            </w:r>
          </w:p>
        </w:tc>
        <w:tc>
          <w:tcPr>
            <w:tcW w:w="858" w:type="dxa"/>
          </w:tcPr>
          <w:p w14:paraId="0E94F8EE" w14:textId="77777777" w:rsidR="00314FF7" w:rsidRPr="00451A12" w:rsidRDefault="00314FF7" w:rsidP="00EC7EB7">
            <w:pPr>
              <w:rPr>
                <w:rFonts w:ascii="Times" w:hAnsi="Times" w:cs="Arial"/>
                <w:color w:val="000000"/>
              </w:rPr>
            </w:pPr>
            <w:r w:rsidRPr="00451A12">
              <w:rPr>
                <w:rFonts w:ascii="Times" w:hAnsi="Times" w:cs="Arial"/>
                <w:color w:val="000000"/>
              </w:rPr>
              <w:t>13.08</w:t>
            </w:r>
          </w:p>
        </w:tc>
        <w:tc>
          <w:tcPr>
            <w:tcW w:w="1197" w:type="dxa"/>
          </w:tcPr>
          <w:p w14:paraId="041E8DB1" w14:textId="77777777" w:rsidR="00314FF7" w:rsidRPr="00451A12" w:rsidRDefault="00314FF7" w:rsidP="00EC7EB7">
            <w:pPr>
              <w:rPr>
                <w:rFonts w:ascii="Times" w:hAnsi="Times" w:cs="Arial"/>
                <w:color w:val="000000"/>
              </w:rPr>
            </w:pPr>
            <w:r w:rsidRPr="00451A12">
              <w:rPr>
                <w:rFonts w:ascii="Times" w:hAnsi="Times" w:cs="Arial"/>
                <w:color w:val="000000"/>
              </w:rPr>
              <w:t>1231</w:t>
            </w:r>
          </w:p>
        </w:tc>
        <w:tc>
          <w:tcPr>
            <w:tcW w:w="1486" w:type="dxa"/>
          </w:tcPr>
          <w:p w14:paraId="232E80DD" w14:textId="77777777" w:rsidR="00314FF7" w:rsidRPr="00451A12" w:rsidRDefault="00314FF7" w:rsidP="00EC7EB7">
            <w:pPr>
              <w:rPr>
                <w:rFonts w:ascii="Times" w:hAnsi="Times" w:cs="Arial"/>
                <w:color w:val="000000"/>
              </w:rPr>
            </w:pPr>
            <w:r w:rsidRPr="00451A12">
              <w:rPr>
                <w:rFonts w:ascii="Times" w:hAnsi="Times" w:cs="Arial"/>
                <w:color w:val="000000"/>
              </w:rPr>
              <w:t>61</w:t>
            </w:r>
          </w:p>
        </w:tc>
      </w:tr>
      <w:tr w:rsidR="00314FF7" w:rsidRPr="00451A12" w14:paraId="1829B14C" w14:textId="77777777" w:rsidTr="00EC7EB7">
        <w:tc>
          <w:tcPr>
            <w:tcW w:w="784" w:type="dxa"/>
          </w:tcPr>
          <w:p w14:paraId="41385991"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29D0D79C" w14:textId="77777777" w:rsidR="00314FF7" w:rsidRPr="00451A12" w:rsidRDefault="00314FF7" w:rsidP="00EC7EB7">
            <w:pPr>
              <w:rPr>
                <w:rFonts w:ascii="Times" w:hAnsi="Times" w:cs="Arial"/>
                <w:color w:val="000000"/>
              </w:rPr>
            </w:pPr>
            <w:r w:rsidRPr="00451A12">
              <w:rPr>
                <w:rFonts w:ascii="Times" w:hAnsi="Times" w:cs="Arial"/>
                <w:color w:val="000000"/>
              </w:rPr>
              <w:t>nanoviridae</w:t>
            </w:r>
          </w:p>
        </w:tc>
        <w:tc>
          <w:tcPr>
            <w:tcW w:w="1319" w:type="dxa"/>
          </w:tcPr>
          <w:p w14:paraId="4BEC3D89" w14:textId="77777777" w:rsidR="00314FF7" w:rsidRPr="00451A12" w:rsidRDefault="00314FF7" w:rsidP="00EC7EB7">
            <w:pPr>
              <w:rPr>
                <w:rFonts w:ascii="Times" w:hAnsi="Times" w:cs="Arial"/>
                <w:color w:val="000000"/>
              </w:rPr>
            </w:pPr>
            <w:r w:rsidRPr="00451A12">
              <w:rPr>
                <w:rFonts w:ascii="Times" w:hAnsi="Times" w:cs="Arial"/>
                <w:color w:val="000000"/>
              </w:rPr>
              <w:t>3110</w:t>
            </w:r>
          </w:p>
        </w:tc>
        <w:tc>
          <w:tcPr>
            <w:tcW w:w="1369" w:type="dxa"/>
          </w:tcPr>
          <w:p w14:paraId="41017DA5"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713E0AB7" w14:textId="77777777" w:rsidR="00314FF7" w:rsidRPr="00451A12" w:rsidRDefault="00314FF7" w:rsidP="00EC7EB7">
            <w:pPr>
              <w:rPr>
                <w:rFonts w:ascii="Times" w:hAnsi="Times" w:cs="Arial"/>
                <w:color w:val="000000"/>
              </w:rPr>
            </w:pPr>
            <w:r w:rsidRPr="00451A12">
              <w:rPr>
                <w:rFonts w:ascii="Times" w:hAnsi="Times" w:cs="Arial"/>
                <w:color w:val="000000"/>
              </w:rPr>
              <w:t>4.92</w:t>
            </w:r>
          </w:p>
        </w:tc>
        <w:tc>
          <w:tcPr>
            <w:tcW w:w="1197" w:type="dxa"/>
          </w:tcPr>
          <w:p w14:paraId="742DFE45" w14:textId="77777777" w:rsidR="00314FF7" w:rsidRPr="00451A12" w:rsidRDefault="00314FF7" w:rsidP="00EC7EB7">
            <w:pPr>
              <w:rPr>
                <w:rFonts w:ascii="Times" w:hAnsi="Times" w:cs="Arial"/>
                <w:color w:val="000000"/>
              </w:rPr>
            </w:pPr>
            <w:r w:rsidRPr="00451A12">
              <w:rPr>
                <w:rFonts w:ascii="Times" w:hAnsi="Times" w:cs="Arial"/>
                <w:color w:val="000000"/>
              </w:rPr>
              <w:t>1183</w:t>
            </w:r>
          </w:p>
        </w:tc>
        <w:tc>
          <w:tcPr>
            <w:tcW w:w="1486" w:type="dxa"/>
          </w:tcPr>
          <w:p w14:paraId="23809D92" w14:textId="77777777" w:rsidR="00314FF7" w:rsidRPr="00451A12" w:rsidRDefault="00314FF7" w:rsidP="00EC7EB7">
            <w:pPr>
              <w:rPr>
                <w:rFonts w:ascii="Times" w:hAnsi="Times" w:cs="Arial"/>
                <w:color w:val="000000"/>
              </w:rPr>
            </w:pPr>
            <w:r w:rsidRPr="00451A12">
              <w:rPr>
                <w:rFonts w:ascii="Times" w:hAnsi="Times" w:cs="Arial"/>
                <w:color w:val="000000"/>
              </w:rPr>
              <w:t>282</w:t>
            </w:r>
          </w:p>
        </w:tc>
      </w:tr>
      <w:tr w:rsidR="00314FF7" w:rsidRPr="00451A12" w14:paraId="1BCF2F12" w14:textId="77777777" w:rsidTr="00EC7EB7">
        <w:tc>
          <w:tcPr>
            <w:tcW w:w="784" w:type="dxa"/>
          </w:tcPr>
          <w:p w14:paraId="1283807C"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9E4E0A6" w14:textId="77777777" w:rsidR="00314FF7" w:rsidRPr="00451A12" w:rsidRDefault="00314FF7" w:rsidP="00EC7EB7">
            <w:pPr>
              <w:rPr>
                <w:rFonts w:ascii="Times" w:hAnsi="Times" w:cs="Arial"/>
                <w:color w:val="000000"/>
              </w:rPr>
            </w:pPr>
            <w:r w:rsidRPr="00451A12">
              <w:rPr>
                <w:rFonts w:ascii="Times" w:hAnsi="Times" w:cs="Arial"/>
                <w:color w:val="000000"/>
              </w:rPr>
              <w:t>caliciviridae</w:t>
            </w:r>
          </w:p>
        </w:tc>
        <w:tc>
          <w:tcPr>
            <w:tcW w:w="1319" w:type="dxa"/>
          </w:tcPr>
          <w:p w14:paraId="3C8B24B6" w14:textId="77777777" w:rsidR="00314FF7" w:rsidRPr="00451A12" w:rsidRDefault="00314FF7" w:rsidP="00EC7EB7">
            <w:pPr>
              <w:rPr>
                <w:rFonts w:ascii="Times" w:hAnsi="Times" w:cs="Arial"/>
                <w:color w:val="000000"/>
              </w:rPr>
            </w:pPr>
            <w:r w:rsidRPr="00451A12">
              <w:rPr>
                <w:rFonts w:ascii="Times" w:hAnsi="Times" w:cs="Arial"/>
                <w:color w:val="000000"/>
              </w:rPr>
              <w:t>32405</w:t>
            </w:r>
          </w:p>
        </w:tc>
        <w:tc>
          <w:tcPr>
            <w:tcW w:w="1369" w:type="dxa"/>
          </w:tcPr>
          <w:p w14:paraId="410C1CE1" w14:textId="77777777" w:rsidR="00314FF7" w:rsidRPr="00451A12" w:rsidRDefault="00314FF7" w:rsidP="00EC7EB7">
            <w:pPr>
              <w:rPr>
                <w:rFonts w:ascii="Times" w:hAnsi="Times" w:cs="Arial"/>
                <w:color w:val="000000"/>
              </w:rPr>
            </w:pPr>
            <w:r w:rsidRPr="00656615">
              <w:rPr>
                <w:rFonts w:ascii="Times" w:hAnsi="Times" w:cs="Arial"/>
                <w:color w:val="000000"/>
              </w:rPr>
              <w:t>gastroenteritis</w:t>
            </w:r>
          </w:p>
        </w:tc>
        <w:tc>
          <w:tcPr>
            <w:tcW w:w="858" w:type="dxa"/>
          </w:tcPr>
          <w:p w14:paraId="08BCB783" w14:textId="77777777" w:rsidR="00314FF7" w:rsidRPr="00451A12" w:rsidRDefault="00314FF7" w:rsidP="00EC7EB7">
            <w:pPr>
              <w:rPr>
                <w:rFonts w:ascii="Times" w:hAnsi="Times" w:cs="Arial"/>
                <w:color w:val="000000"/>
              </w:rPr>
            </w:pPr>
            <w:r w:rsidRPr="00451A12">
              <w:rPr>
                <w:rFonts w:ascii="Times" w:hAnsi="Times" w:cs="Arial"/>
                <w:color w:val="000000"/>
              </w:rPr>
              <w:t>5.30</w:t>
            </w:r>
          </w:p>
        </w:tc>
        <w:tc>
          <w:tcPr>
            <w:tcW w:w="1197" w:type="dxa"/>
          </w:tcPr>
          <w:p w14:paraId="4AD8D2EA" w14:textId="77777777" w:rsidR="00314FF7" w:rsidRPr="00451A12" w:rsidRDefault="00314FF7" w:rsidP="00EC7EB7">
            <w:pPr>
              <w:rPr>
                <w:rFonts w:ascii="Times" w:hAnsi="Times" w:cs="Arial"/>
                <w:color w:val="000000"/>
              </w:rPr>
            </w:pPr>
            <w:r w:rsidRPr="00451A12">
              <w:rPr>
                <w:rFonts w:ascii="Times" w:hAnsi="Times" w:cs="Arial"/>
                <w:color w:val="000000"/>
              </w:rPr>
              <w:t>1072</w:t>
            </w:r>
          </w:p>
        </w:tc>
        <w:tc>
          <w:tcPr>
            <w:tcW w:w="1486" w:type="dxa"/>
          </w:tcPr>
          <w:p w14:paraId="7B2028EE" w14:textId="77777777" w:rsidR="00314FF7" w:rsidRPr="00451A12" w:rsidRDefault="00314FF7" w:rsidP="00EC7EB7">
            <w:pPr>
              <w:rPr>
                <w:rFonts w:ascii="Times" w:hAnsi="Times" w:cs="Arial"/>
                <w:color w:val="000000"/>
              </w:rPr>
            </w:pPr>
            <w:r w:rsidRPr="00451A12">
              <w:rPr>
                <w:rFonts w:ascii="Times" w:hAnsi="Times" w:cs="Arial"/>
                <w:color w:val="000000"/>
              </w:rPr>
              <w:t>292</w:t>
            </w:r>
          </w:p>
        </w:tc>
      </w:tr>
      <w:tr w:rsidR="00314FF7" w:rsidRPr="00451A12" w14:paraId="3BA42DC7" w14:textId="77777777" w:rsidTr="00EC7EB7">
        <w:tc>
          <w:tcPr>
            <w:tcW w:w="784" w:type="dxa"/>
          </w:tcPr>
          <w:p w14:paraId="764D7B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8FDB79" w14:textId="77777777" w:rsidR="00314FF7" w:rsidRPr="00451A12" w:rsidRDefault="00314FF7" w:rsidP="00EC7EB7">
            <w:pPr>
              <w:rPr>
                <w:rFonts w:ascii="Times" w:hAnsi="Times" w:cs="Arial"/>
                <w:color w:val="000000"/>
              </w:rPr>
            </w:pPr>
            <w:r w:rsidRPr="00451A12">
              <w:rPr>
                <w:rFonts w:ascii="Times" w:hAnsi="Times" w:cs="Arial"/>
                <w:color w:val="000000"/>
              </w:rPr>
              <w:t>paramyxoviridae</w:t>
            </w:r>
          </w:p>
        </w:tc>
        <w:tc>
          <w:tcPr>
            <w:tcW w:w="1319" w:type="dxa"/>
          </w:tcPr>
          <w:p w14:paraId="4AE3693A" w14:textId="77777777" w:rsidR="00314FF7" w:rsidRPr="00451A12" w:rsidRDefault="00314FF7" w:rsidP="00EC7EB7">
            <w:pPr>
              <w:rPr>
                <w:rFonts w:ascii="Times" w:hAnsi="Times" w:cs="Arial"/>
                <w:color w:val="000000"/>
              </w:rPr>
            </w:pPr>
            <w:r w:rsidRPr="00451A12">
              <w:rPr>
                <w:rFonts w:ascii="Times" w:hAnsi="Times" w:cs="Arial"/>
                <w:color w:val="000000"/>
              </w:rPr>
              <w:t>29726</w:t>
            </w:r>
          </w:p>
        </w:tc>
        <w:tc>
          <w:tcPr>
            <w:tcW w:w="1369" w:type="dxa"/>
          </w:tcPr>
          <w:p w14:paraId="1148BFB9" w14:textId="77777777" w:rsidR="00314FF7" w:rsidRPr="00451A12" w:rsidRDefault="00314FF7" w:rsidP="00EC7EB7">
            <w:pPr>
              <w:rPr>
                <w:rFonts w:ascii="Times" w:hAnsi="Times" w:cs="Arial"/>
                <w:color w:val="000000"/>
              </w:rPr>
            </w:pPr>
            <w:r w:rsidRPr="00656615">
              <w:rPr>
                <w:rFonts w:ascii="Times" w:hAnsi="Times" w:cs="Arial"/>
                <w:color w:val="000000"/>
              </w:rPr>
              <w:t>measles</w:t>
            </w:r>
          </w:p>
        </w:tc>
        <w:tc>
          <w:tcPr>
            <w:tcW w:w="858" w:type="dxa"/>
          </w:tcPr>
          <w:p w14:paraId="2EEFD408" w14:textId="77777777" w:rsidR="00314FF7" w:rsidRPr="00451A12" w:rsidRDefault="00314FF7" w:rsidP="00EC7EB7">
            <w:pPr>
              <w:rPr>
                <w:rFonts w:ascii="Times" w:hAnsi="Times" w:cs="Arial"/>
                <w:color w:val="000000"/>
              </w:rPr>
            </w:pPr>
            <w:r w:rsidRPr="00451A12">
              <w:rPr>
                <w:rFonts w:ascii="Times" w:hAnsi="Times" w:cs="Arial"/>
                <w:color w:val="000000"/>
              </w:rPr>
              <w:t>10.06</w:t>
            </w:r>
          </w:p>
        </w:tc>
        <w:tc>
          <w:tcPr>
            <w:tcW w:w="1197" w:type="dxa"/>
          </w:tcPr>
          <w:p w14:paraId="41A5F6BF" w14:textId="77777777" w:rsidR="00314FF7" w:rsidRPr="00451A12" w:rsidRDefault="00314FF7" w:rsidP="00EC7EB7">
            <w:pPr>
              <w:rPr>
                <w:rFonts w:ascii="Times" w:hAnsi="Times" w:cs="Arial"/>
                <w:color w:val="000000"/>
              </w:rPr>
            </w:pPr>
            <w:r w:rsidRPr="00451A12">
              <w:rPr>
                <w:rFonts w:ascii="Times" w:hAnsi="Times" w:cs="Arial"/>
                <w:color w:val="000000"/>
              </w:rPr>
              <w:t>1008</w:t>
            </w:r>
          </w:p>
        </w:tc>
        <w:tc>
          <w:tcPr>
            <w:tcW w:w="1486" w:type="dxa"/>
          </w:tcPr>
          <w:p w14:paraId="16F7CDF0" w14:textId="77777777" w:rsidR="00314FF7" w:rsidRPr="00451A12" w:rsidRDefault="00314FF7" w:rsidP="00EC7EB7">
            <w:pPr>
              <w:rPr>
                <w:rFonts w:ascii="Times" w:hAnsi="Times" w:cs="Arial"/>
                <w:color w:val="000000"/>
              </w:rPr>
            </w:pPr>
            <w:r w:rsidRPr="00451A12">
              <w:rPr>
                <w:rFonts w:ascii="Times" w:hAnsi="Times" w:cs="Arial"/>
                <w:color w:val="000000"/>
              </w:rPr>
              <w:t>327</w:t>
            </w:r>
          </w:p>
        </w:tc>
      </w:tr>
      <w:tr w:rsidR="00314FF7" w:rsidRPr="00451A12" w14:paraId="4A14A86A" w14:textId="77777777" w:rsidTr="00EC7EB7">
        <w:tc>
          <w:tcPr>
            <w:tcW w:w="784" w:type="dxa"/>
          </w:tcPr>
          <w:p w14:paraId="247D10F9"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D00E696" w14:textId="77777777" w:rsidR="00314FF7" w:rsidRPr="00451A12" w:rsidRDefault="00314FF7" w:rsidP="00EC7EB7">
            <w:pPr>
              <w:rPr>
                <w:rFonts w:ascii="Times" w:hAnsi="Times" w:cs="Arial"/>
                <w:color w:val="000000"/>
              </w:rPr>
            </w:pPr>
            <w:r w:rsidRPr="00451A12">
              <w:rPr>
                <w:rFonts w:ascii="Times" w:hAnsi="Times" w:cs="Arial"/>
                <w:color w:val="000000"/>
              </w:rPr>
              <w:t>bromoviridae</w:t>
            </w:r>
          </w:p>
        </w:tc>
        <w:tc>
          <w:tcPr>
            <w:tcW w:w="1319" w:type="dxa"/>
          </w:tcPr>
          <w:p w14:paraId="569B094B" w14:textId="77777777" w:rsidR="00314FF7" w:rsidRPr="00451A12" w:rsidRDefault="00314FF7" w:rsidP="00EC7EB7">
            <w:pPr>
              <w:rPr>
                <w:rFonts w:ascii="Times" w:hAnsi="Times" w:cs="Arial"/>
                <w:color w:val="000000"/>
              </w:rPr>
            </w:pPr>
            <w:r w:rsidRPr="00451A12">
              <w:rPr>
                <w:rFonts w:ascii="Times" w:hAnsi="Times" w:cs="Arial"/>
                <w:color w:val="000000"/>
              </w:rPr>
              <w:t>4677</w:t>
            </w:r>
          </w:p>
        </w:tc>
        <w:tc>
          <w:tcPr>
            <w:tcW w:w="1369" w:type="dxa"/>
          </w:tcPr>
          <w:p w14:paraId="14C06561" w14:textId="77777777" w:rsidR="00314FF7" w:rsidRPr="00451A12" w:rsidRDefault="00314FF7" w:rsidP="00EC7EB7">
            <w:pPr>
              <w:rPr>
                <w:rFonts w:ascii="Times" w:hAnsi="Times" w:cs="Arial"/>
                <w:color w:val="000000"/>
              </w:rPr>
            </w:pPr>
            <w:r>
              <w:rPr>
                <w:rFonts w:ascii="Times" w:hAnsi="Times" w:cs="Arial"/>
                <w:color w:val="000000"/>
              </w:rPr>
              <w:t>(plants)</w:t>
            </w:r>
          </w:p>
        </w:tc>
        <w:tc>
          <w:tcPr>
            <w:tcW w:w="858" w:type="dxa"/>
          </w:tcPr>
          <w:p w14:paraId="33FDF9A1" w14:textId="77777777" w:rsidR="00314FF7" w:rsidRPr="00451A12" w:rsidRDefault="00314FF7" w:rsidP="00EC7EB7">
            <w:pPr>
              <w:rPr>
                <w:rFonts w:ascii="Times" w:hAnsi="Times" w:cs="Arial"/>
                <w:color w:val="000000"/>
              </w:rPr>
            </w:pPr>
            <w:r w:rsidRPr="00451A12">
              <w:rPr>
                <w:rFonts w:ascii="Times" w:hAnsi="Times" w:cs="Arial"/>
                <w:color w:val="000000"/>
              </w:rPr>
              <w:t>4.08</w:t>
            </w:r>
          </w:p>
        </w:tc>
        <w:tc>
          <w:tcPr>
            <w:tcW w:w="1197" w:type="dxa"/>
          </w:tcPr>
          <w:p w14:paraId="315E6297" w14:textId="77777777" w:rsidR="00314FF7" w:rsidRPr="00451A12" w:rsidRDefault="00314FF7" w:rsidP="00EC7EB7">
            <w:pPr>
              <w:rPr>
                <w:rFonts w:ascii="Times" w:hAnsi="Times" w:cs="Arial"/>
                <w:color w:val="000000"/>
              </w:rPr>
            </w:pPr>
            <w:r w:rsidRPr="00451A12">
              <w:rPr>
                <w:rFonts w:ascii="Times" w:hAnsi="Times" w:cs="Arial"/>
                <w:color w:val="000000"/>
              </w:rPr>
              <w:t>764</w:t>
            </w:r>
          </w:p>
        </w:tc>
        <w:tc>
          <w:tcPr>
            <w:tcW w:w="1486" w:type="dxa"/>
          </w:tcPr>
          <w:p w14:paraId="0CF9112D"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5DD2953E" w14:textId="77777777" w:rsidTr="00EC7EB7">
        <w:tc>
          <w:tcPr>
            <w:tcW w:w="784" w:type="dxa"/>
          </w:tcPr>
          <w:p w14:paraId="158DC5C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7AE8F98B" w14:textId="77777777" w:rsidR="00314FF7" w:rsidRPr="00451A12" w:rsidRDefault="00314FF7" w:rsidP="00EC7EB7">
            <w:pPr>
              <w:rPr>
                <w:rFonts w:ascii="Times" w:hAnsi="Times" w:cs="Arial"/>
                <w:color w:val="000000"/>
              </w:rPr>
            </w:pPr>
            <w:r w:rsidRPr="00451A12">
              <w:rPr>
                <w:rFonts w:ascii="Times" w:hAnsi="Times" w:cs="Arial"/>
                <w:color w:val="000000"/>
              </w:rPr>
              <w:t>arenaviridae</w:t>
            </w:r>
          </w:p>
        </w:tc>
        <w:tc>
          <w:tcPr>
            <w:tcW w:w="1319" w:type="dxa"/>
          </w:tcPr>
          <w:p w14:paraId="56BA47AD" w14:textId="77777777" w:rsidR="00314FF7" w:rsidRPr="00451A12" w:rsidRDefault="00314FF7" w:rsidP="00EC7EB7">
            <w:pPr>
              <w:rPr>
                <w:rFonts w:ascii="Times" w:hAnsi="Times" w:cs="Arial"/>
                <w:color w:val="000000"/>
              </w:rPr>
            </w:pPr>
            <w:r w:rsidRPr="00451A12">
              <w:rPr>
                <w:rFonts w:ascii="Times" w:hAnsi="Times" w:cs="Arial"/>
                <w:color w:val="000000"/>
              </w:rPr>
              <w:t>2639</w:t>
            </w:r>
          </w:p>
        </w:tc>
        <w:tc>
          <w:tcPr>
            <w:tcW w:w="1369" w:type="dxa"/>
          </w:tcPr>
          <w:p w14:paraId="435C8D31" w14:textId="77777777" w:rsidR="00314FF7" w:rsidRPr="00451A12" w:rsidRDefault="00314FF7" w:rsidP="00EC7EB7">
            <w:pPr>
              <w:rPr>
                <w:rFonts w:ascii="Times" w:hAnsi="Times" w:cs="Arial"/>
                <w:color w:val="000000"/>
              </w:rPr>
            </w:pPr>
            <w:r>
              <w:rPr>
                <w:rFonts w:ascii="Times" w:hAnsi="Times" w:cs="Arial"/>
                <w:color w:val="000000"/>
              </w:rPr>
              <w:t>(animals)</w:t>
            </w:r>
          </w:p>
        </w:tc>
        <w:tc>
          <w:tcPr>
            <w:tcW w:w="858" w:type="dxa"/>
          </w:tcPr>
          <w:p w14:paraId="50A1665E" w14:textId="77777777" w:rsidR="00314FF7" w:rsidRPr="00451A12" w:rsidRDefault="00314FF7" w:rsidP="00EC7EB7">
            <w:pPr>
              <w:rPr>
                <w:rFonts w:ascii="Times" w:hAnsi="Times" w:cs="Arial"/>
                <w:color w:val="000000"/>
              </w:rPr>
            </w:pPr>
            <w:r w:rsidRPr="00451A12">
              <w:rPr>
                <w:rFonts w:ascii="Times" w:hAnsi="Times" w:cs="Arial"/>
                <w:color w:val="000000"/>
              </w:rPr>
              <w:t>2.29</w:t>
            </w:r>
          </w:p>
        </w:tc>
        <w:tc>
          <w:tcPr>
            <w:tcW w:w="1197" w:type="dxa"/>
          </w:tcPr>
          <w:p w14:paraId="5AE10E9F" w14:textId="77777777" w:rsidR="00314FF7" w:rsidRPr="00451A12" w:rsidRDefault="00314FF7" w:rsidP="00EC7EB7">
            <w:pPr>
              <w:rPr>
                <w:rFonts w:ascii="Times" w:hAnsi="Times" w:cs="Arial"/>
                <w:color w:val="000000"/>
              </w:rPr>
            </w:pPr>
            <w:r w:rsidRPr="00451A12">
              <w:rPr>
                <w:rFonts w:ascii="Times" w:hAnsi="Times" w:cs="Arial"/>
                <w:color w:val="000000"/>
              </w:rPr>
              <w:t>758</w:t>
            </w:r>
          </w:p>
        </w:tc>
        <w:tc>
          <w:tcPr>
            <w:tcW w:w="1486" w:type="dxa"/>
          </w:tcPr>
          <w:p w14:paraId="06FAC7E0" w14:textId="77777777" w:rsidR="00314FF7" w:rsidRPr="00451A12" w:rsidRDefault="00314FF7" w:rsidP="00EC7EB7">
            <w:pPr>
              <w:rPr>
                <w:rFonts w:ascii="Times" w:hAnsi="Times" w:cs="Arial"/>
                <w:color w:val="000000"/>
              </w:rPr>
            </w:pPr>
            <w:r w:rsidRPr="00451A12">
              <w:rPr>
                <w:rFonts w:ascii="Times" w:hAnsi="Times" w:cs="Arial"/>
                <w:color w:val="000000"/>
              </w:rPr>
              <w:t>469</w:t>
            </w:r>
          </w:p>
        </w:tc>
      </w:tr>
    </w:tbl>
    <w:p w14:paraId="72B4668E" w14:textId="77777777" w:rsidR="00314FF7" w:rsidRDefault="00314FF7" w:rsidP="00314FF7">
      <w:pPr>
        <w:rPr>
          <w:rFonts w:ascii="Times" w:hAnsi="Times" w:cs="Arial"/>
          <w:color w:val="000000"/>
        </w:rPr>
      </w:pPr>
    </w:p>
    <w:p w14:paraId="0DCF392B" w14:textId="77777777" w:rsidR="00314FF7" w:rsidRPr="0047280B" w:rsidRDefault="00314FF7" w:rsidP="00314FF7">
      <w:pPr>
        <w:rPr>
          <w:rFonts w:ascii="Times" w:hAnsi="Times" w:cs="Times New Roman"/>
        </w:rPr>
      </w:pPr>
      <w:r w:rsidRPr="0047280B">
        <w:rPr>
          <w:rFonts w:ascii="Times" w:hAnsi="Times" w:cs="Arial"/>
          <w:color w:val="000000"/>
        </w:rPr>
        <w:t>Statistics of viruses known to infect humans, genomes sequenced, genetic diversity?</w:t>
      </w:r>
    </w:p>
    <w:p w14:paraId="269BE81D" w14:textId="7D186E16" w:rsidR="00314FF7" w:rsidRDefault="00314FF7" w:rsidP="00314FF7">
      <w:pPr>
        <w:rPr>
          <w:rFonts w:ascii="Times" w:hAnsi="Times" w:cs="Arial"/>
          <w:color w:val="000000"/>
        </w:rPr>
      </w:pPr>
      <w:r w:rsidRPr="002217EA">
        <w:rPr>
          <w:rFonts w:ascii="Times" w:hAnsi="Times" w:cs="Arial"/>
          <w:b/>
          <w:color w:val="000000"/>
        </w:rPr>
        <w:lastRenderedPageBreak/>
        <w:t xml:space="preserve">Table </w:t>
      </w:r>
      <w:r w:rsidR="00D22C50">
        <w:rPr>
          <w:rFonts w:ascii="Times" w:hAnsi="Times" w:cs="Arial"/>
          <w:b/>
          <w:color w:val="000000"/>
        </w:rPr>
        <w:t>3</w:t>
      </w:r>
      <w:r>
        <w:rPr>
          <w:rFonts w:ascii="Times" w:hAnsi="Times" w:cs="Arial"/>
          <w:color w:val="000000"/>
        </w:rPr>
        <w:t>.</w:t>
      </w:r>
      <w:r w:rsidRPr="0047280B">
        <w:rPr>
          <w:rFonts w:ascii="Times" w:hAnsi="Times" w:cs="Arial"/>
          <w:color w:val="000000"/>
        </w:rPr>
        <w:t xml:space="preserve"> human disease caused by these viruses, case numbers, mortality, economic damage etc.</w:t>
      </w:r>
      <w:r w:rsidR="00F60E04" w:rsidRPr="00F60E04">
        <w:rPr>
          <w:rFonts w:ascii="Times" w:hAnsi="Times" w:cs="Arial"/>
          <w:color w:val="000000"/>
        </w:rPr>
        <w:t xml:space="preserve"> </w:t>
      </w:r>
      <w:r w:rsidR="00F60E04">
        <w:rPr>
          <w:rFonts w:ascii="Times" w:hAnsi="Times" w:cs="Arial"/>
          <w:color w:val="000000"/>
        </w:rPr>
        <w:t>Unless otherwise indicated, figures are yearly.</w:t>
      </w:r>
    </w:p>
    <w:p w14:paraId="028FA7E2" w14:textId="77777777" w:rsidR="00F60E04" w:rsidRDefault="00F60E04" w:rsidP="00314FF7">
      <w:pPr>
        <w:rPr>
          <w:rFonts w:ascii="Times" w:hAnsi="Times" w:cs="Arial"/>
          <w:color w:val="000000"/>
        </w:rPr>
      </w:pPr>
    </w:p>
    <w:tbl>
      <w:tblPr>
        <w:tblStyle w:val="TableGrid"/>
        <w:tblW w:w="8996" w:type="dxa"/>
        <w:tblLook w:val="04A0" w:firstRow="1" w:lastRow="0" w:firstColumn="1" w:lastColumn="0" w:noHBand="0" w:noVBand="1"/>
      </w:tblPr>
      <w:tblGrid>
        <w:gridCol w:w="1736"/>
        <w:gridCol w:w="1641"/>
        <w:gridCol w:w="1557"/>
        <w:gridCol w:w="1317"/>
        <w:gridCol w:w="1373"/>
        <w:gridCol w:w="1372"/>
      </w:tblGrid>
      <w:tr w:rsidR="00F60E04" w:rsidRPr="002C7B7F" w14:paraId="1EBD9860" w14:textId="77777777" w:rsidTr="004912E1">
        <w:tc>
          <w:tcPr>
            <w:tcW w:w="1563" w:type="dxa"/>
          </w:tcPr>
          <w:p w14:paraId="115F78FB" w14:textId="77777777" w:rsidR="00F60E04" w:rsidRPr="002C7B7F" w:rsidRDefault="00F60E04" w:rsidP="004912E1">
            <w:pPr>
              <w:rPr>
                <w:rFonts w:ascii="Times" w:hAnsi="Times"/>
                <w:b/>
              </w:rPr>
            </w:pPr>
            <w:r w:rsidRPr="002C7B7F">
              <w:rPr>
                <w:rFonts w:ascii="Times" w:hAnsi="Times"/>
                <w:b/>
              </w:rPr>
              <w:t>Virus (class)</w:t>
            </w:r>
          </w:p>
        </w:tc>
        <w:tc>
          <w:tcPr>
            <w:tcW w:w="1683" w:type="dxa"/>
          </w:tcPr>
          <w:p w14:paraId="16B0E152" w14:textId="77777777" w:rsidR="00F60E04" w:rsidRPr="002C7B7F" w:rsidRDefault="00F60E04" w:rsidP="004912E1">
            <w:pPr>
              <w:rPr>
                <w:rFonts w:ascii="Times" w:hAnsi="Times"/>
                <w:b/>
              </w:rPr>
            </w:pPr>
            <w:r w:rsidRPr="002C7B7F">
              <w:rPr>
                <w:rFonts w:ascii="Times" w:hAnsi="Times"/>
                <w:b/>
              </w:rPr>
              <w:t>Infections</w:t>
            </w:r>
          </w:p>
        </w:tc>
        <w:tc>
          <w:tcPr>
            <w:tcW w:w="1586" w:type="dxa"/>
          </w:tcPr>
          <w:p w14:paraId="1AC0B9BE" w14:textId="77777777" w:rsidR="00F60E04" w:rsidRPr="002C7B7F" w:rsidRDefault="00F60E04" w:rsidP="004912E1">
            <w:pPr>
              <w:rPr>
                <w:rFonts w:ascii="Times" w:hAnsi="Times"/>
                <w:b/>
              </w:rPr>
            </w:pPr>
            <w:r w:rsidRPr="002C7B7F">
              <w:rPr>
                <w:rFonts w:ascii="Times" w:hAnsi="Times"/>
                <w:b/>
              </w:rPr>
              <w:t>Morbidity</w:t>
            </w:r>
          </w:p>
        </w:tc>
        <w:tc>
          <w:tcPr>
            <w:tcW w:w="1328" w:type="dxa"/>
          </w:tcPr>
          <w:p w14:paraId="6EA27547" w14:textId="77777777" w:rsidR="00F60E04" w:rsidRPr="002C7B7F" w:rsidRDefault="00F60E04" w:rsidP="004912E1">
            <w:pPr>
              <w:rPr>
                <w:rFonts w:ascii="Times" w:hAnsi="Times"/>
                <w:b/>
              </w:rPr>
            </w:pPr>
            <w:r w:rsidRPr="002C7B7F">
              <w:rPr>
                <w:rFonts w:ascii="Times" w:hAnsi="Times"/>
                <w:b/>
              </w:rPr>
              <w:t>Mortality</w:t>
            </w:r>
          </w:p>
        </w:tc>
        <w:tc>
          <w:tcPr>
            <w:tcW w:w="1393" w:type="dxa"/>
          </w:tcPr>
          <w:p w14:paraId="697A1B07" w14:textId="77777777" w:rsidR="00F60E04" w:rsidRPr="002C7B7F" w:rsidRDefault="00F60E04" w:rsidP="004912E1">
            <w:pPr>
              <w:rPr>
                <w:rFonts w:ascii="Times" w:hAnsi="Times"/>
                <w:b/>
              </w:rPr>
            </w:pPr>
            <w:r>
              <w:rPr>
                <w:rFonts w:ascii="Times" w:hAnsi="Times"/>
                <w:b/>
              </w:rPr>
              <w:t>C</w:t>
            </w:r>
            <w:r w:rsidRPr="002C7B7F">
              <w:rPr>
                <w:rFonts w:ascii="Times" w:hAnsi="Times"/>
                <w:b/>
              </w:rPr>
              <w:t>ost</w:t>
            </w:r>
          </w:p>
        </w:tc>
        <w:tc>
          <w:tcPr>
            <w:tcW w:w="1443" w:type="dxa"/>
          </w:tcPr>
          <w:p w14:paraId="0C6BCDAA" w14:textId="77777777" w:rsidR="00F60E04" w:rsidRPr="002C7B7F" w:rsidRDefault="00F60E04" w:rsidP="004912E1">
            <w:pPr>
              <w:rPr>
                <w:rFonts w:ascii="Times" w:hAnsi="Times"/>
                <w:b/>
              </w:rPr>
            </w:pPr>
            <w:r w:rsidRPr="002C7B7F">
              <w:rPr>
                <w:rFonts w:ascii="Times" w:hAnsi="Times"/>
                <w:b/>
              </w:rPr>
              <w:t>Refs</w:t>
            </w:r>
          </w:p>
        </w:tc>
      </w:tr>
      <w:tr w:rsidR="00F60E04" w14:paraId="64C3ADD4" w14:textId="77777777" w:rsidTr="004912E1">
        <w:tc>
          <w:tcPr>
            <w:tcW w:w="1563" w:type="dxa"/>
          </w:tcPr>
          <w:p w14:paraId="6A8B5564" w14:textId="77777777" w:rsidR="00F60E04" w:rsidRDefault="00F60E04" w:rsidP="004912E1">
            <w:pPr>
              <w:rPr>
                <w:rFonts w:ascii="Times" w:hAnsi="Times"/>
              </w:rPr>
            </w:pPr>
            <w:r>
              <w:rPr>
                <w:rFonts w:ascii="Times" w:hAnsi="Times"/>
              </w:rPr>
              <w:t>HSV-1/2</w:t>
            </w:r>
          </w:p>
        </w:tc>
        <w:tc>
          <w:tcPr>
            <w:tcW w:w="1683" w:type="dxa"/>
          </w:tcPr>
          <w:p w14:paraId="7E57D835" w14:textId="77777777" w:rsidR="00F60E04" w:rsidRDefault="00F60E04" w:rsidP="004912E1">
            <w:pPr>
              <w:rPr>
                <w:rFonts w:ascii="Times" w:hAnsi="Times"/>
              </w:rPr>
            </w:pPr>
            <w:r w:rsidRPr="002C7B7F">
              <w:rPr>
                <w:rFonts w:ascii="Times" w:hAnsi="Times"/>
              </w:rPr>
              <w:t xml:space="preserve">3.7 </w:t>
            </w:r>
            <w:r>
              <w:rPr>
                <w:rFonts w:ascii="Times" w:hAnsi="Times"/>
              </w:rPr>
              <w:t>B / ~700M</w:t>
            </w:r>
          </w:p>
        </w:tc>
        <w:tc>
          <w:tcPr>
            <w:tcW w:w="1586" w:type="dxa"/>
          </w:tcPr>
          <w:p w14:paraId="0B0E6544" w14:textId="77777777" w:rsidR="00F60E04" w:rsidRDefault="00F60E04" w:rsidP="004912E1">
            <w:pPr>
              <w:rPr>
                <w:rFonts w:ascii="Times" w:hAnsi="Times"/>
              </w:rPr>
            </w:pPr>
            <w:r>
              <w:rPr>
                <w:rFonts w:ascii="Times" w:hAnsi="Times"/>
              </w:rPr>
              <w:t>3M/yr (US)</w:t>
            </w:r>
          </w:p>
        </w:tc>
        <w:tc>
          <w:tcPr>
            <w:tcW w:w="1328" w:type="dxa"/>
          </w:tcPr>
          <w:p w14:paraId="424F867E" w14:textId="77777777" w:rsidR="00F60E04" w:rsidRDefault="00F60E04" w:rsidP="004912E1">
            <w:pPr>
              <w:rPr>
                <w:rFonts w:ascii="Times" w:hAnsi="Times"/>
              </w:rPr>
            </w:pPr>
            <w:r>
              <w:rPr>
                <w:rFonts w:ascii="Times" w:hAnsi="Times"/>
              </w:rPr>
              <w:t>low</w:t>
            </w:r>
          </w:p>
        </w:tc>
        <w:tc>
          <w:tcPr>
            <w:tcW w:w="1393" w:type="dxa"/>
          </w:tcPr>
          <w:p w14:paraId="7FE770BA" w14:textId="2CC7E17F" w:rsidR="00F60E04" w:rsidRDefault="00F60E04" w:rsidP="00910839">
            <w:pPr>
              <w:rPr>
                <w:rFonts w:ascii="Times" w:hAnsi="Times"/>
              </w:rPr>
            </w:pPr>
            <w:r>
              <w:rPr>
                <w:rFonts w:ascii="Times" w:hAnsi="Times"/>
              </w:rPr>
              <w:t>$</w:t>
            </w:r>
            <w:r w:rsidR="00910839">
              <w:rPr>
                <w:rFonts w:ascii="Times" w:hAnsi="Times"/>
              </w:rPr>
              <w:t>540M</w:t>
            </w:r>
            <w:r>
              <w:rPr>
                <w:rFonts w:ascii="Times" w:hAnsi="Times"/>
              </w:rPr>
              <w:t xml:space="preserve"> (US)</w:t>
            </w:r>
          </w:p>
        </w:tc>
        <w:tc>
          <w:tcPr>
            <w:tcW w:w="1443" w:type="dxa"/>
          </w:tcPr>
          <w:p w14:paraId="6CDC916B" w14:textId="61A49B21" w:rsidR="00F60E04" w:rsidRDefault="003803E3" w:rsidP="003803E3">
            <w:pPr>
              <w:rPr>
                <w:rFonts w:ascii="Times" w:hAnsi="Times"/>
              </w:rPr>
            </w:pP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 </w:instrText>
            </w: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EN.CITE.DATA </w:instrText>
            </w:r>
            <w:r>
              <w:rPr>
                <w:rFonts w:ascii="Times" w:hAnsi="Times"/>
              </w:rPr>
            </w:r>
            <w:r>
              <w:rPr>
                <w:rFonts w:ascii="Times" w:hAnsi="Times"/>
              </w:rPr>
              <w:fldChar w:fldCharType="end"/>
            </w:r>
            <w:r>
              <w:rPr>
                <w:rFonts w:ascii="Times" w:hAnsi="Times"/>
              </w:rPr>
            </w:r>
            <w:r>
              <w:rPr>
                <w:rFonts w:ascii="Times" w:hAnsi="Times"/>
              </w:rPr>
              <w:fldChar w:fldCharType="separate"/>
            </w:r>
            <w:r>
              <w:rPr>
                <w:rFonts w:ascii="Times" w:hAnsi="Times"/>
                <w:noProof/>
              </w:rPr>
              <w:t>(59-63)</w:t>
            </w:r>
            <w:r>
              <w:rPr>
                <w:rFonts w:ascii="Times" w:hAnsi="Times"/>
              </w:rPr>
              <w:fldChar w:fldCharType="end"/>
            </w:r>
          </w:p>
        </w:tc>
      </w:tr>
      <w:tr w:rsidR="00F60E04" w14:paraId="52066C94" w14:textId="77777777" w:rsidTr="004912E1">
        <w:tc>
          <w:tcPr>
            <w:tcW w:w="1563" w:type="dxa"/>
          </w:tcPr>
          <w:p w14:paraId="41F096E0" w14:textId="77777777" w:rsidR="00F60E04" w:rsidRDefault="00F60E04" w:rsidP="004912E1">
            <w:pPr>
              <w:rPr>
                <w:rFonts w:ascii="Times" w:hAnsi="Times"/>
              </w:rPr>
            </w:pPr>
            <w:r>
              <w:rPr>
                <w:rFonts w:ascii="Times" w:hAnsi="Times"/>
              </w:rPr>
              <w:t>HIV-1/2</w:t>
            </w:r>
          </w:p>
        </w:tc>
        <w:tc>
          <w:tcPr>
            <w:tcW w:w="1683" w:type="dxa"/>
          </w:tcPr>
          <w:p w14:paraId="45D8E8B1" w14:textId="77777777" w:rsidR="00F60E04" w:rsidRDefault="00F60E04" w:rsidP="004912E1">
            <w:pPr>
              <w:rPr>
                <w:rFonts w:ascii="Times" w:hAnsi="Times"/>
              </w:rPr>
            </w:pPr>
            <w:r>
              <w:rPr>
                <w:rFonts w:ascii="Times" w:hAnsi="Times"/>
              </w:rPr>
              <w:t>36M (world)</w:t>
            </w:r>
          </w:p>
        </w:tc>
        <w:tc>
          <w:tcPr>
            <w:tcW w:w="1586" w:type="dxa"/>
          </w:tcPr>
          <w:p w14:paraId="2D63958F" w14:textId="77777777" w:rsidR="00F60E04" w:rsidRDefault="00F60E04" w:rsidP="004912E1">
            <w:pPr>
              <w:rPr>
                <w:rFonts w:ascii="Times" w:hAnsi="Times"/>
              </w:rPr>
            </w:pPr>
            <w:r>
              <w:rPr>
                <w:rFonts w:ascii="Times" w:hAnsi="Times"/>
              </w:rPr>
              <w:t>2.1M/yr ww</w:t>
            </w:r>
          </w:p>
        </w:tc>
        <w:tc>
          <w:tcPr>
            <w:tcW w:w="1328" w:type="dxa"/>
          </w:tcPr>
          <w:p w14:paraId="606D5ED2" w14:textId="77777777" w:rsidR="00F60E04" w:rsidRDefault="00F60E04" w:rsidP="004912E1">
            <w:pPr>
              <w:rPr>
                <w:rFonts w:ascii="Times" w:hAnsi="Times"/>
              </w:rPr>
            </w:pPr>
            <w:r>
              <w:rPr>
                <w:rFonts w:ascii="Times" w:hAnsi="Times"/>
              </w:rPr>
              <w:t>25M total</w:t>
            </w:r>
            <w:r w:rsidRPr="0047217B">
              <w:rPr>
                <w:rFonts w:ascii="Times" w:hAnsi="Times"/>
                <w:vertAlign w:val="superscript"/>
              </w:rPr>
              <w:t>1</w:t>
            </w:r>
          </w:p>
        </w:tc>
        <w:tc>
          <w:tcPr>
            <w:tcW w:w="1393" w:type="dxa"/>
          </w:tcPr>
          <w:p w14:paraId="5EDB9041" w14:textId="77777777" w:rsidR="00F60E04" w:rsidRDefault="00F60E04" w:rsidP="004912E1">
            <w:pPr>
              <w:rPr>
                <w:rFonts w:ascii="Times" w:hAnsi="Times"/>
              </w:rPr>
            </w:pPr>
            <w:r>
              <w:rPr>
                <w:rFonts w:ascii="Times" w:hAnsi="Times"/>
              </w:rPr>
              <w:t>$13.7B (US)</w:t>
            </w:r>
          </w:p>
        </w:tc>
        <w:tc>
          <w:tcPr>
            <w:tcW w:w="1443" w:type="dxa"/>
          </w:tcPr>
          <w:p w14:paraId="2839F205" w14:textId="01B44560"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&lt;EndNote&gt;&lt;Cite&gt;&lt;Author&gt;Menzies&lt;/Author&gt;&lt;Year&gt;2011&lt;/Year&gt;&lt;RecNum&gt;138&lt;/RecNum&gt;&lt;DisplayText&gt;(64)&lt;/DisplayText&gt;&lt;record&gt;&lt;rec-number&gt;138&lt;/rec-number&gt;&lt;foreign-keys&gt;&lt;key app="EN" db-id="fzxf5s9pk0992pefpet5d9rcvs2ae90rrfad" timestamp="1504578049"&gt;138&lt;/key&gt;&lt;/foreign-keys&gt;&lt;ref-type name="Journal Article"&gt;17&lt;/ref-type&gt;&lt;contributors&gt;&lt;authors&gt;&lt;author&gt;Menzies, N. A.&lt;/author&gt;&lt;author&gt;Berruti, A. A.&lt;/author&gt;&lt;author&gt;Berzon, R.&lt;/author&gt;&lt;author&gt;Filler, S.&lt;/author&gt;&lt;author&gt;Ferris, R.&lt;/author&gt;&lt;author&gt;Ellerbrock, T. V.&lt;/author&gt;&lt;author&gt;Blandford, J. M.&lt;/author&gt;&lt;/authors&gt;&lt;/contributors&gt;&lt;auth-address&gt;US Centers for Disease Control and Prevention, Atlanta, Georgia 30333, USA.&lt;/auth-address&gt;&lt;titles&gt;&lt;title&gt;The cost of providing comprehensive HIV treatment in PEPFAR-supported programs&lt;/title&gt;&lt;secondary-title&gt;AIDS&lt;/secondary-title&gt;&lt;/titles&gt;&lt;periodical&gt;&lt;full-title&gt;AIDS&lt;/full-title&gt;&lt;/periodical&gt;&lt;pages&gt;1753-60&lt;/pages&gt;&lt;volume&gt;25&lt;/volume&gt;&lt;number&gt;14&lt;/number&gt;&lt;keywords&gt;&lt;keyword&gt;Anti-HIV Agents/*economics/therapeutic use&lt;/keyword&gt;&lt;keyword&gt;Botswana/epidemiology&lt;/keyword&gt;&lt;keyword&gt;Cost-Benefit Analysis&lt;/keyword&gt;&lt;keyword&gt;Developing Countries/*economics/statistics &amp;amp; numerical data&lt;/keyword&gt;&lt;keyword&gt;Ethiopia/epidemiology&lt;/keyword&gt;&lt;keyword&gt;Female&lt;/keyword&gt;&lt;keyword&gt;HIV Infections/drug therapy/*economics/epidemiology&lt;/keyword&gt;&lt;keyword&gt;*Hiv-1&lt;/keyword&gt;&lt;keyword&gt;Health Resources/*economics/supply &amp;amp; distribution&lt;/keyword&gt;&lt;keyword&gt;Humans&lt;/keyword&gt;&lt;keyword&gt;Male&lt;/keyword&gt;&lt;keyword&gt;Nigeria/epidemiology&lt;/keyword&gt;&lt;keyword&gt;Uganda/epidemiology&lt;/keyword&gt;&lt;keyword&gt;Vietnam/epidemiology&lt;/keyword&gt;&lt;/keywords&gt;&lt;dates&gt;&lt;year&gt;2011&lt;/year&gt;&lt;pub-dates&gt;&lt;date&gt;Sep 10&lt;/date&gt;&lt;/pub-dates&gt;&lt;/dates&gt;&lt;isbn&gt;1473-5571 (Electronic)&amp;#xD;0269-9370 (Linking)&lt;/isbn&gt;&lt;accession-num&gt;21412127&lt;/accession-num&gt;&lt;urls&gt;&lt;related-urls&gt;&lt;url&gt;https://www.ncbi.nlm.nih.gov/pubmed/21412127&lt;/url&gt;&lt;/related-urls&gt;&lt;/urls&gt;&lt;custom2&gt;PMC3225224&lt;/custom2&gt;&lt;electronic-resource-num&gt;10.1097/QAD.0b013e3283463eec&lt;/electronic-resource-num&gt;&lt;/record&gt;&lt;/Cite&gt;&lt;/EndNote&gt;</w:instrText>
            </w:r>
            <w:r>
              <w:rPr>
                <w:rFonts w:ascii="Times" w:hAnsi="Times"/>
              </w:rPr>
              <w:fldChar w:fldCharType="separate"/>
            </w:r>
            <w:r w:rsidR="003803E3">
              <w:rPr>
                <w:rFonts w:ascii="Times" w:hAnsi="Times"/>
                <w:noProof/>
              </w:rPr>
              <w:t>(64)</w:t>
            </w:r>
            <w:r>
              <w:rPr>
                <w:rFonts w:ascii="Times" w:hAnsi="Times"/>
              </w:rPr>
              <w:fldChar w:fldCharType="end"/>
            </w:r>
          </w:p>
        </w:tc>
      </w:tr>
      <w:tr w:rsidR="00F60E04" w14:paraId="72842FC2" w14:textId="77777777" w:rsidTr="004912E1">
        <w:tc>
          <w:tcPr>
            <w:tcW w:w="1563" w:type="dxa"/>
          </w:tcPr>
          <w:p w14:paraId="5B803D89" w14:textId="77777777" w:rsidR="00F60E04" w:rsidRDefault="00F60E04" w:rsidP="004912E1">
            <w:pPr>
              <w:rPr>
                <w:rFonts w:ascii="Times" w:hAnsi="Times"/>
              </w:rPr>
            </w:pPr>
            <w:r>
              <w:rPr>
                <w:rFonts w:ascii="Times" w:hAnsi="Times"/>
              </w:rPr>
              <w:t>Influenza</w:t>
            </w:r>
          </w:p>
        </w:tc>
        <w:tc>
          <w:tcPr>
            <w:tcW w:w="1683" w:type="dxa"/>
          </w:tcPr>
          <w:p w14:paraId="61C58D74" w14:textId="77777777" w:rsidR="00F60E04" w:rsidRDefault="00F60E04" w:rsidP="004912E1">
            <w:pPr>
              <w:rPr>
                <w:rFonts w:ascii="Times" w:hAnsi="Times"/>
              </w:rPr>
            </w:pPr>
            <w:bookmarkStart w:id="34" w:name="OLE_LINK28"/>
            <w:bookmarkStart w:id="35" w:name="OLE_LINK29"/>
            <w:r>
              <w:rPr>
                <w:rFonts w:ascii="Times" w:hAnsi="Times"/>
              </w:rPr>
              <w:t>&gt;30M (US)</w:t>
            </w:r>
            <w:r w:rsidRPr="00D4474E">
              <w:rPr>
                <w:rFonts w:ascii="Times" w:hAnsi="Times"/>
                <w:vertAlign w:val="superscript"/>
              </w:rPr>
              <w:t>3</w:t>
            </w:r>
            <w:bookmarkEnd w:id="34"/>
            <w:bookmarkEnd w:id="35"/>
          </w:p>
        </w:tc>
        <w:tc>
          <w:tcPr>
            <w:tcW w:w="1586" w:type="dxa"/>
          </w:tcPr>
          <w:p w14:paraId="72D08F6D" w14:textId="14776E07" w:rsidR="00F60E04" w:rsidRDefault="008B3D8C" w:rsidP="004912E1">
            <w:pPr>
              <w:rPr>
                <w:rFonts w:ascii="Times" w:hAnsi="Times"/>
              </w:rPr>
            </w:pPr>
            <w:r>
              <w:rPr>
                <w:rFonts w:ascii="Times" w:hAnsi="Times"/>
              </w:rPr>
              <w:t>100-600K</w:t>
            </w:r>
            <w:r w:rsidR="00F60E04" w:rsidRPr="00D4474E">
              <w:rPr>
                <w:rFonts w:ascii="Times" w:hAnsi="Times"/>
              </w:rPr>
              <w:t xml:space="preserve"> (US)</w:t>
            </w:r>
            <w:r w:rsidR="00F60E04" w:rsidRPr="00D4474E">
              <w:rPr>
                <w:rFonts w:ascii="Times" w:hAnsi="Times"/>
                <w:vertAlign w:val="superscript"/>
              </w:rPr>
              <w:t>3</w:t>
            </w:r>
          </w:p>
        </w:tc>
        <w:tc>
          <w:tcPr>
            <w:tcW w:w="1328" w:type="dxa"/>
          </w:tcPr>
          <w:p w14:paraId="461B4534" w14:textId="77777777" w:rsidR="00F60E04" w:rsidRDefault="00F60E04" w:rsidP="004912E1">
            <w:pPr>
              <w:rPr>
                <w:rFonts w:ascii="Times" w:hAnsi="Times"/>
              </w:rPr>
            </w:pPr>
            <w:r>
              <w:rPr>
                <w:rFonts w:ascii="Times" w:hAnsi="Times"/>
              </w:rPr>
              <w:t>50M 1918</w:t>
            </w:r>
            <w:bookmarkStart w:id="36" w:name="OLE_LINK26"/>
            <w:bookmarkStart w:id="37" w:name="OLE_LINK27"/>
            <w:r w:rsidRPr="006A1EE3">
              <w:rPr>
                <w:rFonts w:ascii="Times" w:hAnsi="Times"/>
                <w:vertAlign w:val="superscript"/>
              </w:rPr>
              <w:t>2</w:t>
            </w:r>
            <w:bookmarkEnd w:id="36"/>
            <w:bookmarkEnd w:id="37"/>
          </w:p>
        </w:tc>
        <w:tc>
          <w:tcPr>
            <w:tcW w:w="1393" w:type="dxa"/>
          </w:tcPr>
          <w:p w14:paraId="1F3AB86E" w14:textId="77777777" w:rsidR="00F60E04" w:rsidRDefault="00F60E04" w:rsidP="004912E1">
            <w:pPr>
              <w:rPr>
                <w:rFonts w:ascii="Times" w:hAnsi="Times"/>
              </w:rPr>
            </w:pPr>
            <w:r>
              <w:rPr>
                <w:rFonts w:ascii="Times" w:hAnsi="Times"/>
              </w:rPr>
              <w:t>$10-90B</w:t>
            </w:r>
          </w:p>
        </w:tc>
        <w:tc>
          <w:tcPr>
            <w:tcW w:w="1443" w:type="dxa"/>
          </w:tcPr>
          <w:p w14:paraId="2AC213F4" w14:textId="6E2C8AC3" w:rsidR="00F60E04" w:rsidRDefault="00B167FF" w:rsidP="003803E3">
            <w:pPr>
              <w:rPr>
                <w:rFonts w:ascii="Times" w:hAnsi="Times"/>
              </w:rPr>
            </w:pPr>
            <w:r>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 </w:instrText>
            </w:r>
            <w:r w:rsidR="003803E3">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(65-67)</w:t>
            </w:r>
            <w:r>
              <w:rPr>
                <w:rFonts w:ascii="Times" w:hAnsi="Times"/>
              </w:rPr>
              <w:fldChar w:fldCharType="end"/>
            </w:r>
          </w:p>
        </w:tc>
      </w:tr>
      <w:tr w:rsidR="00F60E04" w14:paraId="12E1DA1A" w14:textId="77777777" w:rsidTr="004912E1">
        <w:tc>
          <w:tcPr>
            <w:tcW w:w="1563" w:type="dxa"/>
          </w:tcPr>
          <w:p w14:paraId="5429278D" w14:textId="77777777" w:rsidR="00F60E04" w:rsidRDefault="00F60E04" w:rsidP="004912E1">
            <w:pPr>
              <w:rPr>
                <w:rFonts w:ascii="Times" w:hAnsi="Times"/>
              </w:rPr>
            </w:pPr>
            <w:r>
              <w:rPr>
                <w:rFonts w:ascii="Times" w:hAnsi="Times"/>
              </w:rPr>
              <w:t>Measles</w:t>
            </w:r>
          </w:p>
        </w:tc>
        <w:tc>
          <w:tcPr>
            <w:tcW w:w="1683" w:type="dxa"/>
          </w:tcPr>
          <w:p w14:paraId="49DF32A6" w14:textId="77777777" w:rsidR="00F60E04" w:rsidRDefault="00F60E04" w:rsidP="004912E1">
            <w:pPr>
              <w:rPr>
                <w:rFonts w:ascii="Times" w:hAnsi="Times"/>
              </w:rPr>
            </w:pPr>
            <w:bookmarkStart w:id="38" w:name="OLE_LINK30"/>
            <w:bookmarkStart w:id="39" w:name="OLE_LINK31"/>
            <w:r>
              <w:rPr>
                <w:rFonts w:ascii="Times" w:hAnsi="Times"/>
              </w:rPr>
              <w:t>&gt;</w:t>
            </w:r>
            <w:r w:rsidRPr="0002367D">
              <w:rPr>
                <w:rFonts w:ascii="Times" w:hAnsi="Times"/>
              </w:rPr>
              <w:t xml:space="preserve">20 </w:t>
            </w:r>
            <w:r>
              <w:rPr>
                <w:rFonts w:ascii="Times" w:hAnsi="Times"/>
              </w:rPr>
              <w:t>M (ww)</w:t>
            </w:r>
            <w:bookmarkEnd w:id="38"/>
            <w:bookmarkEnd w:id="39"/>
          </w:p>
        </w:tc>
        <w:tc>
          <w:tcPr>
            <w:tcW w:w="1586" w:type="dxa"/>
          </w:tcPr>
          <w:p w14:paraId="12A6EFC3" w14:textId="65DE57F0" w:rsidR="00F60E04" w:rsidRDefault="00F60E04" w:rsidP="00F60E04">
            <w:pPr>
              <w:rPr>
                <w:rFonts w:ascii="Times" w:hAnsi="Times"/>
              </w:rPr>
            </w:pPr>
            <w:r>
              <w:rPr>
                <w:rFonts w:ascii="Times" w:hAnsi="Times"/>
              </w:rPr>
              <w:t>250k ww</w:t>
            </w:r>
          </w:p>
        </w:tc>
        <w:tc>
          <w:tcPr>
            <w:tcW w:w="1328" w:type="dxa"/>
          </w:tcPr>
          <w:p w14:paraId="2948BD12" w14:textId="77777777" w:rsidR="00F60E04" w:rsidRDefault="00F60E04" w:rsidP="004912E1">
            <w:pPr>
              <w:rPr>
                <w:rFonts w:ascii="Times" w:hAnsi="Times"/>
              </w:rPr>
            </w:pPr>
            <w:r>
              <w:rPr>
                <w:rFonts w:ascii="Times" w:hAnsi="Times"/>
              </w:rPr>
              <w:t>140-500k</w:t>
            </w:r>
            <w:r w:rsidRPr="0002367D">
              <w:rPr>
                <w:rFonts w:ascii="Times" w:hAnsi="Times"/>
                <w:vertAlign w:val="superscript"/>
              </w:rPr>
              <w:t>4</w:t>
            </w:r>
          </w:p>
        </w:tc>
        <w:tc>
          <w:tcPr>
            <w:tcW w:w="1393" w:type="dxa"/>
          </w:tcPr>
          <w:p w14:paraId="668A1BFA" w14:textId="77777777" w:rsidR="00F60E04" w:rsidRDefault="00F60E04" w:rsidP="004912E1">
            <w:pPr>
              <w:rPr>
                <w:rFonts w:ascii="Times" w:hAnsi="Times"/>
              </w:rPr>
            </w:pPr>
            <w:r>
              <w:rPr>
                <w:rFonts w:ascii="Times" w:hAnsi="Times"/>
              </w:rPr>
              <w:t>$3-7B (US)</w:t>
            </w:r>
          </w:p>
        </w:tc>
        <w:tc>
          <w:tcPr>
            <w:tcW w:w="1443" w:type="dxa"/>
          </w:tcPr>
          <w:p w14:paraId="5B6027C0" w14:textId="20010D0B"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&lt;EndNote&gt;&lt;Cite&gt;&lt;Author&gt;Patel&lt;/Author&gt;&lt;Year&gt;2016&lt;/Year&gt;&lt;RecNum&gt;137&lt;/RecNum&gt;&lt;DisplayText&gt;(68)&lt;/DisplayText&gt;&lt;record&gt;&lt;rec-number&gt;137&lt;/rec-number&gt;&lt;foreign-keys&gt;&lt;key app="EN" db-id="fzxf5s9pk0992pefpet5d9rcvs2ae90rrfad" timestamp="1504577991"&gt;137&lt;/key&gt;&lt;/foreign-keys&gt;&lt;ref-type name="Journal Article"&gt;17&lt;/ref-type&gt;&lt;contributors&gt;&lt;authors&gt;&lt;author&gt;Patel, M. K.&lt;/author&gt;&lt;author&gt;Gacic-Dobo, M.&lt;/author&gt;&lt;author&gt;Strebel, P. M.&lt;/author&gt;&lt;author&gt;Dabbagh, A.&lt;/author&gt;&lt;author&gt;Mulders, M. N.&lt;/author&gt;&lt;author&gt;Okwo-Bele, J. M.&lt;/author&gt;&lt;author&gt;Dumolard, L.&lt;/author&gt;&lt;author&gt;Rota, P. A.&lt;/author&gt;&lt;author&gt;Kretsinger, K.&lt;/author&gt;&lt;author&gt;Goodson, J. L.&lt;/author&gt;&lt;/authors&gt;&lt;/contributors&gt;&lt;titles&gt;&lt;title&gt;Progress Toward Regional Measles Elimination - Worldwide, 2000-2015&lt;/title&gt;&lt;secondary-title&gt;MMWR Morb Mortal Wkly Rep&lt;/secondary-title&gt;&lt;/titles&gt;&lt;periodical&gt;&lt;full-title&gt;MMWR Morb Mortal Wkly Rep&lt;/full-title&gt;&lt;/periodical&gt;&lt;pages&gt;1228-1233&lt;/pages&gt;&lt;volume&gt;65&lt;/volume&gt;&lt;number&gt;44&lt;/number&gt;&lt;keywords&gt;&lt;keyword&gt;Adolescent&lt;/keyword&gt;&lt;keyword&gt;Adult&lt;/keyword&gt;&lt;keyword&gt;Child&lt;/keyword&gt;&lt;keyword&gt;Child, Preschool&lt;/keyword&gt;&lt;keyword&gt;*Disease Eradication&lt;/keyword&gt;&lt;keyword&gt;Global Health/*statistics &amp;amp; numerical data&lt;/keyword&gt;&lt;keyword&gt;Humans&lt;/keyword&gt;&lt;keyword&gt;Immunization Programs&lt;/keyword&gt;&lt;keyword&gt;Incidence&lt;/keyword&gt;&lt;keyword&gt;Infant&lt;/keyword&gt;&lt;keyword&gt;Measles/epidemiology/mortality/*prevention &amp;amp; control&lt;/keyword&gt;&lt;keyword&gt;Measles Vaccine/administration &amp;amp; dosage&lt;/keyword&gt;&lt;keyword&gt;World Health Organization&lt;/keyword&gt;&lt;keyword&gt;Young Adult&lt;/keyword&gt;&lt;/keywords&gt;&lt;dates&gt;&lt;year&gt;2016&lt;/year&gt;&lt;pub-dates&gt;&lt;date&gt;Nov 11&lt;/date&gt;&lt;/pub-dates&gt;&lt;/dates&gt;&lt;isbn&gt;1545-861X (Electronic)&amp;#xD;0149-2195 (Linking)&lt;/isbn&gt;&lt;accession-num&gt;27832050&lt;/accession-num&gt;&lt;urls&gt;&lt;related-urls&gt;&lt;url&gt;https://www.ncbi.nlm.nih.gov/pubmed/27832050&lt;/url&gt;&lt;/related-urls&gt;&lt;/urls&gt;&lt;electronic-resource-num&gt;10.15585/mmwr.mm6544a6&lt;/electronic-resource-num&gt;&lt;/record&gt;&lt;/Cite&gt;&lt;/EndNote&gt;</w:instrText>
            </w:r>
            <w:r>
              <w:rPr>
                <w:rFonts w:ascii="Times" w:hAnsi="Times"/>
              </w:rPr>
              <w:fldChar w:fldCharType="separate"/>
            </w:r>
            <w:r w:rsidR="003803E3">
              <w:rPr>
                <w:rFonts w:ascii="Times" w:hAnsi="Times"/>
                <w:noProof/>
              </w:rPr>
              <w:t>(68)</w:t>
            </w:r>
            <w:r>
              <w:rPr>
                <w:rFonts w:ascii="Times" w:hAnsi="Times"/>
              </w:rPr>
              <w:fldChar w:fldCharType="end"/>
            </w:r>
          </w:p>
        </w:tc>
      </w:tr>
      <w:tr w:rsidR="00F60E04" w14:paraId="402737E0" w14:textId="77777777" w:rsidTr="004912E1">
        <w:tc>
          <w:tcPr>
            <w:tcW w:w="1563" w:type="dxa"/>
          </w:tcPr>
          <w:p w14:paraId="7D78D9C1" w14:textId="77777777" w:rsidR="00F60E04" w:rsidRDefault="00F60E04" w:rsidP="004912E1">
            <w:pPr>
              <w:rPr>
                <w:rFonts w:ascii="Times" w:hAnsi="Times"/>
              </w:rPr>
            </w:pPr>
            <w:r>
              <w:rPr>
                <w:rFonts w:ascii="Times" w:hAnsi="Times"/>
              </w:rPr>
              <w:t>Hepatitis C</w:t>
            </w:r>
          </w:p>
        </w:tc>
        <w:tc>
          <w:tcPr>
            <w:tcW w:w="1683" w:type="dxa"/>
          </w:tcPr>
          <w:p w14:paraId="2046B7CD" w14:textId="77777777" w:rsidR="00F60E04" w:rsidRDefault="00F60E04" w:rsidP="004912E1">
            <w:pPr>
              <w:rPr>
                <w:rFonts w:ascii="Times" w:hAnsi="Times"/>
              </w:rPr>
            </w:pPr>
            <w:r>
              <w:rPr>
                <w:rFonts w:ascii="Times" w:hAnsi="Times"/>
              </w:rPr>
              <w:t>60-12</w:t>
            </w:r>
            <w:r w:rsidRPr="0021017E">
              <w:rPr>
                <w:rFonts w:ascii="Times" w:hAnsi="Times"/>
              </w:rPr>
              <w:t>0</w:t>
            </w:r>
            <w:r>
              <w:rPr>
                <w:rFonts w:ascii="Times" w:hAnsi="Times"/>
              </w:rPr>
              <w:t>M (ww)</w:t>
            </w:r>
          </w:p>
        </w:tc>
        <w:tc>
          <w:tcPr>
            <w:tcW w:w="1586" w:type="dxa"/>
          </w:tcPr>
          <w:p w14:paraId="54060285" w14:textId="77777777" w:rsidR="00F60E04" w:rsidRDefault="00F60E04" w:rsidP="004912E1">
            <w:pPr>
              <w:rPr>
                <w:rFonts w:ascii="Times" w:hAnsi="Times"/>
              </w:rPr>
            </w:pPr>
            <w:r>
              <w:rPr>
                <w:rFonts w:ascii="Times" w:hAnsi="Times"/>
              </w:rPr>
              <w:t>4M</w:t>
            </w:r>
          </w:p>
        </w:tc>
        <w:tc>
          <w:tcPr>
            <w:tcW w:w="1328" w:type="dxa"/>
          </w:tcPr>
          <w:p w14:paraId="059B9A5C" w14:textId="648F2083" w:rsidR="00F60E04" w:rsidRDefault="00F60E04" w:rsidP="00D706EE">
            <w:pPr>
              <w:rPr>
                <w:rFonts w:ascii="Times" w:hAnsi="Times"/>
              </w:rPr>
            </w:pPr>
            <w:r>
              <w:rPr>
                <w:rFonts w:ascii="Times" w:hAnsi="Times"/>
              </w:rPr>
              <w:t>500k ww</w:t>
            </w:r>
          </w:p>
        </w:tc>
        <w:tc>
          <w:tcPr>
            <w:tcW w:w="1393" w:type="dxa"/>
          </w:tcPr>
          <w:p w14:paraId="3D7D806E" w14:textId="77777777" w:rsidR="00F60E04" w:rsidRDefault="00F60E04" w:rsidP="004912E1">
            <w:pPr>
              <w:rPr>
                <w:rFonts w:ascii="Times" w:hAnsi="Times"/>
              </w:rPr>
            </w:pPr>
            <w:r>
              <w:rPr>
                <w:rFonts w:ascii="Times" w:hAnsi="Times"/>
              </w:rPr>
              <w:t xml:space="preserve">$10B </w:t>
            </w:r>
            <w:r w:rsidRPr="00A81EE0">
              <w:rPr>
                <w:rFonts w:ascii="Times" w:hAnsi="Times"/>
                <w:vertAlign w:val="superscript"/>
              </w:rPr>
              <w:t>5</w:t>
            </w:r>
          </w:p>
        </w:tc>
        <w:tc>
          <w:tcPr>
            <w:tcW w:w="1443" w:type="dxa"/>
          </w:tcPr>
          <w:p w14:paraId="12B4E0F8" w14:textId="1DB0C762" w:rsidR="00F60E04" w:rsidRDefault="00F60E04" w:rsidP="003803E3">
            <w:pPr>
              <w:rPr>
                <w:rFonts w:ascii="Times" w:hAnsi="Times"/>
              </w:rPr>
            </w:pPr>
            <w:r>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 </w:instrText>
            </w:r>
            <w:r w:rsidR="003803E3">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(69, 70)</w:t>
            </w:r>
            <w:r>
              <w:rPr>
                <w:rFonts w:ascii="Times" w:hAnsi="Times"/>
              </w:rPr>
              <w:fldChar w:fldCharType="end"/>
            </w:r>
          </w:p>
        </w:tc>
      </w:tr>
      <w:tr w:rsidR="00F60E04" w14:paraId="1B86B20C" w14:textId="77777777" w:rsidTr="004912E1">
        <w:tc>
          <w:tcPr>
            <w:tcW w:w="1563" w:type="dxa"/>
          </w:tcPr>
          <w:p w14:paraId="3B97658A" w14:textId="77777777" w:rsidR="00F60E04" w:rsidRDefault="00F60E04" w:rsidP="004912E1">
            <w:pPr>
              <w:rPr>
                <w:rFonts w:ascii="Times" w:hAnsi="Times"/>
              </w:rPr>
            </w:pPr>
            <w:r>
              <w:rPr>
                <w:rFonts w:ascii="Times" w:hAnsi="Times"/>
              </w:rPr>
              <w:t>Hepatitis B</w:t>
            </w:r>
          </w:p>
        </w:tc>
        <w:tc>
          <w:tcPr>
            <w:tcW w:w="1683" w:type="dxa"/>
          </w:tcPr>
          <w:p w14:paraId="3A1F3ED1" w14:textId="77777777" w:rsidR="00F60E04" w:rsidRDefault="00F60E04" w:rsidP="004912E1">
            <w:pPr>
              <w:rPr>
                <w:rFonts w:ascii="Times" w:hAnsi="Times"/>
              </w:rPr>
            </w:pPr>
            <w:r>
              <w:rPr>
                <w:rFonts w:ascii="Times" w:hAnsi="Times"/>
              </w:rPr>
              <w:t>248 M ww/yr, ~2.5 B ww total</w:t>
            </w:r>
          </w:p>
        </w:tc>
        <w:tc>
          <w:tcPr>
            <w:tcW w:w="1586" w:type="dxa"/>
          </w:tcPr>
          <w:p w14:paraId="5BB9B00A" w14:textId="77777777" w:rsidR="00F60E04" w:rsidRDefault="00F60E04" w:rsidP="004912E1">
            <w:pPr>
              <w:rPr>
                <w:rFonts w:ascii="Times" w:hAnsi="Times"/>
              </w:rPr>
            </w:pPr>
            <w:r>
              <w:rPr>
                <w:rFonts w:ascii="Times" w:hAnsi="Times"/>
              </w:rPr>
              <w:t>350M ww total</w:t>
            </w:r>
          </w:p>
        </w:tc>
        <w:tc>
          <w:tcPr>
            <w:tcW w:w="1328" w:type="dxa"/>
          </w:tcPr>
          <w:p w14:paraId="7DA360D9" w14:textId="77777777" w:rsidR="00F60E04" w:rsidRDefault="00F60E04" w:rsidP="004912E1">
            <w:pPr>
              <w:rPr>
                <w:rFonts w:ascii="Times" w:hAnsi="Times"/>
              </w:rPr>
            </w:pPr>
            <w:r>
              <w:rPr>
                <w:rFonts w:ascii="Times" w:hAnsi="Times"/>
              </w:rPr>
              <w:t>600k ww</w:t>
            </w:r>
          </w:p>
        </w:tc>
        <w:tc>
          <w:tcPr>
            <w:tcW w:w="1393" w:type="dxa"/>
          </w:tcPr>
          <w:p w14:paraId="7FC75047" w14:textId="6E6E0EB1" w:rsidR="00F60E04" w:rsidRDefault="00F60E04" w:rsidP="00F60E04">
            <w:pPr>
              <w:rPr>
                <w:rFonts w:ascii="Times" w:hAnsi="Times"/>
              </w:rPr>
            </w:pPr>
            <w:r>
              <w:rPr>
                <w:rFonts w:ascii="Times" w:hAnsi="Times"/>
              </w:rPr>
              <w:t>$1B (US)</w:t>
            </w:r>
          </w:p>
        </w:tc>
        <w:tc>
          <w:tcPr>
            <w:tcW w:w="1443" w:type="dxa"/>
          </w:tcPr>
          <w:p w14:paraId="1C5F9FEB" w14:textId="2C317DEC" w:rsidR="00F60E04" w:rsidRDefault="00F60E04" w:rsidP="003803E3">
            <w:pPr>
              <w:rPr>
                <w:rFonts w:ascii="Times" w:hAnsi="Times"/>
              </w:rPr>
            </w:pPr>
            <w:r>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 </w:instrText>
            </w:r>
            <w:r w:rsidR="003803E3">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(71-73)</w:t>
            </w:r>
            <w:r>
              <w:rPr>
                <w:rFonts w:ascii="Times" w:hAnsi="Times"/>
              </w:rPr>
              <w:fldChar w:fldCharType="end"/>
            </w:r>
          </w:p>
        </w:tc>
      </w:tr>
      <w:tr w:rsidR="00F60E04" w14:paraId="44903AE7" w14:textId="77777777" w:rsidTr="004912E1">
        <w:tc>
          <w:tcPr>
            <w:tcW w:w="1563" w:type="dxa"/>
          </w:tcPr>
          <w:p w14:paraId="19692844" w14:textId="77777777" w:rsidR="00F60E04" w:rsidRDefault="00F60E04" w:rsidP="004912E1">
            <w:pPr>
              <w:rPr>
                <w:rFonts w:ascii="Times" w:hAnsi="Times"/>
              </w:rPr>
            </w:pPr>
            <w:r>
              <w:rPr>
                <w:rFonts w:ascii="Times" w:hAnsi="Times"/>
              </w:rPr>
              <w:t>Zika</w:t>
            </w:r>
          </w:p>
        </w:tc>
        <w:tc>
          <w:tcPr>
            <w:tcW w:w="1683" w:type="dxa"/>
          </w:tcPr>
          <w:p w14:paraId="723A6B21" w14:textId="77777777" w:rsidR="00F60E04" w:rsidRDefault="00F60E04" w:rsidP="004912E1">
            <w:pPr>
              <w:rPr>
                <w:rFonts w:ascii="Times" w:hAnsi="Times"/>
              </w:rPr>
            </w:pPr>
            <w:r>
              <w:rPr>
                <w:rFonts w:ascii="Times" w:hAnsi="Times"/>
              </w:rPr>
              <w:t>740k S Amer</w:t>
            </w:r>
          </w:p>
        </w:tc>
        <w:tc>
          <w:tcPr>
            <w:tcW w:w="1586" w:type="dxa"/>
          </w:tcPr>
          <w:p w14:paraId="462CB431" w14:textId="16B0D26F" w:rsidR="00F60E04" w:rsidRDefault="00F60E04" w:rsidP="00D17595">
            <w:pPr>
              <w:rPr>
                <w:rFonts w:ascii="Times" w:hAnsi="Times"/>
              </w:rPr>
            </w:pPr>
            <w:r>
              <w:rPr>
                <w:rFonts w:ascii="Times" w:hAnsi="Times"/>
              </w:rPr>
              <w:t>&gt;2,6k</w:t>
            </w:r>
            <w:r w:rsidR="00D17595">
              <w:rPr>
                <w:rFonts w:ascii="Times" w:hAnsi="Times"/>
              </w:rPr>
              <w:t xml:space="preserve"> </w:t>
            </w:r>
            <w:r w:rsidR="00D17595" w:rsidRPr="00D17595">
              <w:rPr>
                <w:rFonts w:ascii="Times" w:hAnsi="Times"/>
                <w:vertAlign w:val="superscript"/>
              </w:rPr>
              <w:t>6</w:t>
            </w:r>
          </w:p>
        </w:tc>
        <w:tc>
          <w:tcPr>
            <w:tcW w:w="1328" w:type="dxa"/>
          </w:tcPr>
          <w:p w14:paraId="3C09A886" w14:textId="77777777" w:rsidR="00F60E04" w:rsidRDefault="00F60E04" w:rsidP="004912E1">
            <w:pPr>
              <w:rPr>
                <w:rFonts w:ascii="Times" w:hAnsi="Times"/>
              </w:rPr>
            </w:pPr>
            <w:r>
              <w:rPr>
                <w:rFonts w:ascii="Times" w:hAnsi="Times"/>
              </w:rPr>
              <w:t>low</w:t>
            </w:r>
          </w:p>
        </w:tc>
        <w:tc>
          <w:tcPr>
            <w:tcW w:w="1393" w:type="dxa"/>
          </w:tcPr>
          <w:p w14:paraId="5992E5A9" w14:textId="77777777" w:rsidR="00F60E04" w:rsidRDefault="00F60E04" w:rsidP="004912E1">
            <w:pPr>
              <w:rPr>
                <w:rFonts w:ascii="Times" w:hAnsi="Times"/>
              </w:rPr>
            </w:pPr>
          </w:p>
        </w:tc>
        <w:tc>
          <w:tcPr>
            <w:tcW w:w="1443" w:type="dxa"/>
          </w:tcPr>
          <w:p w14:paraId="73815B15" w14:textId="7DFC3DDA"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&lt;EndNote&gt;&lt;Cite&gt;&lt;Author&gt;Fischer&lt;/Author&gt;&lt;Year&gt;2016&lt;/Year&gt;&lt;RecNum&gt;126&lt;/RecNum&gt;&lt;DisplayText&gt;(74)&lt;/DisplayText&gt;&lt;record&gt;&lt;rec-number&gt;126&lt;/rec-number&gt;&lt;foreign-keys&gt;&lt;key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Pr>
                <w:rFonts w:ascii="Times" w:hAnsi="Times"/>
              </w:rPr>
              <w:fldChar w:fldCharType="separate"/>
            </w:r>
            <w:r w:rsidR="003803E3">
              <w:rPr>
                <w:rFonts w:ascii="Times" w:hAnsi="Times"/>
                <w:noProof/>
              </w:rPr>
              <w:t>(74)</w:t>
            </w:r>
            <w:r>
              <w:rPr>
                <w:rFonts w:ascii="Times" w:hAnsi="Times"/>
              </w:rPr>
              <w:fldChar w:fldCharType="end"/>
            </w:r>
          </w:p>
        </w:tc>
      </w:tr>
      <w:tr w:rsidR="00F60E04" w14:paraId="4EC9A364" w14:textId="77777777" w:rsidTr="004912E1">
        <w:tc>
          <w:tcPr>
            <w:tcW w:w="1563" w:type="dxa"/>
          </w:tcPr>
          <w:p w14:paraId="6C307693" w14:textId="77777777" w:rsidR="00F60E04" w:rsidRDefault="00F60E04" w:rsidP="004912E1">
            <w:pPr>
              <w:rPr>
                <w:rFonts w:ascii="Times" w:hAnsi="Times"/>
              </w:rPr>
            </w:pPr>
            <w:r>
              <w:rPr>
                <w:rFonts w:ascii="Times" w:hAnsi="Times"/>
              </w:rPr>
              <w:t>MERS-CoV</w:t>
            </w:r>
          </w:p>
        </w:tc>
        <w:tc>
          <w:tcPr>
            <w:tcW w:w="1683" w:type="dxa"/>
          </w:tcPr>
          <w:p w14:paraId="1A41CA42" w14:textId="77777777" w:rsidR="00F60E04" w:rsidRDefault="00F60E04" w:rsidP="004912E1">
            <w:pPr>
              <w:rPr>
                <w:rFonts w:ascii="Times" w:hAnsi="Times"/>
              </w:rPr>
            </w:pPr>
            <w:r>
              <w:rPr>
                <w:rFonts w:ascii="Times" w:hAnsi="Times"/>
              </w:rPr>
              <w:t>2067</w:t>
            </w:r>
          </w:p>
        </w:tc>
        <w:tc>
          <w:tcPr>
            <w:tcW w:w="1586" w:type="dxa"/>
          </w:tcPr>
          <w:p w14:paraId="68F90C55" w14:textId="77777777" w:rsidR="00F60E04" w:rsidRDefault="00F60E04" w:rsidP="004912E1">
            <w:pPr>
              <w:rPr>
                <w:rFonts w:ascii="Times" w:hAnsi="Times"/>
              </w:rPr>
            </w:pPr>
          </w:p>
        </w:tc>
        <w:tc>
          <w:tcPr>
            <w:tcW w:w="1328" w:type="dxa"/>
          </w:tcPr>
          <w:p w14:paraId="355B0839" w14:textId="77777777" w:rsidR="00F60E04" w:rsidRDefault="00F60E04" w:rsidP="004912E1">
            <w:pPr>
              <w:rPr>
                <w:rFonts w:ascii="Times" w:hAnsi="Times"/>
              </w:rPr>
            </w:pPr>
            <w:r>
              <w:rPr>
                <w:rFonts w:ascii="Times" w:hAnsi="Times"/>
              </w:rPr>
              <w:t>720 total</w:t>
            </w:r>
          </w:p>
        </w:tc>
        <w:tc>
          <w:tcPr>
            <w:tcW w:w="1393" w:type="dxa"/>
          </w:tcPr>
          <w:p w14:paraId="00574967" w14:textId="77777777" w:rsidR="00F60E04" w:rsidRDefault="00F60E04" w:rsidP="004912E1">
            <w:pPr>
              <w:rPr>
                <w:rFonts w:ascii="Times" w:hAnsi="Times"/>
              </w:rPr>
            </w:pPr>
            <w:r>
              <w:rPr>
                <w:rFonts w:ascii="Times" w:hAnsi="Times"/>
              </w:rPr>
              <w:t xml:space="preserve">$15-20B </w:t>
            </w:r>
          </w:p>
        </w:tc>
        <w:tc>
          <w:tcPr>
            <w:tcW w:w="1443" w:type="dxa"/>
          </w:tcPr>
          <w:p w14:paraId="2FA7ADF7" w14:textId="353F3BCD" w:rsidR="00F60E04" w:rsidRDefault="004912E1" w:rsidP="003803E3">
            <w:pPr>
              <w:rPr>
                <w:rFonts w:ascii="Times" w:hAnsi="Times"/>
              </w:rPr>
            </w:pPr>
            <w:r>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(75)</w:t>
            </w:r>
            <w:r>
              <w:rPr>
                <w:rFonts w:ascii="Times" w:hAnsi="Times"/>
              </w:rPr>
              <w:fldChar w:fldCharType="end"/>
            </w:r>
          </w:p>
        </w:tc>
      </w:tr>
      <w:tr w:rsidR="00F60E04" w14:paraId="7AB666B8" w14:textId="77777777" w:rsidTr="004912E1">
        <w:tc>
          <w:tcPr>
            <w:tcW w:w="1563" w:type="dxa"/>
          </w:tcPr>
          <w:p w14:paraId="288E0035" w14:textId="77777777" w:rsidR="00F60E04" w:rsidRDefault="00F60E04" w:rsidP="004912E1">
            <w:pPr>
              <w:rPr>
                <w:rFonts w:ascii="Times" w:hAnsi="Times"/>
              </w:rPr>
            </w:pPr>
            <w:r>
              <w:rPr>
                <w:rFonts w:ascii="Times" w:hAnsi="Times"/>
              </w:rPr>
              <w:t>SARS-CoV</w:t>
            </w:r>
          </w:p>
        </w:tc>
        <w:tc>
          <w:tcPr>
            <w:tcW w:w="1683" w:type="dxa"/>
          </w:tcPr>
          <w:p w14:paraId="6AAAB2AA" w14:textId="77777777" w:rsidR="00F60E04" w:rsidRDefault="00F60E04" w:rsidP="004912E1">
            <w:pPr>
              <w:rPr>
                <w:rFonts w:ascii="Times" w:hAnsi="Times"/>
              </w:rPr>
            </w:pPr>
            <w:r>
              <w:rPr>
                <w:rFonts w:ascii="Times" w:hAnsi="Times"/>
              </w:rPr>
              <w:t>8098</w:t>
            </w:r>
          </w:p>
        </w:tc>
        <w:tc>
          <w:tcPr>
            <w:tcW w:w="1586" w:type="dxa"/>
          </w:tcPr>
          <w:p w14:paraId="3195138D" w14:textId="77777777" w:rsidR="00F60E04" w:rsidRDefault="00F60E04" w:rsidP="004912E1">
            <w:pPr>
              <w:rPr>
                <w:rFonts w:ascii="Times" w:hAnsi="Times"/>
              </w:rPr>
            </w:pPr>
          </w:p>
        </w:tc>
        <w:tc>
          <w:tcPr>
            <w:tcW w:w="1328" w:type="dxa"/>
          </w:tcPr>
          <w:p w14:paraId="3F1BE25D" w14:textId="77777777" w:rsidR="00F60E04" w:rsidRDefault="00F60E04" w:rsidP="004912E1">
            <w:pPr>
              <w:rPr>
                <w:rFonts w:ascii="Times" w:hAnsi="Times"/>
              </w:rPr>
            </w:pPr>
            <w:r>
              <w:rPr>
                <w:rFonts w:ascii="Times" w:hAnsi="Times"/>
              </w:rPr>
              <w:t>774 total</w:t>
            </w:r>
          </w:p>
        </w:tc>
        <w:tc>
          <w:tcPr>
            <w:tcW w:w="1393" w:type="dxa"/>
          </w:tcPr>
          <w:p w14:paraId="2BC7D0F8" w14:textId="77777777" w:rsidR="00F60E04" w:rsidRDefault="00F60E04" w:rsidP="004912E1">
            <w:pPr>
              <w:rPr>
                <w:rFonts w:ascii="Times" w:hAnsi="Times"/>
              </w:rPr>
            </w:pPr>
            <w:r>
              <w:rPr>
                <w:rFonts w:ascii="Times" w:hAnsi="Times"/>
              </w:rPr>
              <w:t>$40B ww</w:t>
            </w:r>
          </w:p>
        </w:tc>
        <w:tc>
          <w:tcPr>
            <w:tcW w:w="1443" w:type="dxa"/>
          </w:tcPr>
          <w:p w14:paraId="2BA88300" w14:textId="2E4C0C3D" w:rsidR="00F60E04" w:rsidRDefault="00F60E04" w:rsidP="003803E3">
            <w:pPr>
              <w:rPr>
                <w:rFonts w:ascii="Times" w:hAnsi="Times"/>
              </w:rPr>
            </w:pPr>
            <w:r>
              <w:rPr>
                <w:rFonts w:ascii="Times" w:eastAsia="Times New Roman" w:hAnsi="Times"/>
                <w:color w:val="222222"/>
                <w:shd w:val="clear" w:color="auto" w:fill="FFFFFF"/>
              </w:rPr>
              <w:fldChar w:fldCharType="begin"/>
            </w:r>
            <w:r w:rsidR="003803E3">
              <w:rPr>
                <w:rFonts w:ascii="Times" w:eastAsia="Times New Roman" w:hAnsi="Times"/>
                <w:color w:val="222222"/>
                <w:shd w:val="clear" w:color="auto" w:fill="FFFFFF"/>
              </w:rPr>
              <w:instrText xml:space="preserve"> ADDIN EN.CITE &lt;EndNote&gt;&lt;Cite&gt;&lt;Author&gt;Oberholtzer&lt;/Author&gt;&lt;Year&gt;2004&lt;/Year&gt;&lt;RecNum&gt;143&lt;/RecNum&gt;&lt;DisplayText&gt;(76, 77)&lt;/DisplayText&gt;&lt;record&gt;&lt;rec-number&gt;143&lt;/rec-number&gt;&lt;foreign-keys&gt;&lt;key app="EN" db-id="fzxf5s9pk0992pefpet5d9rcvs2ae90rrfad" timestamp="1504578541"&gt;143&lt;/key&gt;&lt;/foreign-keys&gt;&lt;ref-type name="Book"&gt;6&lt;/ref-type&gt;&lt;contributors&gt;&lt;authors&gt;&lt;author&gt;Oberholtzer, K.&lt;/author&gt;&lt;/authors&gt;&lt;secondary-authors&gt;&lt;author&gt;Oberholtzer, K.&lt;/author&gt;&lt;/secondary-authors&gt;&lt;/contributors&gt;&lt;titles&gt;&lt;title&gt;Learning from SARS: Preparing for the Next Disease Outbreak--Workshop Summary.&lt;/title&gt;&lt;/titles&gt;&lt;dates&gt;&lt;year&gt;2004&lt;/year&gt;&lt;/dates&gt;&lt;publisher&gt;National Academies Press&lt;/publisher&gt;&lt;urls&gt;&lt;/urls&gt;&lt;/record&gt;&lt;/Cite&gt;&lt;Cite&gt;&lt;Author&gt;Lee&lt;/Author&gt;&lt;Year&gt;2004&lt;/Year&gt;&lt;RecNum&gt;144&lt;/RecNum&gt;&lt;record&gt;&lt;rec-number&gt;144&lt;/rec-number&gt;&lt;foreign-keys&gt;&lt;key app="EN" db-id="fzxf5s9pk0992pefpet5d9rcvs2ae90rrfad" timestamp="1504578712"&gt;144&lt;/key&gt;&lt;/foreign-keys&gt;&lt;ref-type name="Book Section"&gt;5&lt;/ref-type&gt;&lt;contributors&gt;&lt;authors&gt;&lt;author&gt;Lee, J.-W.&lt;/author&gt;&lt;author&gt;McKibbin, W. J.&lt;/author&gt;&lt;/authors&gt;&lt;/contributors&gt;&lt;titles&gt;&lt;title&gt;Estimating the global economic costs of SARS&lt;/title&gt;&lt;secondary-title&gt;Learning from SARS: preparing for the next disease outbreak: workshop summary.&lt;/secondary-title&gt;&lt;tertiary-title&gt;Institute of Medicine (US) Forum on Microbial Threats.&lt;/tertiary-title&gt;&lt;/titles&gt;&lt;dates&gt;&lt;year&gt;2004&lt;/year&gt;&lt;/dates&gt;&lt;pub-location&gt;WAshinton, DC&lt;/pub-location&gt;&lt;publisher&gt;National Academies Press&lt;/publisher&gt;&lt;urls&gt;&lt;/urls&gt;&lt;/record&gt;&lt;/Cite&gt;&lt;/EndNote&gt;</w:instrText>
            </w:r>
            <w:r>
              <w:rPr>
                <w:rFonts w:ascii="Times" w:eastAsia="Times New Roman" w:hAnsi="Times"/>
                <w:color w:val="222222"/>
                <w:shd w:val="clear" w:color="auto" w:fill="FFFFFF"/>
              </w:rPr>
              <w:fldChar w:fldCharType="separate"/>
            </w:r>
            <w:r w:rsidR="003803E3">
              <w:rPr>
                <w:rFonts w:ascii="Times" w:eastAsia="Times New Roman" w:hAnsi="Times"/>
                <w:noProof/>
                <w:color w:val="222222"/>
                <w:shd w:val="clear" w:color="auto" w:fill="FFFFFF"/>
              </w:rPr>
              <w:t>(76, 77)</w:t>
            </w:r>
            <w:r>
              <w:rPr>
                <w:rFonts w:ascii="Times" w:eastAsia="Times New Roman" w:hAnsi="Times"/>
                <w:color w:val="222222"/>
                <w:shd w:val="clear" w:color="auto" w:fill="FFFFFF"/>
              </w:rPr>
              <w:fldChar w:fldCharType="end"/>
            </w:r>
          </w:p>
        </w:tc>
      </w:tr>
      <w:tr w:rsidR="00F60E04" w14:paraId="581171EB" w14:textId="77777777" w:rsidTr="004912E1">
        <w:tc>
          <w:tcPr>
            <w:tcW w:w="1563" w:type="dxa"/>
          </w:tcPr>
          <w:p w14:paraId="428FAB3D" w14:textId="77777777" w:rsidR="00F60E04" w:rsidRDefault="00F60E04" w:rsidP="004912E1">
            <w:pPr>
              <w:rPr>
                <w:rFonts w:ascii="Times" w:hAnsi="Times"/>
              </w:rPr>
            </w:pPr>
            <w:r>
              <w:rPr>
                <w:rFonts w:ascii="Times" w:hAnsi="Times"/>
              </w:rPr>
              <w:t>Common cold (rhinovirus)</w:t>
            </w:r>
          </w:p>
        </w:tc>
        <w:tc>
          <w:tcPr>
            <w:tcW w:w="1683" w:type="dxa"/>
          </w:tcPr>
          <w:p w14:paraId="1CA90985" w14:textId="77777777" w:rsidR="00F60E04" w:rsidRDefault="00F60E04" w:rsidP="004912E1">
            <w:pPr>
              <w:rPr>
                <w:rFonts w:ascii="Times" w:hAnsi="Times"/>
              </w:rPr>
            </w:pPr>
            <w:r>
              <w:rPr>
                <w:rFonts w:ascii="Times" w:hAnsi="Times"/>
              </w:rPr>
              <w:t xml:space="preserve">1B Cold/year (US) </w:t>
            </w:r>
          </w:p>
          <w:p w14:paraId="11A157E2" w14:textId="77777777" w:rsidR="00F60E04" w:rsidRDefault="00F60E04" w:rsidP="00A32E7D">
            <w:pPr>
              <w:rPr>
                <w:rFonts w:ascii="Times" w:hAnsi="Times"/>
              </w:rPr>
            </w:pPr>
          </w:p>
        </w:tc>
        <w:tc>
          <w:tcPr>
            <w:tcW w:w="1586" w:type="dxa"/>
          </w:tcPr>
          <w:p w14:paraId="75B53FC2" w14:textId="02815DB0" w:rsidR="00F60E04" w:rsidRDefault="00A32E7D" w:rsidP="004912E1">
            <w:pPr>
              <w:rPr>
                <w:rFonts w:ascii="Times" w:hAnsi="Times"/>
              </w:rPr>
            </w:pPr>
            <w:r w:rsidRPr="00A32E7D">
              <w:rPr>
                <w:rFonts w:ascii="Times" w:hAnsi="Times"/>
              </w:rPr>
              <w:t>10-40% of common colds</w:t>
            </w:r>
          </w:p>
        </w:tc>
        <w:tc>
          <w:tcPr>
            <w:tcW w:w="1328" w:type="dxa"/>
          </w:tcPr>
          <w:p w14:paraId="455BDA54" w14:textId="77777777" w:rsidR="00F60E04" w:rsidRDefault="00F60E04" w:rsidP="004912E1">
            <w:pPr>
              <w:rPr>
                <w:rFonts w:ascii="Times" w:hAnsi="Times"/>
              </w:rPr>
            </w:pPr>
            <w:r>
              <w:rPr>
                <w:rFonts w:ascii="Times" w:hAnsi="Times"/>
              </w:rPr>
              <w:t>low</w:t>
            </w:r>
          </w:p>
        </w:tc>
        <w:tc>
          <w:tcPr>
            <w:tcW w:w="1393" w:type="dxa"/>
          </w:tcPr>
          <w:p w14:paraId="6FD3B53C" w14:textId="77777777" w:rsidR="00F60E04" w:rsidRDefault="00F60E04" w:rsidP="004912E1">
            <w:pPr>
              <w:rPr>
                <w:rFonts w:ascii="Times" w:hAnsi="Times"/>
              </w:rPr>
            </w:pPr>
            <w:r>
              <w:rPr>
                <w:rFonts w:ascii="Times" w:hAnsi="Times"/>
              </w:rPr>
              <w:t>$20B (US)</w:t>
            </w:r>
          </w:p>
        </w:tc>
        <w:tc>
          <w:tcPr>
            <w:tcW w:w="1443" w:type="dxa"/>
          </w:tcPr>
          <w:p w14:paraId="27DCAE24" w14:textId="15419FEC"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&lt;EndNote&gt;&lt;Cite&gt;&lt;Author&gt;Simasek&lt;/Author&gt;&lt;Year&gt;2007&lt;/Year&gt;&lt;RecNum&gt;141&lt;/RecNum&gt;&lt;DisplayText&gt;(78)&lt;/DisplayText&gt;&lt;record&gt;&lt;rec-number&gt;141&lt;/rec-number&gt;&lt;foreign-keys&gt;&lt;key app="EN" db-id="fzxf5s9pk0992pefpet5d9rcvs2ae90rrfad" timestamp="1504578412"&gt;141&lt;/key&gt;&lt;/foreign-keys&gt;&lt;ref-type name="Journal Article"&gt;17&lt;/ref-type&gt;&lt;contributors&gt;&lt;authors&gt;&lt;author&gt;Simasek, M.&lt;/author&gt;&lt;author&gt;Blandino, D. A.&lt;/author&gt;&lt;/authors&gt;&lt;/contributors&gt;&lt;auth-address&gt;University of Pittsburgh Medical Center, Pittsburgh, Pennsylvania, USA.&lt;/auth-address&gt;&lt;titles&gt;&lt;title&gt;Treatment of the common cold&lt;/title&gt;&lt;secondary-title&gt;Am Fam Physician&lt;/secondary-title&gt;&lt;/titles&gt;&lt;periodical&gt;&lt;full-title&gt;Am Fam Physician&lt;/full-title&gt;&lt;/periodical&gt;&lt;pages&gt;515-20&lt;/pages&gt;&lt;volume&gt;75&lt;/volume&gt;&lt;number&gt;4&lt;/number&gt;&lt;keywords&gt;&lt;keyword&gt;Adult&lt;/keyword&gt;&lt;keyword&gt;Antitussive Agents/therapeutic use&lt;/keyword&gt;&lt;keyword&gt;Ascorbic Acid/therapeutic use&lt;/keyword&gt;&lt;keyword&gt;Cerebrospinal Fluid Rhinorrhea/drug therapy&lt;/keyword&gt;&lt;keyword&gt;Child&lt;/keyword&gt;&lt;keyword&gt;Common Cold/drug therapy/*therapy&lt;/keyword&gt;&lt;keyword&gt;Echinacea&lt;/keyword&gt;&lt;keyword&gt;Fluid Therapy&lt;/keyword&gt;&lt;keyword&gt;Histamine H1 Antagonists/therapeutic use&lt;/keyword&gt;&lt;keyword&gt;Humans&lt;/keyword&gt;&lt;keyword&gt;Humidity&lt;/keyword&gt;&lt;keyword&gt;Nasal Decongestants/therapeutic use&lt;/keyword&gt;&lt;keyword&gt;Phytotherapy&lt;/keyword&gt;&lt;keyword&gt;Zinc Compounds/therapeutic use&lt;/keyword&gt;&lt;/keywords&gt;&lt;dates&gt;&lt;year&gt;2007&lt;/year&gt;&lt;pub-dates&gt;&lt;date&gt;Feb 15&lt;/date&gt;&lt;/pub-dates&gt;&lt;/dates&gt;&lt;isbn&gt;0002-838X (Print)&amp;#xD;0002-838X (Linking)&lt;/isbn&gt;&lt;accession-num&gt;17323712&lt;/accession-num&gt;&lt;urls&gt;&lt;related-urls&gt;&lt;url&gt;https://www.ncbi.nlm.nih.gov/pubmed/17323712&lt;/url&gt;&lt;/related-urls&gt;&lt;/urls&gt;&lt;/record&gt;&lt;/Cite&gt;&lt;/EndNote&gt;</w:instrText>
            </w:r>
            <w:r>
              <w:rPr>
                <w:rFonts w:ascii="Times" w:hAnsi="Times"/>
              </w:rPr>
              <w:fldChar w:fldCharType="separate"/>
            </w:r>
            <w:r w:rsidR="003803E3">
              <w:rPr>
                <w:rFonts w:ascii="Times" w:hAnsi="Times"/>
                <w:noProof/>
              </w:rPr>
              <w:t>(78)</w:t>
            </w:r>
            <w:r>
              <w:rPr>
                <w:rFonts w:ascii="Times" w:hAnsi="Times"/>
              </w:rPr>
              <w:fldChar w:fldCharType="end"/>
            </w:r>
          </w:p>
        </w:tc>
      </w:tr>
      <w:tr w:rsidR="004912E1" w14:paraId="57DAAC4E" w14:textId="77777777" w:rsidTr="004912E1">
        <w:tc>
          <w:tcPr>
            <w:tcW w:w="1563" w:type="dxa"/>
          </w:tcPr>
          <w:p w14:paraId="304C3238" w14:textId="77777777" w:rsidR="00F60E04" w:rsidRDefault="00F60E04" w:rsidP="004912E1">
            <w:pPr>
              <w:rPr>
                <w:rFonts w:ascii="Times" w:hAnsi="Times"/>
              </w:rPr>
            </w:pPr>
            <w:r>
              <w:rPr>
                <w:rFonts w:ascii="Times" w:hAnsi="Times"/>
              </w:rPr>
              <w:t>Norovirus (gastroenteritis)</w:t>
            </w:r>
          </w:p>
        </w:tc>
        <w:tc>
          <w:tcPr>
            <w:tcW w:w="1683" w:type="dxa"/>
          </w:tcPr>
          <w:p w14:paraId="762F4CC2" w14:textId="77777777" w:rsidR="00F60E04" w:rsidRDefault="00F60E04" w:rsidP="004912E1">
            <w:pPr>
              <w:rPr>
                <w:rFonts w:ascii="Times" w:hAnsi="Times"/>
              </w:rPr>
            </w:pPr>
            <w:r>
              <w:rPr>
                <w:rFonts w:ascii="Times" w:hAnsi="Times"/>
              </w:rPr>
              <w:t>19-21M (US); 685M (ww)</w:t>
            </w:r>
          </w:p>
        </w:tc>
        <w:tc>
          <w:tcPr>
            <w:tcW w:w="1586" w:type="dxa"/>
          </w:tcPr>
          <w:p w14:paraId="0FA09415" w14:textId="77777777" w:rsidR="00F60E04" w:rsidRDefault="00F60E04" w:rsidP="004912E1">
            <w:pPr>
              <w:rPr>
                <w:rFonts w:ascii="Times" w:hAnsi="Times"/>
              </w:rPr>
            </w:pPr>
            <w:r>
              <w:rPr>
                <w:rFonts w:ascii="Times" w:hAnsi="Times"/>
              </w:rPr>
              <w:t>699M ww</w:t>
            </w:r>
          </w:p>
        </w:tc>
        <w:tc>
          <w:tcPr>
            <w:tcW w:w="1328" w:type="dxa"/>
          </w:tcPr>
          <w:p w14:paraId="1E5DA8CC" w14:textId="77777777" w:rsidR="00F60E04" w:rsidRDefault="00F60E04" w:rsidP="004912E1">
            <w:pPr>
              <w:rPr>
                <w:rFonts w:ascii="Times" w:hAnsi="Times"/>
              </w:rPr>
            </w:pPr>
            <w:r>
              <w:rPr>
                <w:rFonts w:ascii="Times" w:hAnsi="Times"/>
              </w:rPr>
              <w:t>570-800 (US); 200K children ww</w:t>
            </w:r>
          </w:p>
          <w:p w14:paraId="0A21524F" w14:textId="77777777" w:rsidR="00F60E04" w:rsidRDefault="00F60E04" w:rsidP="004912E1">
            <w:pPr>
              <w:rPr>
                <w:rFonts w:ascii="Times" w:hAnsi="Times"/>
              </w:rPr>
            </w:pPr>
            <w:r>
              <w:rPr>
                <w:rFonts w:ascii="Times" w:hAnsi="Times"/>
              </w:rPr>
              <w:t>219K ww</w:t>
            </w:r>
          </w:p>
        </w:tc>
        <w:tc>
          <w:tcPr>
            <w:tcW w:w="1393" w:type="dxa"/>
          </w:tcPr>
          <w:p w14:paraId="3B5F5D04" w14:textId="659A7733" w:rsidR="00F60E04" w:rsidRDefault="00F60E04" w:rsidP="00A32E7D">
            <w:pPr>
              <w:rPr>
                <w:rFonts w:ascii="Times" w:hAnsi="Times"/>
              </w:rPr>
            </w:pPr>
            <w:r>
              <w:rPr>
                <w:rFonts w:ascii="Times" w:hAnsi="Times"/>
              </w:rPr>
              <w:t xml:space="preserve">$4.2B </w:t>
            </w:r>
            <w:r w:rsidR="00A32E7D">
              <w:rPr>
                <w:rFonts w:ascii="Times" w:hAnsi="Times"/>
              </w:rPr>
              <w:t>(</w:t>
            </w:r>
            <w:r>
              <w:rPr>
                <w:rFonts w:ascii="Times" w:hAnsi="Times"/>
              </w:rPr>
              <w:t>indirect</w:t>
            </w:r>
            <w:r w:rsidR="00A32E7D">
              <w:rPr>
                <w:rFonts w:ascii="Times" w:hAnsi="Times"/>
              </w:rPr>
              <w:t>)</w:t>
            </w:r>
            <w:r>
              <w:rPr>
                <w:rFonts w:ascii="Times" w:hAnsi="Times"/>
              </w:rPr>
              <w:t>; $60.3B total ww</w:t>
            </w:r>
          </w:p>
        </w:tc>
        <w:tc>
          <w:tcPr>
            <w:tcW w:w="1443" w:type="dxa"/>
          </w:tcPr>
          <w:p w14:paraId="548044C2" w14:textId="1852E534" w:rsidR="00F60E04" w:rsidRDefault="00F60E04" w:rsidP="003803E3">
            <w:pPr>
              <w:rPr>
                <w:rFonts w:ascii="Times" w:hAnsi="Times"/>
              </w:rPr>
            </w:pPr>
            <w:r>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(79, 80)</w:t>
            </w:r>
            <w:r>
              <w:rPr>
                <w:rFonts w:ascii="Times" w:hAnsi="Times"/>
              </w:rPr>
              <w:fldChar w:fldCharType="end"/>
            </w:r>
          </w:p>
        </w:tc>
      </w:tr>
    </w:tbl>
    <w:p w14:paraId="462474FB" w14:textId="77777777" w:rsidR="00314FF7" w:rsidRDefault="00314FF7" w:rsidP="00314FF7">
      <w:pPr>
        <w:rPr>
          <w:rFonts w:ascii="Times" w:hAnsi="Times" w:cs="Arial"/>
          <w:color w:val="000000"/>
        </w:rPr>
      </w:pPr>
    </w:p>
    <w:p w14:paraId="7AF157A2" w14:textId="77777777" w:rsidR="00314FF7" w:rsidRDefault="00314FF7" w:rsidP="00314FF7">
      <w:pPr>
        <w:rPr>
          <w:rFonts w:ascii="Times" w:hAnsi="Times" w:cs="Times New Roman"/>
        </w:rPr>
      </w:pPr>
    </w:p>
    <w:p w14:paraId="1E3DC070" w14:textId="6A505ACF" w:rsidR="00314FF7" w:rsidRPr="0047280B" w:rsidRDefault="00314FF7" w:rsidP="00314FF7">
      <w:pPr>
        <w:rPr>
          <w:rFonts w:ascii="Times" w:hAnsi="Times" w:cs="Times New Roman"/>
        </w:rPr>
      </w:pPr>
      <w:r w:rsidRPr="0047217B">
        <w:rPr>
          <w:rFonts w:ascii="Times" w:hAnsi="Times" w:cs="Times New Roman"/>
          <w:vertAlign w:val="superscript"/>
        </w:rPr>
        <w:t>1</w:t>
      </w:r>
      <w:r>
        <w:rPr>
          <w:rFonts w:ascii="Times" w:hAnsi="Times" w:cs="Times New Roman"/>
        </w:rPr>
        <w:t xml:space="preserve"> globally, since 1981. </w:t>
      </w:r>
      <w:r w:rsidRPr="006A1EE3">
        <w:rPr>
          <w:rFonts w:ascii="Times" w:hAnsi="Times" w:cs="Times New Roman"/>
          <w:vertAlign w:val="superscript"/>
        </w:rPr>
        <w:t>2</w:t>
      </w:r>
      <w:r>
        <w:rPr>
          <w:rFonts w:ascii="Times" w:hAnsi="Times" w:cs="Times New Roman"/>
          <w:vertAlign w:val="superscript"/>
        </w:rPr>
        <w:t xml:space="preserve"> </w:t>
      </w:r>
      <w:r>
        <w:rPr>
          <w:rFonts w:ascii="Times" w:hAnsi="Times" w:cs="Times New Roman"/>
        </w:rPr>
        <w:t>Spanish flu of 1918.</w:t>
      </w:r>
      <w:r w:rsidRPr="0002367D">
        <w:rPr>
          <w:rFonts w:ascii="Times" w:hAnsi="Times" w:cs="Times New Roman"/>
          <w:vertAlign w:val="superscript"/>
        </w:rPr>
        <w:t xml:space="preserve"> 3</w:t>
      </w:r>
      <w:r>
        <w:rPr>
          <w:rFonts w:ascii="Times" w:hAnsi="Times" w:cs="Times New Roman"/>
        </w:rPr>
        <w:t xml:space="preserve"> 30 million outpatient visits. </w:t>
      </w:r>
      <w:r w:rsidRPr="0002367D">
        <w:rPr>
          <w:rFonts w:ascii="Times" w:hAnsi="Times" w:cs="Times New Roman"/>
          <w:vertAlign w:val="superscript"/>
        </w:rPr>
        <w:t xml:space="preserve">4 </w:t>
      </w:r>
      <w:r w:rsidRPr="0002367D">
        <w:rPr>
          <w:rFonts w:ascii="Times" w:hAnsi="Times" w:cs="Times New Roman"/>
        </w:rPr>
        <w:t>The death rate is decreasing, from 535,000 deaths in 2000 to 139,300 deaths in 2010.</w:t>
      </w:r>
      <w:r>
        <w:rPr>
          <w:rFonts w:ascii="Times" w:hAnsi="Times" w:cs="Times New Roman"/>
        </w:rPr>
        <w:t xml:space="preserve"> </w:t>
      </w:r>
      <w:r w:rsidRPr="00A81EE0">
        <w:rPr>
          <w:rFonts w:ascii="Times" w:hAnsi="Times" w:cs="Times New Roman"/>
          <w:vertAlign w:val="superscript"/>
        </w:rPr>
        <w:t>5</w:t>
      </w:r>
      <w:r>
        <w:rPr>
          <w:rFonts w:ascii="Times" w:hAnsi="Times" w:cs="Times New Roman"/>
        </w:rPr>
        <w:t xml:space="preserve"> </w:t>
      </w:r>
      <w:r w:rsidRPr="00A81EE0">
        <w:rPr>
          <w:rFonts w:ascii="Times" w:hAnsi="Times" w:cs="Times New Roman"/>
        </w:rPr>
        <w:t>$10·7 billion in direct medical expenditures in the USA for HCV-related disease from 2010 to 2019</w:t>
      </w:r>
      <w:r w:rsidR="00D17595">
        <w:rPr>
          <w:rFonts w:ascii="Times" w:hAnsi="Times" w:cs="Times New Roman"/>
        </w:rPr>
        <w:t xml:space="preserve">. </w:t>
      </w:r>
      <w:r w:rsidR="00D17595" w:rsidRPr="00D17595">
        <w:rPr>
          <w:rFonts w:ascii="Times" w:hAnsi="Times" w:cs="Times New Roman"/>
          <w:vertAlign w:val="superscript"/>
        </w:rPr>
        <w:t>6</w:t>
      </w:r>
      <w:r w:rsidR="00D17595">
        <w:rPr>
          <w:rFonts w:ascii="Times" w:hAnsi="Times" w:cs="Times New Roman"/>
        </w:rPr>
        <w:t xml:space="preserve"> cases of microcephaly.</w:t>
      </w:r>
      <w:r w:rsidR="00594782">
        <w:rPr>
          <w:rFonts w:ascii="Times" w:hAnsi="Times" w:cs="Times New Roman"/>
        </w:rPr>
        <w:t xml:space="preserve"> </w:t>
      </w:r>
      <w:r w:rsidR="00607115">
        <w:rPr>
          <w:rFonts w:ascii="Times" w:hAnsi="Times" w:cs="Times New Roman"/>
        </w:rPr>
        <w:t xml:space="preserve">K,M,B = </w:t>
      </w:r>
      <w:r w:rsidR="00BE6C83">
        <w:rPr>
          <w:rFonts w:ascii="Times" w:hAnsi="Times" w:cs="Times New Roman"/>
        </w:rPr>
        <w:t>thousand, million</w:t>
      </w:r>
      <w:r w:rsidR="00607115">
        <w:rPr>
          <w:rFonts w:ascii="Times" w:hAnsi="Times" w:cs="Times New Roman"/>
        </w:rPr>
        <w:t xml:space="preserve">, billion, </w:t>
      </w:r>
      <w:r w:rsidR="00467083">
        <w:rPr>
          <w:rFonts w:ascii="Times" w:hAnsi="Times" w:cs="Times New Roman"/>
        </w:rPr>
        <w:t>WW = worldwide, SA = South America.</w:t>
      </w:r>
    </w:p>
    <w:p w14:paraId="5F4B0383" w14:textId="77777777" w:rsidR="00314FF7" w:rsidRPr="0047280B" w:rsidRDefault="00314FF7" w:rsidP="00314FF7">
      <w:pPr>
        <w:spacing w:after="240"/>
        <w:rPr>
          <w:rFonts w:ascii="Times" w:eastAsia="Times New Roman" w:hAnsi="Times" w:cs="Times New Roman"/>
        </w:rPr>
      </w:pPr>
    </w:p>
    <w:p w14:paraId="49A5139B" w14:textId="77777777" w:rsidR="00D555BC" w:rsidRDefault="00D555BC">
      <w:pPr>
        <w:rPr>
          <w:rFonts w:ascii="Times" w:hAnsi="Times"/>
          <w:noProof/>
        </w:rPr>
      </w:pPr>
    </w:p>
    <w:p w14:paraId="5CEDFC7F" w14:textId="77777777" w:rsidR="00D555BC" w:rsidRDefault="00D555BC">
      <w:pPr>
        <w:rPr>
          <w:rFonts w:ascii="Times" w:hAnsi="Times"/>
          <w:noProof/>
        </w:rPr>
      </w:pPr>
    </w:p>
    <w:p w14:paraId="16B876FF" w14:textId="77777777" w:rsidR="00D555BC" w:rsidRDefault="00D555BC">
      <w:pPr>
        <w:rPr>
          <w:rFonts w:ascii="Times" w:hAnsi="Times"/>
          <w:noProof/>
        </w:rPr>
      </w:pPr>
    </w:p>
    <w:p w14:paraId="14107114" w14:textId="77777777" w:rsidR="00314FF7" w:rsidRDefault="00314FF7">
      <w:pPr>
        <w:rPr>
          <w:rFonts w:ascii="Times" w:hAnsi="Times"/>
          <w:b/>
          <w:noProof/>
        </w:rPr>
      </w:pPr>
      <w:r>
        <w:rPr>
          <w:rFonts w:ascii="Times" w:hAnsi="Times"/>
          <w:b/>
          <w:noProof/>
        </w:rPr>
        <w:br w:type="page"/>
      </w:r>
    </w:p>
    <w:p w14:paraId="3DB9C75D" w14:textId="3069D5F1" w:rsidR="00D555BC" w:rsidRPr="009514F9" w:rsidRDefault="00D22C50">
      <w:pPr>
        <w:rPr>
          <w:rFonts w:ascii="Times" w:hAnsi="Times"/>
          <w:b/>
          <w:noProof/>
        </w:rPr>
      </w:pPr>
      <w:r>
        <w:rPr>
          <w:rFonts w:ascii="Times" w:hAnsi="Times"/>
          <w:b/>
          <w:noProof/>
        </w:rPr>
        <w:lastRenderedPageBreak/>
        <w:t>Table 4</w:t>
      </w:r>
      <w:r w:rsidR="00D555BC" w:rsidRPr="009514F9">
        <w:rPr>
          <w:rFonts w:ascii="Times" w:hAnsi="Times"/>
          <w:b/>
          <w:noProof/>
        </w:rPr>
        <w:t>: Number of host-virus interactions of virus families.</w:t>
      </w:r>
    </w:p>
    <w:p w14:paraId="0552F1BE" w14:textId="77777777" w:rsidR="00D555BC" w:rsidRDefault="00D555BC">
      <w:pPr>
        <w:rPr>
          <w:rFonts w:ascii="Times" w:hAnsi="Times"/>
          <w:noProof/>
        </w:rPr>
      </w:pPr>
    </w:p>
    <w:tbl>
      <w:tblPr>
        <w:tblStyle w:val="TableGrid"/>
        <w:tblW w:w="0" w:type="auto"/>
        <w:tblLook w:val="04A0" w:firstRow="1" w:lastRow="0" w:firstColumn="1" w:lastColumn="0" w:noHBand="0" w:noVBand="1"/>
      </w:tblPr>
      <w:tblGrid>
        <w:gridCol w:w="1975"/>
        <w:gridCol w:w="2020"/>
        <w:gridCol w:w="1417"/>
      </w:tblGrid>
      <w:tr w:rsidR="00D555BC" w:rsidRPr="00D555BC" w14:paraId="0A27769B" w14:textId="77777777" w:rsidTr="00D555BC">
        <w:trPr>
          <w:trHeight w:val="280"/>
        </w:trPr>
        <w:tc>
          <w:tcPr>
            <w:tcW w:w="1820" w:type="dxa"/>
            <w:noWrap/>
            <w:hideMark/>
          </w:tcPr>
          <w:p w14:paraId="1EFE4614" w14:textId="77777777" w:rsidR="00D555BC" w:rsidRPr="009514F9" w:rsidRDefault="00D555BC" w:rsidP="009514F9">
            <w:pPr>
              <w:jc w:val="center"/>
              <w:rPr>
                <w:rFonts w:ascii="Times" w:hAnsi="Times"/>
                <w:b/>
                <w:noProof/>
              </w:rPr>
            </w:pPr>
            <w:r w:rsidRPr="009514F9">
              <w:rPr>
                <w:rFonts w:ascii="Times" w:hAnsi="Times"/>
                <w:b/>
                <w:noProof/>
              </w:rPr>
              <w:t>viral family</w:t>
            </w:r>
          </w:p>
        </w:tc>
        <w:tc>
          <w:tcPr>
            <w:tcW w:w="2020" w:type="dxa"/>
            <w:noWrap/>
            <w:hideMark/>
          </w:tcPr>
          <w:p w14:paraId="1BD3205F" w14:textId="0E2C3AD3" w:rsidR="00D555BC" w:rsidRPr="009514F9" w:rsidRDefault="00D555BC" w:rsidP="009514F9">
            <w:pPr>
              <w:jc w:val="center"/>
              <w:rPr>
                <w:rFonts w:ascii="Times" w:hAnsi="Times"/>
                <w:b/>
                <w:noProof/>
              </w:rPr>
            </w:pPr>
            <w:r w:rsidRPr="00D555BC">
              <w:rPr>
                <w:rFonts w:ascii="Times" w:hAnsi="Times"/>
                <w:b/>
                <w:noProof/>
              </w:rPr>
              <w:t># HP</w:t>
            </w:r>
            <w:r w:rsidRPr="009514F9">
              <w:rPr>
                <w:rFonts w:ascii="Times" w:hAnsi="Times"/>
                <w:b/>
                <w:noProof/>
              </w:rPr>
              <w:t xml:space="preserve">Is </w:t>
            </w:r>
          </w:p>
        </w:tc>
        <w:tc>
          <w:tcPr>
            <w:tcW w:w="1060" w:type="dxa"/>
            <w:noWrap/>
            <w:hideMark/>
          </w:tcPr>
          <w:p w14:paraId="0D8D8B58" w14:textId="77777777" w:rsidR="00D555BC" w:rsidRPr="009514F9" w:rsidRDefault="00D555BC" w:rsidP="009514F9">
            <w:pPr>
              <w:jc w:val="center"/>
              <w:rPr>
                <w:rFonts w:ascii="Times" w:hAnsi="Times"/>
                <w:b/>
                <w:noProof/>
              </w:rPr>
            </w:pPr>
            <w:commentRangeStart w:id="40"/>
            <w:r w:rsidRPr="009514F9">
              <w:rPr>
                <w:rFonts w:ascii="Times" w:hAnsi="Times"/>
                <w:b/>
                <w:noProof/>
              </w:rPr>
              <w:t>viruses</w:t>
            </w:r>
            <w:commentRangeEnd w:id="40"/>
            <w:r>
              <w:rPr>
                <w:rStyle w:val="CommentReference"/>
              </w:rPr>
              <w:commentReference w:id="40"/>
            </w:r>
          </w:p>
        </w:tc>
      </w:tr>
      <w:tr w:rsidR="00D555BC" w:rsidRPr="00D555BC" w14:paraId="7159DA1A" w14:textId="77777777" w:rsidTr="00D555BC">
        <w:trPr>
          <w:trHeight w:val="280"/>
        </w:trPr>
        <w:tc>
          <w:tcPr>
            <w:tcW w:w="1820" w:type="dxa"/>
            <w:noWrap/>
            <w:hideMark/>
          </w:tcPr>
          <w:p w14:paraId="26FDBE4D" w14:textId="77777777" w:rsidR="00D555BC" w:rsidRPr="00D555BC" w:rsidRDefault="00D555BC">
            <w:pPr>
              <w:rPr>
                <w:rFonts w:ascii="Times" w:hAnsi="Times"/>
                <w:noProof/>
              </w:rPr>
            </w:pPr>
            <w:r w:rsidRPr="00D555BC">
              <w:rPr>
                <w:rFonts w:ascii="Times" w:hAnsi="Times"/>
                <w:noProof/>
              </w:rPr>
              <w:t>orthomyxoviridae</w:t>
            </w:r>
          </w:p>
        </w:tc>
        <w:tc>
          <w:tcPr>
            <w:tcW w:w="2020" w:type="dxa"/>
            <w:noWrap/>
            <w:hideMark/>
          </w:tcPr>
          <w:p w14:paraId="6F7A46F8" w14:textId="1E89448C"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495</w:t>
            </w:r>
          </w:p>
        </w:tc>
        <w:tc>
          <w:tcPr>
            <w:tcW w:w="1060" w:type="dxa"/>
            <w:noWrap/>
            <w:hideMark/>
          </w:tcPr>
          <w:p w14:paraId="41017E5F" w14:textId="77777777" w:rsidR="00D555BC" w:rsidRPr="00D555BC" w:rsidRDefault="00D555BC">
            <w:pPr>
              <w:rPr>
                <w:rFonts w:ascii="Times" w:hAnsi="Times"/>
                <w:noProof/>
              </w:rPr>
            </w:pPr>
          </w:p>
        </w:tc>
      </w:tr>
      <w:tr w:rsidR="00D555BC" w:rsidRPr="00D555BC" w14:paraId="33C02D1B" w14:textId="77777777" w:rsidTr="00D555BC">
        <w:trPr>
          <w:trHeight w:val="280"/>
        </w:trPr>
        <w:tc>
          <w:tcPr>
            <w:tcW w:w="1820" w:type="dxa"/>
            <w:noWrap/>
            <w:hideMark/>
          </w:tcPr>
          <w:p w14:paraId="1F10FE40" w14:textId="77777777" w:rsidR="00D555BC" w:rsidRPr="00D555BC" w:rsidRDefault="00D555BC">
            <w:pPr>
              <w:rPr>
                <w:rFonts w:ascii="Times" w:hAnsi="Times"/>
                <w:noProof/>
              </w:rPr>
            </w:pPr>
            <w:r w:rsidRPr="00D555BC">
              <w:rPr>
                <w:rFonts w:ascii="Times" w:hAnsi="Times"/>
                <w:noProof/>
              </w:rPr>
              <w:t>herpesviridae</w:t>
            </w:r>
          </w:p>
        </w:tc>
        <w:tc>
          <w:tcPr>
            <w:tcW w:w="2020" w:type="dxa"/>
            <w:noWrap/>
            <w:hideMark/>
          </w:tcPr>
          <w:p w14:paraId="69F698D1" w14:textId="13176154"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423</w:t>
            </w:r>
          </w:p>
        </w:tc>
        <w:tc>
          <w:tcPr>
            <w:tcW w:w="1060" w:type="dxa"/>
            <w:noWrap/>
            <w:hideMark/>
          </w:tcPr>
          <w:p w14:paraId="34517347" w14:textId="77777777" w:rsidR="00D555BC" w:rsidRPr="00D555BC" w:rsidRDefault="00D555BC">
            <w:pPr>
              <w:rPr>
                <w:rFonts w:ascii="Times" w:hAnsi="Times"/>
                <w:noProof/>
              </w:rPr>
            </w:pPr>
          </w:p>
        </w:tc>
      </w:tr>
      <w:tr w:rsidR="00D555BC" w:rsidRPr="00D555BC" w14:paraId="2FE43AF7" w14:textId="77777777" w:rsidTr="00D555BC">
        <w:trPr>
          <w:trHeight w:val="280"/>
        </w:trPr>
        <w:tc>
          <w:tcPr>
            <w:tcW w:w="1820" w:type="dxa"/>
            <w:noWrap/>
            <w:hideMark/>
          </w:tcPr>
          <w:p w14:paraId="6E8F3521" w14:textId="77777777" w:rsidR="00D555BC" w:rsidRPr="00D555BC" w:rsidRDefault="00D555BC">
            <w:pPr>
              <w:rPr>
                <w:rFonts w:ascii="Times" w:hAnsi="Times"/>
                <w:noProof/>
              </w:rPr>
            </w:pPr>
            <w:r w:rsidRPr="00D555BC">
              <w:rPr>
                <w:rFonts w:ascii="Times" w:hAnsi="Times"/>
                <w:noProof/>
              </w:rPr>
              <w:t>papillomaviridae</w:t>
            </w:r>
          </w:p>
        </w:tc>
        <w:tc>
          <w:tcPr>
            <w:tcW w:w="2020" w:type="dxa"/>
            <w:noWrap/>
            <w:hideMark/>
          </w:tcPr>
          <w:p w14:paraId="06F62868" w14:textId="02FD8C2A" w:rsidR="00D555BC" w:rsidRPr="00D555BC" w:rsidRDefault="00D555BC" w:rsidP="00D555BC">
            <w:pPr>
              <w:rPr>
                <w:rFonts w:ascii="Times" w:hAnsi="Times"/>
                <w:noProof/>
              </w:rPr>
            </w:pPr>
            <w:r w:rsidRPr="00D555BC">
              <w:rPr>
                <w:rFonts w:ascii="Times" w:hAnsi="Times"/>
                <w:noProof/>
              </w:rPr>
              <w:t>3</w:t>
            </w:r>
            <w:r>
              <w:rPr>
                <w:rFonts w:ascii="Times" w:hAnsi="Times"/>
                <w:noProof/>
              </w:rPr>
              <w:t>,</w:t>
            </w:r>
            <w:r w:rsidRPr="00D555BC">
              <w:rPr>
                <w:rFonts w:ascii="Times" w:hAnsi="Times"/>
                <w:noProof/>
              </w:rPr>
              <w:t>927</w:t>
            </w:r>
          </w:p>
        </w:tc>
        <w:tc>
          <w:tcPr>
            <w:tcW w:w="1060" w:type="dxa"/>
            <w:noWrap/>
            <w:hideMark/>
          </w:tcPr>
          <w:p w14:paraId="2C78C32C" w14:textId="77777777" w:rsidR="00D555BC" w:rsidRPr="00D555BC" w:rsidRDefault="00D555BC">
            <w:pPr>
              <w:rPr>
                <w:rFonts w:ascii="Times" w:hAnsi="Times"/>
                <w:noProof/>
              </w:rPr>
            </w:pPr>
          </w:p>
        </w:tc>
      </w:tr>
      <w:tr w:rsidR="00D555BC" w:rsidRPr="00D555BC" w14:paraId="14A504B3" w14:textId="77777777" w:rsidTr="00D555BC">
        <w:trPr>
          <w:trHeight w:val="280"/>
        </w:trPr>
        <w:tc>
          <w:tcPr>
            <w:tcW w:w="1820" w:type="dxa"/>
            <w:noWrap/>
            <w:hideMark/>
          </w:tcPr>
          <w:p w14:paraId="61B6D03F" w14:textId="77777777" w:rsidR="00D555BC" w:rsidRPr="00D555BC" w:rsidRDefault="00D555BC">
            <w:pPr>
              <w:rPr>
                <w:rFonts w:ascii="Times" w:hAnsi="Times"/>
                <w:noProof/>
              </w:rPr>
            </w:pPr>
            <w:r w:rsidRPr="00D555BC">
              <w:rPr>
                <w:rFonts w:ascii="Times" w:hAnsi="Times"/>
                <w:noProof/>
              </w:rPr>
              <w:t>retroviridae</w:t>
            </w:r>
          </w:p>
        </w:tc>
        <w:tc>
          <w:tcPr>
            <w:tcW w:w="2020" w:type="dxa"/>
            <w:noWrap/>
            <w:hideMark/>
          </w:tcPr>
          <w:p w14:paraId="3D5FFBC5" w14:textId="53F6E705" w:rsidR="00D555BC" w:rsidRPr="00D555BC" w:rsidRDefault="00D555BC" w:rsidP="00D555BC">
            <w:pPr>
              <w:rPr>
                <w:rFonts w:ascii="Times" w:hAnsi="Times"/>
                <w:noProof/>
              </w:rPr>
            </w:pPr>
            <w:r w:rsidRPr="00D555BC">
              <w:rPr>
                <w:rFonts w:ascii="Times" w:hAnsi="Times"/>
                <w:noProof/>
              </w:rPr>
              <w:t>2</w:t>
            </w:r>
            <w:r>
              <w:rPr>
                <w:rFonts w:ascii="Times" w:hAnsi="Times"/>
                <w:noProof/>
              </w:rPr>
              <w:t>,</w:t>
            </w:r>
            <w:r w:rsidRPr="00D555BC">
              <w:rPr>
                <w:rFonts w:ascii="Times" w:hAnsi="Times"/>
                <w:noProof/>
              </w:rPr>
              <w:t>285</w:t>
            </w:r>
          </w:p>
        </w:tc>
        <w:tc>
          <w:tcPr>
            <w:tcW w:w="1060" w:type="dxa"/>
            <w:noWrap/>
            <w:hideMark/>
          </w:tcPr>
          <w:p w14:paraId="264A8A36" w14:textId="77777777" w:rsidR="00D555BC" w:rsidRPr="00D555BC" w:rsidRDefault="00D555BC">
            <w:pPr>
              <w:rPr>
                <w:rFonts w:ascii="Times" w:hAnsi="Times"/>
                <w:noProof/>
              </w:rPr>
            </w:pPr>
          </w:p>
        </w:tc>
      </w:tr>
      <w:tr w:rsidR="00D555BC" w:rsidRPr="00D555BC" w14:paraId="6D478886" w14:textId="77777777" w:rsidTr="00D555BC">
        <w:trPr>
          <w:trHeight w:val="280"/>
        </w:trPr>
        <w:tc>
          <w:tcPr>
            <w:tcW w:w="1820" w:type="dxa"/>
            <w:noWrap/>
            <w:hideMark/>
          </w:tcPr>
          <w:p w14:paraId="19B1FAA8" w14:textId="77777777" w:rsidR="00D555BC" w:rsidRPr="00D555BC" w:rsidRDefault="00D555BC">
            <w:pPr>
              <w:rPr>
                <w:rFonts w:ascii="Times" w:hAnsi="Times"/>
                <w:noProof/>
              </w:rPr>
            </w:pPr>
            <w:r w:rsidRPr="00D555BC">
              <w:rPr>
                <w:rFonts w:ascii="Times" w:hAnsi="Times"/>
                <w:noProof/>
              </w:rPr>
              <w:t>paramyxoviridae</w:t>
            </w:r>
          </w:p>
        </w:tc>
        <w:tc>
          <w:tcPr>
            <w:tcW w:w="2020" w:type="dxa"/>
            <w:noWrap/>
            <w:hideMark/>
          </w:tcPr>
          <w:p w14:paraId="5BE9B846" w14:textId="77777777" w:rsidR="00D555BC" w:rsidRPr="00D555BC" w:rsidRDefault="00D555BC" w:rsidP="00D555BC">
            <w:pPr>
              <w:rPr>
                <w:rFonts w:ascii="Times" w:hAnsi="Times"/>
                <w:noProof/>
              </w:rPr>
            </w:pPr>
            <w:r w:rsidRPr="00D555BC">
              <w:rPr>
                <w:rFonts w:ascii="Times" w:hAnsi="Times"/>
                <w:noProof/>
              </w:rPr>
              <w:t>873</w:t>
            </w:r>
          </w:p>
        </w:tc>
        <w:tc>
          <w:tcPr>
            <w:tcW w:w="1060" w:type="dxa"/>
            <w:noWrap/>
            <w:hideMark/>
          </w:tcPr>
          <w:p w14:paraId="304F4CF1" w14:textId="77777777" w:rsidR="00D555BC" w:rsidRPr="00D555BC" w:rsidRDefault="00D555BC">
            <w:pPr>
              <w:rPr>
                <w:rFonts w:ascii="Times" w:hAnsi="Times"/>
                <w:noProof/>
              </w:rPr>
            </w:pPr>
          </w:p>
        </w:tc>
      </w:tr>
      <w:tr w:rsidR="00D555BC" w:rsidRPr="00D555BC" w14:paraId="4FC02CAB" w14:textId="77777777" w:rsidTr="00D555BC">
        <w:trPr>
          <w:trHeight w:val="280"/>
        </w:trPr>
        <w:tc>
          <w:tcPr>
            <w:tcW w:w="1820" w:type="dxa"/>
            <w:noWrap/>
            <w:hideMark/>
          </w:tcPr>
          <w:p w14:paraId="6C4D67C0" w14:textId="77777777" w:rsidR="00D555BC" w:rsidRPr="00D555BC" w:rsidRDefault="00D555BC">
            <w:pPr>
              <w:rPr>
                <w:rFonts w:ascii="Times" w:hAnsi="Times"/>
                <w:noProof/>
              </w:rPr>
            </w:pPr>
            <w:r w:rsidRPr="00D555BC">
              <w:rPr>
                <w:rFonts w:ascii="Times" w:hAnsi="Times"/>
                <w:noProof/>
              </w:rPr>
              <w:t>flaviviridae</w:t>
            </w:r>
          </w:p>
        </w:tc>
        <w:tc>
          <w:tcPr>
            <w:tcW w:w="2020" w:type="dxa"/>
            <w:noWrap/>
            <w:hideMark/>
          </w:tcPr>
          <w:p w14:paraId="70922051" w14:textId="77777777" w:rsidR="00D555BC" w:rsidRPr="00D555BC" w:rsidRDefault="00D555BC" w:rsidP="00D555BC">
            <w:pPr>
              <w:rPr>
                <w:rFonts w:ascii="Times" w:hAnsi="Times"/>
                <w:noProof/>
              </w:rPr>
            </w:pPr>
            <w:r w:rsidRPr="00D555BC">
              <w:rPr>
                <w:rFonts w:ascii="Times" w:hAnsi="Times"/>
                <w:noProof/>
              </w:rPr>
              <w:t>575</w:t>
            </w:r>
          </w:p>
        </w:tc>
        <w:tc>
          <w:tcPr>
            <w:tcW w:w="1060" w:type="dxa"/>
            <w:noWrap/>
            <w:hideMark/>
          </w:tcPr>
          <w:p w14:paraId="30EEAF19" w14:textId="77777777" w:rsidR="00D555BC" w:rsidRPr="00D555BC" w:rsidRDefault="00D555BC">
            <w:pPr>
              <w:rPr>
                <w:rFonts w:ascii="Times" w:hAnsi="Times"/>
                <w:noProof/>
              </w:rPr>
            </w:pPr>
          </w:p>
        </w:tc>
      </w:tr>
      <w:tr w:rsidR="00D555BC" w:rsidRPr="00D555BC" w14:paraId="63AC880F" w14:textId="77777777" w:rsidTr="00D555BC">
        <w:trPr>
          <w:trHeight w:val="280"/>
        </w:trPr>
        <w:tc>
          <w:tcPr>
            <w:tcW w:w="1820" w:type="dxa"/>
            <w:noWrap/>
            <w:hideMark/>
          </w:tcPr>
          <w:p w14:paraId="1A7E8D1E" w14:textId="77777777" w:rsidR="00D555BC" w:rsidRPr="00D555BC" w:rsidRDefault="00D555BC">
            <w:pPr>
              <w:rPr>
                <w:rFonts w:ascii="Times" w:hAnsi="Times"/>
                <w:noProof/>
              </w:rPr>
            </w:pPr>
            <w:r w:rsidRPr="00D555BC">
              <w:rPr>
                <w:rFonts w:ascii="Times" w:hAnsi="Times"/>
                <w:noProof/>
              </w:rPr>
              <w:t>reduviidae</w:t>
            </w:r>
          </w:p>
        </w:tc>
        <w:tc>
          <w:tcPr>
            <w:tcW w:w="2020" w:type="dxa"/>
            <w:noWrap/>
            <w:hideMark/>
          </w:tcPr>
          <w:p w14:paraId="03F86815" w14:textId="77777777" w:rsidR="00D555BC" w:rsidRPr="00D555BC" w:rsidRDefault="00D555BC" w:rsidP="00D555BC">
            <w:pPr>
              <w:rPr>
                <w:rFonts w:ascii="Times" w:hAnsi="Times"/>
                <w:noProof/>
              </w:rPr>
            </w:pPr>
            <w:r w:rsidRPr="00D555BC">
              <w:rPr>
                <w:rFonts w:ascii="Times" w:hAnsi="Times"/>
                <w:noProof/>
              </w:rPr>
              <w:t>443</w:t>
            </w:r>
          </w:p>
        </w:tc>
        <w:tc>
          <w:tcPr>
            <w:tcW w:w="1060" w:type="dxa"/>
            <w:noWrap/>
            <w:hideMark/>
          </w:tcPr>
          <w:p w14:paraId="6BBD993C" w14:textId="77777777" w:rsidR="00D555BC" w:rsidRPr="00D555BC" w:rsidRDefault="00D555BC">
            <w:pPr>
              <w:rPr>
                <w:rFonts w:ascii="Times" w:hAnsi="Times"/>
                <w:noProof/>
              </w:rPr>
            </w:pPr>
          </w:p>
        </w:tc>
      </w:tr>
      <w:tr w:rsidR="00D555BC" w:rsidRPr="00D555BC" w14:paraId="0AEECE08" w14:textId="77777777" w:rsidTr="00D555BC">
        <w:trPr>
          <w:trHeight w:val="280"/>
        </w:trPr>
        <w:tc>
          <w:tcPr>
            <w:tcW w:w="1820" w:type="dxa"/>
            <w:noWrap/>
            <w:hideMark/>
          </w:tcPr>
          <w:p w14:paraId="6CEC8BA0" w14:textId="77777777" w:rsidR="00D555BC" w:rsidRPr="00D555BC" w:rsidRDefault="00D555BC">
            <w:pPr>
              <w:rPr>
                <w:rFonts w:ascii="Times" w:hAnsi="Times"/>
                <w:noProof/>
              </w:rPr>
            </w:pPr>
            <w:r w:rsidRPr="00D555BC">
              <w:rPr>
                <w:rFonts w:ascii="Times" w:hAnsi="Times"/>
                <w:noProof/>
              </w:rPr>
              <w:t>poxviridae</w:t>
            </w:r>
          </w:p>
        </w:tc>
        <w:tc>
          <w:tcPr>
            <w:tcW w:w="2020" w:type="dxa"/>
            <w:noWrap/>
            <w:hideMark/>
          </w:tcPr>
          <w:p w14:paraId="49B573B5" w14:textId="77777777" w:rsidR="00D555BC" w:rsidRPr="00D555BC" w:rsidRDefault="00D555BC" w:rsidP="00D555BC">
            <w:pPr>
              <w:rPr>
                <w:rFonts w:ascii="Times" w:hAnsi="Times"/>
                <w:noProof/>
              </w:rPr>
            </w:pPr>
            <w:r w:rsidRPr="00D555BC">
              <w:rPr>
                <w:rFonts w:ascii="Times" w:hAnsi="Times"/>
                <w:noProof/>
              </w:rPr>
              <w:t>415</w:t>
            </w:r>
          </w:p>
        </w:tc>
        <w:tc>
          <w:tcPr>
            <w:tcW w:w="1060" w:type="dxa"/>
            <w:noWrap/>
            <w:hideMark/>
          </w:tcPr>
          <w:p w14:paraId="5124C6E3" w14:textId="77777777" w:rsidR="00D555BC" w:rsidRPr="00D555BC" w:rsidRDefault="00D555BC">
            <w:pPr>
              <w:rPr>
                <w:rFonts w:ascii="Times" w:hAnsi="Times"/>
                <w:noProof/>
              </w:rPr>
            </w:pPr>
          </w:p>
        </w:tc>
      </w:tr>
      <w:tr w:rsidR="00D555BC" w:rsidRPr="00D555BC" w14:paraId="3AAFD5DD" w14:textId="77777777" w:rsidTr="00D555BC">
        <w:trPr>
          <w:trHeight w:val="280"/>
        </w:trPr>
        <w:tc>
          <w:tcPr>
            <w:tcW w:w="1820" w:type="dxa"/>
            <w:noWrap/>
            <w:hideMark/>
          </w:tcPr>
          <w:p w14:paraId="0662BB0A" w14:textId="77777777" w:rsidR="00D555BC" w:rsidRPr="00D555BC" w:rsidRDefault="00D555BC">
            <w:pPr>
              <w:rPr>
                <w:rFonts w:ascii="Times" w:hAnsi="Times"/>
                <w:noProof/>
              </w:rPr>
            </w:pPr>
            <w:r w:rsidRPr="00D555BC">
              <w:rPr>
                <w:rFonts w:ascii="Times" w:hAnsi="Times"/>
                <w:noProof/>
              </w:rPr>
              <w:t>polyomaviridae</w:t>
            </w:r>
          </w:p>
        </w:tc>
        <w:tc>
          <w:tcPr>
            <w:tcW w:w="2020" w:type="dxa"/>
            <w:noWrap/>
            <w:hideMark/>
          </w:tcPr>
          <w:p w14:paraId="14AE0F9B" w14:textId="77777777" w:rsidR="00D555BC" w:rsidRPr="00D555BC" w:rsidRDefault="00D555BC" w:rsidP="00D555BC">
            <w:pPr>
              <w:rPr>
                <w:rFonts w:ascii="Times" w:hAnsi="Times"/>
                <w:noProof/>
              </w:rPr>
            </w:pPr>
            <w:r w:rsidRPr="00D555BC">
              <w:rPr>
                <w:rFonts w:ascii="Times" w:hAnsi="Times"/>
                <w:noProof/>
              </w:rPr>
              <w:t>322</w:t>
            </w:r>
          </w:p>
        </w:tc>
        <w:tc>
          <w:tcPr>
            <w:tcW w:w="1060" w:type="dxa"/>
            <w:noWrap/>
            <w:hideMark/>
          </w:tcPr>
          <w:p w14:paraId="74995DC9" w14:textId="77777777" w:rsidR="00D555BC" w:rsidRPr="00D555BC" w:rsidRDefault="00D555BC">
            <w:pPr>
              <w:rPr>
                <w:rFonts w:ascii="Times" w:hAnsi="Times"/>
                <w:noProof/>
              </w:rPr>
            </w:pPr>
          </w:p>
        </w:tc>
      </w:tr>
      <w:tr w:rsidR="00D555BC" w:rsidRPr="00D555BC" w14:paraId="7AAA573B" w14:textId="77777777" w:rsidTr="00D555BC">
        <w:trPr>
          <w:trHeight w:val="280"/>
        </w:trPr>
        <w:tc>
          <w:tcPr>
            <w:tcW w:w="1820" w:type="dxa"/>
            <w:noWrap/>
            <w:hideMark/>
          </w:tcPr>
          <w:p w14:paraId="06AC6438" w14:textId="77777777" w:rsidR="00D555BC" w:rsidRPr="00D555BC" w:rsidRDefault="00D555BC">
            <w:pPr>
              <w:rPr>
                <w:rFonts w:ascii="Times" w:hAnsi="Times"/>
                <w:noProof/>
              </w:rPr>
            </w:pPr>
            <w:r w:rsidRPr="00D555BC">
              <w:rPr>
                <w:rFonts w:ascii="Times" w:hAnsi="Times"/>
                <w:noProof/>
              </w:rPr>
              <w:t>parvoviridae</w:t>
            </w:r>
          </w:p>
        </w:tc>
        <w:tc>
          <w:tcPr>
            <w:tcW w:w="2020" w:type="dxa"/>
            <w:noWrap/>
            <w:hideMark/>
          </w:tcPr>
          <w:p w14:paraId="1E8D5F29" w14:textId="77777777" w:rsidR="00D555BC" w:rsidRPr="00D555BC" w:rsidRDefault="00D555BC" w:rsidP="00D555BC">
            <w:pPr>
              <w:rPr>
                <w:rFonts w:ascii="Times" w:hAnsi="Times"/>
                <w:noProof/>
              </w:rPr>
            </w:pPr>
            <w:r w:rsidRPr="00D555BC">
              <w:rPr>
                <w:rFonts w:ascii="Times" w:hAnsi="Times"/>
                <w:noProof/>
              </w:rPr>
              <w:t>292</w:t>
            </w:r>
          </w:p>
        </w:tc>
        <w:tc>
          <w:tcPr>
            <w:tcW w:w="1060" w:type="dxa"/>
            <w:noWrap/>
            <w:hideMark/>
          </w:tcPr>
          <w:p w14:paraId="30885ED1" w14:textId="77777777" w:rsidR="00D555BC" w:rsidRPr="00D555BC" w:rsidRDefault="00D555BC">
            <w:pPr>
              <w:rPr>
                <w:rFonts w:ascii="Times" w:hAnsi="Times"/>
                <w:noProof/>
              </w:rPr>
            </w:pPr>
          </w:p>
        </w:tc>
      </w:tr>
      <w:tr w:rsidR="00D555BC" w:rsidRPr="00D555BC" w14:paraId="18ED9F6A" w14:textId="77777777" w:rsidTr="00D555BC">
        <w:trPr>
          <w:trHeight w:val="280"/>
        </w:trPr>
        <w:tc>
          <w:tcPr>
            <w:tcW w:w="1820" w:type="dxa"/>
            <w:noWrap/>
            <w:hideMark/>
          </w:tcPr>
          <w:p w14:paraId="73E1746E" w14:textId="77777777" w:rsidR="00D555BC" w:rsidRPr="00D555BC" w:rsidRDefault="00D555BC">
            <w:pPr>
              <w:rPr>
                <w:rFonts w:ascii="Times" w:hAnsi="Times"/>
                <w:noProof/>
              </w:rPr>
            </w:pPr>
            <w:r w:rsidRPr="00D555BC">
              <w:rPr>
                <w:rFonts w:ascii="Times" w:hAnsi="Times"/>
                <w:noProof/>
              </w:rPr>
              <w:t>adenoviridae</w:t>
            </w:r>
          </w:p>
        </w:tc>
        <w:tc>
          <w:tcPr>
            <w:tcW w:w="2020" w:type="dxa"/>
            <w:noWrap/>
            <w:hideMark/>
          </w:tcPr>
          <w:p w14:paraId="2B3CA5DC" w14:textId="77777777" w:rsidR="00D555BC" w:rsidRPr="00D555BC" w:rsidRDefault="00D555BC" w:rsidP="00D555BC">
            <w:pPr>
              <w:rPr>
                <w:rFonts w:ascii="Times" w:hAnsi="Times"/>
                <w:noProof/>
              </w:rPr>
            </w:pPr>
            <w:r w:rsidRPr="00D555BC">
              <w:rPr>
                <w:rFonts w:ascii="Times" w:hAnsi="Times"/>
                <w:noProof/>
              </w:rPr>
              <w:t>281</w:t>
            </w:r>
          </w:p>
        </w:tc>
        <w:tc>
          <w:tcPr>
            <w:tcW w:w="1060" w:type="dxa"/>
            <w:noWrap/>
            <w:hideMark/>
          </w:tcPr>
          <w:p w14:paraId="50B3B32D" w14:textId="77777777" w:rsidR="00D555BC" w:rsidRPr="00D555BC" w:rsidRDefault="00D555BC">
            <w:pPr>
              <w:rPr>
                <w:rFonts w:ascii="Times" w:hAnsi="Times"/>
                <w:noProof/>
              </w:rPr>
            </w:pPr>
          </w:p>
        </w:tc>
      </w:tr>
      <w:tr w:rsidR="00D555BC" w:rsidRPr="00D555BC" w14:paraId="27421AFF" w14:textId="77777777" w:rsidTr="00D555BC">
        <w:trPr>
          <w:trHeight w:val="280"/>
        </w:trPr>
        <w:tc>
          <w:tcPr>
            <w:tcW w:w="1820" w:type="dxa"/>
            <w:noWrap/>
            <w:hideMark/>
          </w:tcPr>
          <w:p w14:paraId="6F0965B8" w14:textId="77777777" w:rsidR="00D555BC" w:rsidRPr="00D555BC" w:rsidRDefault="00D555BC">
            <w:pPr>
              <w:rPr>
                <w:rFonts w:ascii="Times" w:hAnsi="Times"/>
                <w:noProof/>
              </w:rPr>
            </w:pPr>
            <w:bookmarkStart w:id="41" w:name="OLE_LINK66"/>
            <w:bookmarkStart w:id="42" w:name="OLE_LINK67"/>
            <w:bookmarkStart w:id="43" w:name="OLE_LINK68"/>
            <w:r w:rsidRPr="00D555BC">
              <w:rPr>
                <w:rFonts w:ascii="Times" w:hAnsi="Times"/>
                <w:noProof/>
              </w:rPr>
              <w:t>cupressaceae</w:t>
            </w:r>
            <w:bookmarkEnd w:id="41"/>
            <w:bookmarkEnd w:id="42"/>
            <w:bookmarkEnd w:id="43"/>
          </w:p>
        </w:tc>
        <w:tc>
          <w:tcPr>
            <w:tcW w:w="2020" w:type="dxa"/>
            <w:noWrap/>
            <w:hideMark/>
          </w:tcPr>
          <w:p w14:paraId="5690373B" w14:textId="77777777" w:rsidR="00D555BC" w:rsidRPr="00D555BC" w:rsidRDefault="00D555BC" w:rsidP="00D555BC">
            <w:pPr>
              <w:rPr>
                <w:rFonts w:ascii="Times" w:hAnsi="Times"/>
                <w:noProof/>
              </w:rPr>
            </w:pPr>
            <w:r w:rsidRPr="00D555BC">
              <w:rPr>
                <w:rFonts w:ascii="Times" w:hAnsi="Times"/>
                <w:noProof/>
              </w:rPr>
              <w:t>247</w:t>
            </w:r>
          </w:p>
        </w:tc>
        <w:tc>
          <w:tcPr>
            <w:tcW w:w="1060" w:type="dxa"/>
            <w:noWrap/>
            <w:hideMark/>
          </w:tcPr>
          <w:p w14:paraId="75A3C825" w14:textId="77777777" w:rsidR="00D555BC" w:rsidRPr="00D555BC" w:rsidRDefault="00D555BC">
            <w:pPr>
              <w:rPr>
                <w:rFonts w:ascii="Times" w:hAnsi="Times"/>
                <w:noProof/>
              </w:rPr>
            </w:pPr>
          </w:p>
        </w:tc>
      </w:tr>
      <w:tr w:rsidR="00D555BC" w:rsidRPr="00D555BC" w14:paraId="112BB36A" w14:textId="77777777" w:rsidTr="00D555BC">
        <w:trPr>
          <w:trHeight w:val="280"/>
        </w:trPr>
        <w:tc>
          <w:tcPr>
            <w:tcW w:w="1820" w:type="dxa"/>
            <w:noWrap/>
            <w:hideMark/>
          </w:tcPr>
          <w:p w14:paraId="2E125D50" w14:textId="77777777" w:rsidR="00D555BC" w:rsidRPr="00D555BC" w:rsidRDefault="00D555BC">
            <w:pPr>
              <w:rPr>
                <w:rFonts w:ascii="Times" w:hAnsi="Times"/>
                <w:noProof/>
              </w:rPr>
            </w:pPr>
            <w:bookmarkStart w:id="44" w:name="OLE_LINK69"/>
            <w:bookmarkStart w:id="45" w:name="OLE_LINK70"/>
            <w:r w:rsidRPr="00D555BC">
              <w:rPr>
                <w:rFonts w:ascii="Times" w:hAnsi="Times"/>
                <w:noProof/>
              </w:rPr>
              <w:t>chromatiaceae</w:t>
            </w:r>
            <w:bookmarkEnd w:id="44"/>
            <w:bookmarkEnd w:id="45"/>
          </w:p>
        </w:tc>
        <w:tc>
          <w:tcPr>
            <w:tcW w:w="2020" w:type="dxa"/>
            <w:noWrap/>
            <w:hideMark/>
          </w:tcPr>
          <w:p w14:paraId="11929424" w14:textId="77777777" w:rsidR="00D555BC" w:rsidRPr="00D555BC" w:rsidRDefault="00D555BC" w:rsidP="00D555BC">
            <w:pPr>
              <w:rPr>
                <w:rFonts w:ascii="Times" w:hAnsi="Times"/>
                <w:noProof/>
              </w:rPr>
            </w:pPr>
            <w:r w:rsidRPr="00D555BC">
              <w:rPr>
                <w:rFonts w:ascii="Times" w:hAnsi="Times"/>
                <w:noProof/>
              </w:rPr>
              <w:t>235</w:t>
            </w:r>
          </w:p>
        </w:tc>
        <w:tc>
          <w:tcPr>
            <w:tcW w:w="1060" w:type="dxa"/>
            <w:noWrap/>
            <w:hideMark/>
          </w:tcPr>
          <w:p w14:paraId="3F49E6E5" w14:textId="77777777" w:rsidR="00D555BC" w:rsidRPr="00D555BC" w:rsidRDefault="00D555BC">
            <w:pPr>
              <w:rPr>
                <w:rFonts w:ascii="Times" w:hAnsi="Times"/>
                <w:noProof/>
              </w:rPr>
            </w:pPr>
          </w:p>
        </w:tc>
      </w:tr>
      <w:tr w:rsidR="00D555BC" w:rsidRPr="00D555BC" w14:paraId="30597DA1" w14:textId="77777777" w:rsidTr="00D555BC">
        <w:trPr>
          <w:trHeight w:val="280"/>
        </w:trPr>
        <w:tc>
          <w:tcPr>
            <w:tcW w:w="1820" w:type="dxa"/>
            <w:noWrap/>
            <w:hideMark/>
          </w:tcPr>
          <w:p w14:paraId="548EA347" w14:textId="77777777" w:rsidR="00D555BC" w:rsidRPr="00D555BC" w:rsidRDefault="00D555BC">
            <w:pPr>
              <w:rPr>
                <w:rFonts w:ascii="Times" w:hAnsi="Times"/>
                <w:noProof/>
              </w:rPr>
            </w:pPr>
            <w:r w:rsidRPr="00D555BC">
              <w:rPr>
                <w:rFonts w:ascii="Times" w:hAnsi="Times"/>
                <w:noProof/>
              </w:rPr>
              <w:t>brassicaceae</w:t>
            </w:r>
          </w:p>
        </w:tc>
        <w:tc>
          <w:tcPr>
            <w:tcW w:w="2020" w:type="dxa"/>
            <w:noWrap/>
            <w:hideMark/>
          </w:tcPr>
          <w:p w14:paraId="7F1AB65A" w14:textId="77777777" w:rsidR="00D555BC" w:rsidRPr="00D555BC" w:rsidRDefault="00D555BC" w:rsidP="00D555BC">
            <w:pPr>
              <w:rPr>
                <w:rFonts w:ascii="Times" w:hAnsi="Times"/>
                <w:noProof/>
              </w:rPr>
            </w:pPr>
            <w:r w:rsidRPr="00D555BC">
              <w:rPr>
                <w:rFonts w:ascii="Times" w:hAnsi="Times"/>
                <w:noProof/>
              </w:rPr>
              <w:t>233</w:t>
            </w:r>
          </w:p>
        </w:tc>
        <w:tc>
          <w:tcPr>
            <w:tcW w:w="1060" w:type="dxa"/>
            <w:noWrap/>
            <w:hideMark/>
          </w:tcPr>
          <w:p w14:paraId="3ED2998D" w14:textId="77777777" w:rsidR="00D555BC" w:rsidRPr="00D555BC" w:rsidRDefault="00D555BC">
            <w:pPr>
              <w:rPr>
                <w:rFonts w:ascii="Times" w:hAnsi="Times"/>
                <w:noProof/>
              </w:rPr>
            </w:pPr>
          </w:p>
        </w:tc>
      </w:tr>
      <w:tr w:rsidR="00D555BC" w:rsidRPr="00D555BC" w14:paraId="4DDD46DC" w14:textId="77777777" w:rsidTr="00D555BC">
        <w:trPr>
          <w:trHeight w:val="280"/>
        </w:trPr>
        <w:tc>
          <w:tcPr>
            <w:tcW w:w="1820" w:type="dxa"/>
            <w:noWrap/>
            <w:hideMark/>
          </w:tcPr>
          <w:p w14:paraId="7435674C" w14:textId="77777777" w:rsidR="00D555BC" w:rsidRPr="00D555BC" w:rsidRDefault="00D555BC">
            <w:pPr>
              <w:rPr>
                <w:rFonts w:ascii="Times" w:hAnsi="Times"/>
                <w:noProof/>
              </w:rPr>
            </w:pPr>
            <w:r w:rsidRPr="00D555BC">
              <w:rPr>
                <w:rFonts w:ascii="Times" w:hAnsi="Times"/>
                <w:noProof/>
              </w:rPr>
              <w:t>filoviridae</w:t>
            </w:r>
          </w:p>
        </w:tc>
        <w:tc>
          <w:tcPr>
            <w:tcW w:w="2020" w:type="dxa"/>
            <w:noWrap/>
            <w:hideMark/>
          </w:tcPr>
          <w:p w14:paraId="3FC8B855" w14:textId="77777777" w:rsidR="00D555BC" w:rsidRPr="00D555BC" w:rsidRDefault="00D555BC" w:rsidP="00D555BC">
            <w:pPr>
              <w:rPr>
                <w:rFonts w:ascii="Times" w:hAnsi="Times"/>
                <w:noProof/>
              </w:rPr>
            </w:pPr>
            <w:r w:rsidRPr="00D555BC">
              <w:rPr>
                <w:rFonts w:ascii="Times" w:hAnsi="Times"/>
                <w:noProof/>
              </w:rPr>
              <w:t>172</w:t>
            </w:r>
          </w:p>
        </w:tc>
        <w:tc>
          <w:tcPr>
            <w:tcW w:w="1060" w:type="dxa"/>
            <w:noWrap/>
            <w:hideMark/>
          </w:tcPr>
          <w:p w14:paraId="12547A1C" w14:textId="77777777" w:rsidR="00D555BC" w:rsidRPr="00D555BC" w:rsidRDefault="00D555BC">
            <w:pPr>
              <w:rPr>
                <w:rFonts w:ascii="Times" w:hAnsi="Times"/>
                <w:noProof/>
              </w:rPr>
            </w:pPr>
          </w:p>
        </w:tc>
      </w:tr>
      <w:tr w:rsidR="00D555BC" w:rsidRPr="00D555BC" w14:paraId="4C9D4F34" w14:textId="77777777" w:rsidTr="00D555BC">
        <w:trPr>
          <w:trHeight w:val="280"/>
        </w:trPr>
        <w:tc>
          <w:tcPr>
            <w:tcW w:w="1820" w:type="dxa"/>
            <w:noWrap/>
            <w:hideMark/>
          </w:tcPr>
          <w:p w14:paraId="3CF432B9" w14:textId="77777777" w:rsidR="00D555BC" w:rsidRPr="00D555BC" w:rsidRDefault="00D555BC">
            <w:pPr>
              <w:rPr>
                <w:rFonts w:ascii="Times" w:hAnsi="Times"/>
                <w:noProof/>
              </w:rPr>
            </w:pPr>
            <w:r w:rsidRPr="00D555BC">
              <w:rPr>
                <w:rFonts w:ascii="Times" w:hAnsi="Times"/>
                <w:noProof/>
              </w:rPr>
              <w:t>bunyaviridae</w:t>
            </w:r>
          </w:p>
        </w:tc>
        <w:tc>
          <w:tcPr>
            <w:tcW w:w="2020" w:type="dxa"/>
            <w:noWrap/>
            <w:hideMark/>
          </w:tcPr>
          <w:p w14:paraId="7F4AC403" w14:textId="77777777" w:rsidR="00D555BC" w:rsidRPr="00D555BC" w:rsidRDefault="00D555BC" w:rsidP="00D555BC">
            <w:pPr>
              <w:rPr>
                <w:rFonts w:ascii="Times" w:hAnsi="Times"/>
                <w:noProof/>
              </w:rPr>
            </w:pPr>
            <w:r w:rsidRPr="00D555BC">
              <w:rPr>
                <w:rFonts w:ascii="Times" w:hAnsi="Times"/>
                <w:noProof/>
              </w:rPr>
              <w:t>159</w:t>
            </w:r>
          </w:p>
        </w:tc>
        <w:tc>
          <w:tcPr>
            <w:tcW w:w="1060" w:type="dxa"/>
            <w:noWrap/>
            <w:hideMark/>
          </w:tcPr>
          <w:p w14:paraId="724E9B00" w14:textId="77777777" w:rsidR="00D555BC" w:rsidRPr="00D555BC" w:rsidRDefault="00D555BC">
            <w:pPr>
              <w:rPr>
                <w:rFonts w:ascii="Times" w:hAnsi="Times"/>
                <w:noProof/>
              </w:rPr>
            </w:pPr>
          </w:p>
        </w:tc>
      </w:tr>
      <w:tr w:rsidR="00D555BC" w:rsidRPr="00D555BC" w14:paraId="5B6C345A" w14:textId="77777777" w:rsidTr="00D555BC">
        <w:trPr>
          <w:trHeight w:val="280"/>
        </w:trPr>
        <w:tc>
          <w:tcPr>
            <w:tcW w:w="1820" w:type="dxa"/>
            <w:noWrap/>
            <w:hideMark/>
          </w:tcPr>
          <w:p w14:paraId="49F44FA3" w14:textId="77777777" w:rsidR="00D555BC" w:rsidRPr="00D555BC" w:rsidRDefault="00D555BC">
            <w:pPr>
              <w:rPr>
                <w:rFonts w:ascii="Times" w:hAnsi="Times"/>
                <w:noProof/>
              </w:rPr>
            </w:pPr>
            <w:r w:rsidRPr="00D555BC">
              <w:rPr>
                <w:rFonts w:ascii="Times" w:hAnsi="Times"/>
                <w:noProof/>
              </w:rPr>
              <w:t>iguanidae</w:t>
            </w:r>
          </w:p>
        </w:tc>
        <w:tc>
          <w:tcPr>
            <w:tcW w:w="2020" w:type="dxa"/>
            <w:noWrap/>
            <w:hideMark/>
          </w:tcPr>
          <w:p w14:paraId="3CA00093" w14:textId="77777777" w:rsidR="00D555BC" w:rsidRPr="00D555BC" w:rsidRDefault="00D555BC" w:rsidP="00D555BC">
            <w:pPr>
              <w:rPr>
                <w:rFonts w:ascii="Times" w:hAnsi="Times"/>
                <w:noProof/>
              </w:rPr>
            </w:pPr>
            <w:r w:rsidRPr="00D555BC">
              <w:rPr>
                <w:rFonts w:ascii="Times" w:hAnsi="Times"/>
                <w:noProof/>
              </w:rPr>
              <w:t>156</w:t>
            </w:r>
          </w:p>
        </w:tc>
        <w:tc>
          <w:tcPr>
            <w:tcW w:w="1060" w:type="dxa"/>
            <w:noWrap/>
            <w:hideMark/>
          </w:tcPr>
          <w:p w14:paraId="6142D181" w14:textId="77777777" w:rsidR="00D555BC" w:rsidRPr="00D555BC" w:rsidRDefault="00D555BC">
            <w:pPr>
              <w:rPr>
                <w:rFonts w:ascii="Times" w:hAnsi="Times"/>
                <w:noProof/>
              </w:rPr>
            </w:pPr>
          </w:p>
        </w:tc>
      </w:tr>
      <w:tr w:rsidR="00D555BC" w:rsidRPr="00D555BC" w14:paraId="77F1210C" w14:textId="77777777" w:rsidTr="00D555BC">
        <w:trPr>
          <w:trHeight w:val="280"/>
        </w:trPr>
        <w:tc>
          <w:tcPr>
            <w:tcW w:w="1820" w:type="dxa"/>
            <w:noWrap/>
            <w:hideMark/>
          </w:tcPr>
          <w:p w14:paraId="61214F83" w14:textId="77777777" w:rsidR="00D555BC" w:rsidRPr="00D555BC" w:rsidRDefault="00D555BC">
            <w:pPr>
              <w:rPr>
                <w:rFonts w:ascii="Times" w:hAnsi="Times"/>
                <w:noProof/>
              </w:rPr>
            </w:pPr>
            <w:r w:rsidRPr="00D555BC">
              <w:rPr>
                <w:rFonts w:ascii="Times" w:hAnsi="Times"/>
                <w:noProof/>
              </w:rPr>
              <w:t>togaviridae</w:t>
            </w:r>
          </w:p>
        </w:tc>
        <w:tc>
          <w:tcPr>
            <w:tcW w:w="2020" w:type="dxa"/>
            <w:noWrap/>
            <w:hideMark/>
          </w:tcPr>
          <w:p w14:paraId="55F4473B" w14:textId="77777777" w:rsidR="00D555BC" w:rsidRPr="00D555BC" w:rsidRDefault="00D555BC" w:rsidP="00D555BC">
            <w:pPr>
              <w:rPr>
                <w:rFonts w:ascii="Times" w:hAnsi="Times"/>
                <w:noProof/>
              </w:rPr>
            </w:pPr>
            <w:r w:rsidRPr="00D555BC">
              <w:rPr>
                <w:rFonts w:ascii="Times" w:hAnsi="Times"/>
                <w:noProof/>
              </w:rPr>
              <w:t>126</w:t>
            </w:r>
          </w:p>
        </w:tc>
        <w:tc>
          <w:tcPr>
            <w:tcW w:w="1060" w:type="dxa"/>
            <w:noWrap/>
            <w:hideMark/>
          </w:tcPr>
          <w:p w14:paraId="175D78D4" w14:textId="77777777" w:rsidR="00D555BC" w:rsidRPr="00D555BC" w:rsidRDefault="00D555BC">
            <w:pPr>
              <w:rPr>
                <w:rFonts w:ascii="Times" w:hAnsi="Times"/>
                <w:noProof/>
              </w:rPr>
            </w:pPr>
          </w:p>
        </w:tc>
      </w:tr>
      <w:tr w:rsidR="00D555BC" w:rsidRPr="00D555BC" w14:paraId="4FA8ADF3" w14:textId="77777777" w:rsidTr="00D555BC">
        <w:trPr>
          <w:trHeight w:val="280"/>
        </w:trPr>
        <w:tc>
          <w:tcPr>
            <w:tcW w:w="1820" w:type="dxa"/>
            <w:noWrap/>
            <w:hideMark/>
          </w:tcPr>
          <w:p w14:paraId="788DC6DC" w14:textId="77777777" w:rsidR="00D555BC" w:rsidRPr="00D555BC" w:rsidRDefault="00D555BC">
            <w:pPr>
              <w:rPr>
                <w:rFonts w:ascii="Times" w:hAnsi="Times"/>
                <w:noProof/>
              </w:rPr>
            </w:pPr>
            <w:r w:rsidRPr="00D555BC">
              <w:rPr>
                <w:rFonts w:ascii="Times" w:hAnsi="Times"/>
                <w:noProof/>
              </w:rPr>
              <w:t>rubiaceae</w:t>
            </w:r>
          </w:p>
        </w:tc>
        <w:tc>
          <w:tcPr>
            <w:tcW w:w="2020" w:type="dxa"/>
            <w:noWrap/>
            <w:hideMark/>
          </w:tcPr>
          <w:p w14:paraId="7212EFB6" w14:textId="77777777" w:rsidR="00D555BC" w:rsidRPr="00D555BC" w:rsidRDefault="00D555BC" w:rsidP="00D555BC">
            <w:pPr>
              <w:rPr>
                <w:rFonts w:ascii="Times" w:hAnsi="Times"/>
                <w:noProof/>
              </w:rPr>
            </w:pPr>
            <w:r w:rsidRPr="00D555BC">
              <w:rPr>
                <w:rFonts w:ascii="Times" w:hAnsi="Times"/>
                <w:noProof/>
              </w:rPr>
              <w:t>108</w:t>
            </w:r>
          </w:p>
        </w:tc>
        <w:tc>
          <w:tcPr>
            <w:tcW w:w="1060" w:type="dxa"/>
            <w:noWrap/>
            <w:hideMark/>
          </w:tcPr>
          <w:p w14:paraId="5B831AD1" w14:textId="77777777" w:rsidR="00D555BC" w:rsidRPr="00D555BC" w:rsidRDefault="00D555BC">
            <w:pPr>
              <w:rPr>
                <w:rFonts w:ascii="Times" w:hAnsi="Times"/>
                <w:noProof/>
              </w:rPr>
            </w:pPr>
          </w:p>
        </w:tc>
      </w:tr>
      <w:tr w:rsidR="00D555BC" w:rsidRPr="00D555BC" w14:paraId="12ACAF6B" w14:textId="77777777" w:rsidTr="00D555BC">
        <w:trPr>
          <w:trHeight w:val="280"/>
        </w:trPr>
        <w:tc>
          <w:tcPr>
            <w:tcW w:w="1820" w:type="dxa"/>
            <w:noWrap/>
            <w:hideMark/>
          </w:tcPr>
          <w:p w14:paraId="15261DF2" w14:textId="77777777" w:rsidR="00D555BC" w:rsidRPr="00D555BC" w:rsidRDefault="00D555BC">
            <w:pPr>
              <w:rPr>
                <w:rFonts w:ascii="Times" w:hAnsi="Times"/>
                <w:noProof/>
              </w:rPr>
            </w:pPr>
            <w:r w:rsidRPr="00D555BC">
              <w:rPr>
                <w:rFonts w:ascii="Times" w:hAnsi="Times"/>
                <w:noProof/>
              </w:rPr>
              <w:t>hepadnaviridae</w:t>
            </w:r>
          </w:p>
        </w:tc>
        <w:tc>
          <w:tcPr>
            <w:tcW w:w="2020" w:type="dxa"/>
            <w:noWrap/>
            <w:hideMark/>
          </w:tcPr>
          <w:p w14:paraId="72577825" w14:textId="77777777" w:rsidR="00D555BC" w:rsidRPr="00D555BC" w:rsidRDefault="00D555BC" w:rsidP="00D555BC">
            <w:pPr>
              <w:rPr>
                <w:rFonts w:ascii="Times" w:hAnsi="Times"/>
                <w:noProof/>
              </w:rPr>
            </w:pPr>
            <w:r w:rsidRPr="00D555BC">
              <w:rPr>
                <w:rFonts w:ascii="Times" w:hAnsi="Times"/>
                <w:noProof/>
              </w:rPr>
              <w:t>99</w:t>
            </w:r>
          </w:p>
        </w:tc>
        <w:tc>
          <w:tcPr>
            <w:tcW w:w="1060" w:type="dxa"/>
            <w:noWrap/>
            <w:hideMark/>
          </w:tcPr>
          <w:p w14:paraId="20A91C3A" w14:textId="77777777" w:rsidR="00D555BC" w:rsidRPr="00D555BC" w:rsidRDefault="00D555BC">
            <w:pPr>
              <w:rPr>
                <w:rFonts w:ascii="Times" w:hAnsi="Times"/>
                <w:noProof/>
              </w:rPr>
            </w:pPr>
          </w:p>
        </w:tc>
      </w:tr>
      <w:tr w:rsidR="00D555BC" w:rsidRPr="00D555BC" w14:paraId="6FB94105" w14:textId="77777777" w:rsidTr="00D555BC">
        <w:trPr>
          <w:trHeight w:val="280"/>
        </w:trPr>
        <w:tc>
          <w:tcPr>
            <w:tcW w:w="1820" w:type="dxa"/>
            <w:noWrap/>
            <w:hideMark/>
          </w:tcPr>
          <w:p w14:paraId="05D26741" w14:textId="77777777" w:rsidR="00D555BC" w:rsidRPr="00D555BC" w:rsidRDefault="00D555BC">
            <w:pPr>
              <w:rPr>
                <w:rFonts w:ascii="Times" w:hAnsi="Times"/>
                <w:noProof/>
              </w:rPr>
            </w:pPr>
            <w:r w:rsidRPr="00D555BC">
              <w:rPr>
                <w:rFonts w:ascii="Times" w:hAnsi="Times"/>
                <w:noProof/>
              </w:rPr>
              <w:t>asteromonadaceae</w:t>
            </w:r>
          </w:p>
        </w:tc>
        <w:tc>
          <w:tcPr>
            <w:tcW w:w="2020" w:type="dxa"/>
            <w:noWrap/>
            <w:hideMark/>
          </w:tcPr>
          <w:p w14:paraId="73CFD1BF" w14:textId="77777777" w:rsidR="00D555BC" w:rsidRPr="00D555BC" w:rsidRDefault="00D555BC" w:rsidP="00D555BC">
            <w:pPr>
              <w:rPr>
                <w:rFonts w:ascii="Times" w:hAnsi="Times"/>
                <w:noProof/>
              </w:rPr>
            </w:pPr>
            <w:r w:rsidRPr="00D555BC">
              <w:rPr>
                <w:rFonts w:ascii="Times" w:hAnsi="Times"/>
                <w:noProof/>
              </w:rPr>
              <w:t>88</w:t>
            </w:r>
          </w:p>
        </w:tc>
        <w:tc>
          <w:tcPr>
            <w:tcW w:w="1060" w:type="dxa"/>
            <w:noWrap/>
            <w:hideMark/>
          </w:tcPr>
          <w:p w14:paraId="06AE81E1" w14:textId="77777777" w:rsidR="00D555BC" w:rsidRPr="00D555BC" w:rsidRDefault="00D555BC">
            <w:pPr>
              <w:rPr>
                <w:rFonts w:ascii="Times" w:hAnsi="Times"/>
                <w:noProof/>
              </w:rPr>
            </w:pPr>
          </w:p>
        </w:tc>
      </w:tr>
      <w:tr w:rsidR="00D555BC" w:rsidRPr="00D555BC" w14:paraId="0D42751C" w14:textId="77777777" w:rsidTr="00D555BC">
        <w:trPr>
          <w:trHeight w:val="280"/>
        </w:trPr>
        <w:tc>
          <w:tcPr>
            <w:tcW w:w="1820" w:type="dxa"/>
            <w:noWrap/>
            <w:hideMark/>
          </w:tcPr>
          <w:p w14:paraId="31004412" w14:textId="77777777" w:rsidR="00D555BC" w:rsidRPr="00D555BC" w:rsidRDefault="00D555BC">
            <w:pPr>
              <w:rPr>
                <w:rFonts w:ascii="Times" w:hAnsi="Times"/>
                <w:noProof/>
              </w:rPr>
            </w:pPr>
            <w:r w:rsidRPr="00D555BC">
              <w:rPr>
                <w:rFonts w:ascii="Times" w:hAnsi="Times"/>
                <w:noProof/>
              </w:rPr>
              <w:t>peribunyaviridae</w:t>
            </w:r>
          </w:p>
        </w:tc>
        <w:tc>
          <w:tcPr>
            <w:tcW w:w="2020" w:type="dxa"/>
            <w:noWrap/>
            <w:hideMark/>
          </w:tcPr>
          <w:p w14:paraId="724025B3" w14:textId="77777777" w:rsidR="00D555BC" w:rsidRPr="00D555BC" w:rsidRDefault="00D555BC" w:rsidP="00D555BC">
            <w:pPr>
              <w:rPr>
                <w:rFonts w:ascii="Times" w:hAnsi="Times"/>
                <w:noProof/>
              </w:rPr>
            </w:pPr>
            <w:r w:rsidRPr="00D555BC">
              <w:rPr>
                <w:rFonts w:ascii="Times" w:hAnsi="Times"/>
                <w:noProof/>
              </w:rPr>
              <w:t>85</w:t>
            </w:r>
          </w:p>
        </w:tc>
        <w:tc>
          <w:tcPr>
            <w:tcW w:w="1060" w:type="dxa"/>
            <w:noWrap/>
            <w:hideMark/>
          </w:tcPr>
          <w:p w14:paraId="21F348F4" w14:textId="77777777" w:rsidR="00D555BC" w:rsidRPr="00D555BC" w:rsidRDefault="00D555BC">
            <w:pPr>
              <w:rPr>
                <w:rFonts w:ascii="Times" w:hAnsi="Times"/>
                <w:noProof/>
              </w:rPr>
            </w:pPr>
          </w:p>
        </w:tc>
      </w:tr>
      <w:tr w:rsidR="00D555BC" w:rsidRPr="00D555BC" w14:paraId="2B339979" w14:textId="77777777" w:rsidTr="00D555BC">
        <w:trPr>
          <w:trHeight w:val="280"/>
        </w:trPr>
        <w:tc>
          <w:tcPr>
            <w:tcW w:w="1820" w:type="dxa"/>
            <w:noWrap/>
            <w:hideMark/>
          </w:tcPr>
          <w:p w14:paraId="49937D0D" w14:textId="77777777" w:rsidR="00D555BC" w:rsidRPr="00D555BC" w:rsidRDefault="00D555BC">
            <w:pPr>
              <w:rPr>
                <w:rFonts w:ascii="Times" w:hAnsi="Times"/>
                <w:noProof/>
              </w:rPr>
            </w:pPr>
            <w:r w:rsidRPr="00D555BC">
              <w:rPr>
                <w:rFonts w:ascii="Times" w:hAnsi="Times"/>
                <w:noProof/>
              </w:rPr>
              <w:t>nostocaceae</w:t>
            </w:r>
          </w:p>
        </w:tc>
        <w:tc>
          <w:tcPr>
            <w:tcW w:w="2020" w:type="dxa"/>
            <w:noWrap/>
            <w:hideMark/>
          </w:tcPr>
          <w:p w14:paraId="3A31394F" w14:textId="77777777" w:rsidR="00D555BC" w:rsidRPr="00D555BC" w:rsidRDefault="00D555BC" w:rsidP="00D555BC">
            <w:pPr>
              <w:rPr>
                <w:rFonts w:ascii="Times" w:hAnsi="Times"/>
                <w:noProof/>
              </w:rPr>
            </w:pPr>
            <w:r w:rsidRPr="00D555BC">
              <w:rPr>
                <w:rFonts w:ascii="Times" w:hAnsi="Times"/>
                <w:noProof/>
              </w:rPr>
              <w:t>82</w:t>
            </w:r>
          </w:p>
        </w:tc>
        <w:tc>
          <w:tcPr>
            <w:tcW w:w="1060" w:type="dxa"/>
            <w:noWrap/>
            <w:hideMark/>
          </w:tcPr>
          <w:p w14:paraId="0D706085" w14:textId="77777777" w:rsidR="00D555BC" w:rsidRPr="00D555BC" w:rsidRDefault="00D555BC">
            <w:pPr>
              <w:rPr>
                <w:rFonts w:ascii="Times" w:hAnsi="Times"/>
                <w:noProof/>
              </w:rPr>
            </w:pPr>
          </w:p>
        </w:tc>
      </w:tr>
      <w:tr w:rsidR="00D555BC" w:rsidRPr="00D555BC" w14:paraId="7406AAE6" w14:textId="77777777" w:rsidTr="00D555BC">
        <w:trPr>
          <w:trHeight w:val="280"/>
        </w:trPr>
        <w:tc>
          <w:tcPr>
            <w:tcW w:w="1820" w:type="dxa"/>
            <w:noWrap/>
            <w:hideMark/>
          </w:tcPr>
          <w:p w14:paraId="7593718C" w14:textId="77777777" w:rsidR="00D555BC" w:rsidRPr="00D555BC" w:rsidRDefault="00D555BC">
            <w:pPr>
              <w:rPr>
                <w:rFonts w:ascii="Times" w:hAnsi="Times"/>
                <w:noProof/>
              </w:rPr>
            </w:pPr>
            <w:r w:rsidRPr="00D555BC">
              <w:rPr>
                <w:rFonts w:ascii="Times" w:hAnsi="Times"/>
                <w:noProof/>
              </w:rPr>
              <w:t>chironomidae</w:t>
            </w:r>
          </w:p>
        </w:tc>
        <w:tc>
          <w:tcPr>
            <w:tcW w:w="2020" w:type="dxa"/>
            <w:noWrap/>
            <w:hideMark/>
          </w:tcPr>
          <w:p w14:paraId="347809B6"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7C195CB6" w14:textId="77777777" w:rsidR="00D555BC" w:rsidRPr="00D555BC" w:rsidRDefault="00D555BC">
            <w:pPr>
              <w:rPr>
                <w:rFonts w:ascii="Times" w:hAnsi="Times"/>
                <w:noProof/>
              </w:rPr>
            </w:pPr>
          </w:p>
        </w:tc>
      </w:tr>
      <w:tr w:rsidR="00D555BC" w:rsidRPr="00D555BC" w14:paraId="0CDE0202" w14:textId="77777777" w:rsidTr="00D555BC">
        <w:trPr>
          <w:trHeight w:val="280"/>
        </w:trPr>
        <w:tc>
          <w:tcPr>
            <w:tcW w:w="1820" w:type="dxa"/>
            <w:noWrap/>
            <w:hideMark/>
          </w:tcPr>
          <w:p w14:paraId="3ED73244" w14:textId="77777777" w:rsidR="00D555BC" w:rsidRPr="00D555BC" w:rsidRDefault="00D555BC">
            <w:pPr>
              <w:rPr>
                <w:rFonts w:ascii="Times" w:hAnsi="Times"/>
                <w:noProof/>
              </w:rPr>
            </w:pPr>
            <w:r w:rsidRPr="00D555BC">
              <w:rPr>
                <w:rFonts w:ascii="Times" w:hAnsi="Times"/>
                <w:noProof/>
              </w:rPr>
              <w:t>phenuiviridae</w:t>
            </w:r>
          </w:p>
        </w:tc>
        <w:tc>
          <w:tcPr>
            <w:tcW w:w="2020" w:type="dxa"/>
            <w:noWrap/>
            <w:hideMark/>
          </w:tcPr>
          <w:p w14:paraId="60B02627"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60B4A2FF" w14:textId="77777777" w:rsidR="00D555BC" w:rsidRPr="00D555BC" w:rsidRDefault="00D555BC">
            <w:pPr>
              <w:rPr>
                <w:rFonts w:ascii="Times" w:hAnsi="Times"/>
                <w:noProof/>
              </w:rPr>
            </w:pPr>
          </w:p>
        </w:tc>
      </w:tr>
      <w:tr w:rsidR="00D555BC" w:rsidRPr="00D555BC" w14:paraId="085FFC2B" w14:textId="77777777" w:rsidTr="00D555BC">
        <w:trPr>
          <w:trHeight w:val="280"/>
        </w:trPr>
        <w:tc>
          <w:tcPr>
            <w:tcW w:w="1820" w:type="dxa"/>
            <w:noWrap/>
            <w:hideMark/>
          </w:tcPr>
          <w:p w14:paraId="3BFFB362" w14:textId="77777777" w:rsidR="00D555BC" w:rsidRPr="00D555BC" w:rsidRDefault="00D555BC">
            <w:pPr>
              <w:rPr>
                <w:rFonts w:ascii="Times" w:hAnsi="Times"/>
                <w:noProof/>
              </w:rPr>
            </w:pPr>
            <w:r w:rsidRPr="00D555BC">
              <w:rPr>
                <w:rFonts w:ascii="Times" w:hAnsi="Times"/>
                <w:noProof/>
              </w:rPr>
              <w:t>chloroflexaceae</w:t>
            </w:r>
          </w:p>
        </w:tc>
        <w:tc>
          <w:tcPr>
            <w:tcW w:w="2020" w:type="dxa"/>
            <w:noWrap/>
            <w:hideMark/>
          </w:tcPr>
          <w:p w14:paraId="5B919A54" w14:textId="77777777" w:rsidR="00D555BC" w:rsidRPr="00D555BC" w:rsidRDefault="00D555BC" w:rsidP="00D555BC">
            <w:pPr>
              <w:rPr>
                <w:rFonts w:ascii="Times" w:hAnsi="Times"/>
                <w:noProof/>
              </w:rPr>
            </w:pPr>
            <w:r w:rsidRPr="00D555BC">
              <w:rPr>
                <w:rFonts w:ascii="Times" w:hAnsi="Times"/>
                <w:noProof/>
              </w:rPr>
              <w:t>74</w:t>
            </w:r>
          </w:p>
        </w:tc>
        <w:tc>
          <w:tcPr>
            <w:tcW w:w="1060" w:type="dxa"/>
            <w:noWrap/>
            <w:hideMark/>
          </w:tcPr>
          <w:p w14:paraId="7BDA7FA6" w14:textId="77777777" w:rsidR="00D555BC" w:rsidRPr="00D555BC" w:rsidRDefault="00D555BC">
            <w:pPr>
              <w:rPr>
                <w:rFonts w:ascii="Times" w:hAnsi="Times"/>
                <w:noProof/>
              </w:rPr>
            </w:pPr>
          </w:p>
        </w:tc>
      </w:tr>
      <w:tr w:rsidR="00D555BC" w:rsidRPr="00D555BC" w14:paraId="731A57DE" w14:textId="77777777" w:rsidTr="00D555BC">
        <w:trPr>
          <w:trHeight w:val="280"/>
        </w:trPr>
        <w:tc>
          <w:tcPr>
            <w:tcW w:w="1820" w:type="dxa"/>
            <w:noWrap/>
            <w:hideMark/>
          </w:tcPr>
          <w:p w14:paraId="6559B0A5" w14:textId="77777777" w:rsidR="00D555BC" w:rsidRPr="00D555BC" w:rsidRDefault="00D555BC">
            <w:pPr>
              <w:rPr>
                <w:rFonts w:ascii="Times" w:hAnsi="Times"/>
                <w:noProof/>
              </w:rPr>
            </w:pPr>
            <w:r w:rsidRPr="00D555BC">
              <w:rPr>
                <w:rFonts w:ascii="Times" w:hAnsi="Times"/>
                <w:noProof/>
              </w:rPr>
              <w:t>arteriviridae</w:t>
            </w:r>
          </w:p>
        </w:tc>
        <w:tc>
          <w:tcPr>
            <w:tcW w:w="2020" w:type="dxa"/>
            <w:noWrap/>
            <w:hideMark/>
          </w:tcPr>
          <w:p w14:paraId="3CDA9E88" w14:textId="77777777" w:rsidR="00D555BC" w:rsidRPr="00D555BC" w:rsidRDefault="00D555BC" w:rsidP="00D555BC">
            <w:pPr>
              <w:rPr>
                <w:rFonts w:ascii="Times" w:hAnsi="Times"/>
                <w:noProof/>
              </w:rPr>
            </w:pPr>
            <w:r w:rsidRPr="00D555BC">
              <w:rPr>
                <w:rFonts w:ascii="Times" w:hAnsi="Times"/>
                <w:noProof/>
              </w:rPr>
              <w:t>67</w:t>
            </w:r>
          </w:p>
        </w:tc>
        <w:tc>
          <w:tcPr>
            <w:tcW w:w="1060" w:type="dxa"/>
            <w:noWrap/>
            <w:hideMark/>
          </w:tcPr>
          <w:p w14:paraId="2A009329" w14:textId="77777777" w:rsidR="00D555BC" w:rsidRPr="00D555BC" w:rsidRDefault="00D555BC">
            <w:pPr>
              <w:rPr>
                <w:rFonts w:ascii="Times" w:hAnsi="Times"/>
                <w:noProof/>
              </w:rPr>
            </w:pPr>
          </w:p>
        </w:tc>
      </w:tr>
      <w:tr w:rsidR="00D555BC" w:rsidRPr="00D555BC" w14:paraId="115AC7D0" w14:textId="77777777" w:rsidTr="00D555BC">
        <w:trPr>
          <w:trHeight w:val="280"/>
        </w:trPr>
        <w:tc>
          <w:tcPr>
            <w:tcW w:w="1820" w:type="dxa"/>
            <w:noWrap/>
            <w:hideMark/>
          </w:tcPr>
          <w:p w14:paraId="54A9E6E5" w14:textId="77777777" w:rsidR="00D555BC" w:rsidRPr="00D555BC" w:rsidRDefault="00D555BC">
            <w:pPr>
              <w:rPr>
                <w:rFonts w:ascii="Times" w:hAnsi="Times"/>
                <w:noProof/>
              </w:rPr>
            </w:pPr>
            <w:r w:rsidRPr="00D555BC">
              <w:rPr>
                <w:rFonts w:ascii="Times" w:hAnsi="Times"/>
                <w:noProof/>
              </w:rPr>
              <w:t>coronaviridae</w:t>
            </w:r>
          </w:p>
        </w:tc>
        <w:tc>
          <w:tcPr>
            <w:tcW w:w="2020" w:type="dxa"/>
            <w:noWrap/>
            <w:hideMark/>
          </w:tcPr>
          <w:p w14:paraId="150BB3CA" w14:textId="77777777" w:rsidR="00D555BC" w:rsidRPr="00D555BC" w:rsidRDefault="00D555BC" w:rsidP="00D555BC">
            <w:pPr>
              <w:rPr>
                <w:rFonts w:ascii="Times" w:hAnsi="Times"/>
                <w:noProof/>
              </w:rPr>
            </w:pPr>
            <w:r w:rsidRPr="00D555BC">
              <w:rPr>
                <w:rFonts w:ascii="Times" w:hAnsi="Times"/>
                <w:noProof/>
              </w:rPr>
              <w:t>66</w:t>
            </w:r>
          </w:p>
        </w:tc>
        <w:tc>
          <w:tcPr>
            <w:tcW w:w="1060" w:type="dxa"/>
            <w:noWrap/>
            <w:hideMark/>
          </w:tcPr>
          <w:p w14:paraId="7CFD02A1" w14:textId="77777777" w:rsidR="00D555BC" w:rsidRPr="00D555BC" w:rsidRDefault="00D555BC">
            <w:pPr>
              <w:rPr>
                <w:rFonts w:ascii="Times" w:hAnsi="Times"/>
                <w:noProof/>
              </w:rPr>
            </w:pPr>
          </w:p>
        </w:tc>
      </w:tr>
      <w:tr w:rsidR="00D555BC" w:rsidRPr="00D555BC" w14:paraId="1D165F6C" w14:textId="77777777" w:rsidTr="00D555BC">
        <w:trPr>
          <w:trHeight w:val="280"/>
        </w:trPr>
        <w:tc>
          <w:tcPr>
            <w:tcW w:w="1820" w:type="dxa"/>
            <w:noWrap/>
            <w:hideMark/>
          </w:tcPr>
          <w:p w14:paraId="62B02AA3" w14:textId="77777777" w:rsidR="00D555BC" w:rsidRPr="00D555BC" w:rsidRDefault="00D555BC">
            <w:pPr>
              <w:rPr>
                <w:rFonts w:ascii="Times" w:hAnsi="Times"/>
                <w:noProof/>
              </w:rPr>
            </w:pPr>
            <w:r w:rsidRPr="00D555BC">
              <w:rPr>
                <w:rFonts w:ascii="Times" w:hAnsi="Times"/>
                <w:noProof/>
              </w:rPr>
              <w:t>reoviridae</w:t>
            </w:r>
          </w:p>
        </w:tc>
        <w:tc>
          <w:tcPr>
            <w:tcW w:w="2020" w:type="dxa"/>
            <w:noWrap/>
            <w:hideMark/>
          </w:tcPr>
          <w:p w14:paraId="1B609246" w14:textId="77777777" w:rsidR="00D555BC" w:rsidRPr="00D555BC" w:rsidRDefault="00D555BC" w:rsidP="00D555BC">
            <w:pPr>
              <w:rPr>
                <w:rFonts w:ascii="Times" w:hAnsi="Times"/>
                <w:noProof/>
              </w:rPr>
            </w:pPr>
            <w:r w:rsidRPr="00D555BC">
              <w:rPr>
                <w:rFonts w:ascii="Times" w:hAnsi="Times"/>
                <w:noProof/>
              </w:rPr>
              <w:t>63</w:t>
            </w:r>
          </w:p>
        </w:tc>
        <w:tc>
          <w:tcPr>
            <w:tcW w:w="1060" w:type="dxa"/>
            <w:noWrap/>
            <w:hideMark/>
          </w:tcPr>
          <w:p w14:paraId="62D83FD9" w14:textId="77777777" w:rsidR="00D555BC" w:rsidRPr="00D555BC" w:rsidRDefault="00D555BC">
            <w:pPr>
              <w:rPr>
                <w:rFonts w:ascii="Times" w:hAnsi="Times"/>
                <w:noProof/>
              </w:rPr>
            </w:pPr>
          </w:p>
        </w:tc>
      </w:tr>
      <w:tr w:rsidR="00D555BC" w:rsidRPr="00D555BC" w14:paraId="46DFDD6D" w14:textId="77777777" w:rsidTr="00D555BC">
        <w:trPr>
          <w:trHeight w:val="280"/>
        </w:trPr>
        <w:tc>
          <w:tcPr>
            <w:tcW w:w="1820" w:type="dxa"/>
            <w:noWrap/>
            <w:hideMark/>
          </w:tcPr>
          <w:p w14:paraId="7E5761CF" w14:textId="77777777" w:rsidR="00D555BC" w:rsidRPr="00D555BC" w:rsidRDefault="00D555BC">
            <w:pPr>
              <w:rPr>
                <w:rFonts w:ascii="Times" w:hAnsi="Times"/>
                <w:noProof/>
              </w:rPr>
            </w:pPr>
            <w:bookmarkStart w:id="46" w:name="OLE_LINK71"/>
            <w:bookmarkStart w:id="47" w:name="OLE_LINK72"/>
            <w:r w:rsidRPr="00D555BC">
              <w:rPr>
                <w:rFonts w:ascii="Times" w:hAnsi="Times"/>
                <w:noProof/>
              </w:rPr>
              <w:t>fulgoridae</w:t>
            </w:r>
            <w:bookmarkEnd w:id="46"/>
            <w:bookmarkEnd w:id="47"/>
          </w:p>
        </w:tc>
        <w:tc>
          <w:tcPr>
            <w:tcW w:w="2020" w:type="dxa"/>
            <w:noWrap/>
            <w:hideMark/>
          </w:tcPr>
          <w:p w14:paraId="79504F83" w14:textId="77777777" w:rsidR="00D555BC" w:rsidRPr="00D555BC" w:rsidRDefault="00D555BC" w:rsidP="00D555BC">
            <w:pPr>
              <w:rPr>
                <w:rFonts w:ascii="Times" w:hAnsi="Times"/>
                <w:noProof/>
              </w:rPr>
            </w:pPr>
            <w:r w:rsidRPr="00D555BC">
              <w:rPr>
                <w:rFonts w:ascii="Times" w:hAnsi="Times"/>
                <w:noProof/>
              </w:rPr>
              <w:t>61</w:t>
            </w:r>
          </w:p>
        </w:tc>
        <w:tc>
          <w:tcPr>
            <w:tcW w:w="1060" w:type="dxa"/>
            <w:noWrap/>
            <w:hideMark/>
          </w:tcPr>
          <w:p w14:paraId="1907449C" w14:textId="77777777" w:rsidR="00D555BC" w:rsidRPr="00D555BC" w:rsidRDefault="00D555BC">
            <w:pPr>
              <w:rPr>
                <w:rFonts w:ascii="Times" w:hAnsi="Times"/>
                <w:noProof/>
              </w:rPr>
            </w:pPr>
          </w:p>
        </w:tc>
      </w:tr>
      <w:tr w:rsidR="00D555BC" w:rsidRPr="00D555BC" w14:paraId="08BCEC85" w14:textId="77777777" w:rsidTr="00D555BC">
        <w:trPr>
          <w:trHeight w:val="280"/>
        </w:trPr>
        <w:tc>
          <w:tcPr>
            <w:tcW w:w="1820" w:type="dxa"/>
            <w:noWrap/>
            <w:hideMark/>
          </w:tcPr>
          <w:p w14:paraId="153E86C0" w14:textId="77777777" w:rsidR="00D555BC" w:rsidRPr="00D555BC" w:rsidRDefault="00D555BC">
            <w:pPr>
              <w:rPr>
                <w:rFonts w:ascii="Times" w:hAnsi="Times"/>
                <w:noProof/>
              </w:rPr>
            </w:pPr>
            <w:r w:rsidRPr="00D555BC">
              <w:rPr>
                <w:rFonts w:ascii="Times" w:hAnsi="Times"/>
                <w:noProof/>
              </w:rPr>
              <w:t>actinidiaceae</w:t>
            </w:r>
          </w:p>
        </w:tc>
        <w:tc>
          <w:tcPr>
            <w:tcW w:w="2020" w:type="dxa"/>
            <w:noWrap/>
            <w:hideMark/>
          </w:tcPr>
          <w:p w14:paraId="1AC439A9" w14:textId="77777777" w:rsidR="00D555BC" w:rsidRPr="00D555BC" w:rsidRDefault="00D555BC" w:rsidP="00D555BC">
            <w:pPr>
              <w:rPr>
                <w:rFonts w:ascii="Times" w:hAnsi="Times"/>
                <w:noProof/>
              </w:rPr>
            </w:pPr>
            <w:r w:rsidRPr="00D555BC">
              <w:rPr>
                <w:rFonts w:ascii="Times" w:hAnsi="Times"/>
                <w:noProof/>
              </w:rPr>
              <w:t>60</w:t>
            </w:r>
          </w:p>
        </w:tc>
        <w:tc>
          <w:tcPr>
            <w:tcW w:w="1060" w:type="dxa"/>
            <w:noWrap/>
            <w:hideMark/>
          </w:tcPr>
          <w:p w14:paraId="74E4CDED" w14:textId="77777777" w:rsidR="00D555BC" w:rsidRPr="00D555BC" w:rsidRDefault="00D555BC">
            <w:pPr>
              <w:rPr>
                <w:rFonts w:ascii="Times" w:hAnsi="Times"/>
                <w:noProof/>
              </w:rPr>
            </w:pPr>
          </w:p>
        </w:tc>
      </w:tr>
      <w:tr w:rsidR="00D555BC" w:rsidRPr="00D555BC" w14:paraId="0B38F31D" w14:textId="77777777" w:rsidTr="00D555BC">
        <w:trPr>
          <w:trHeight w:val="280"/>
        </w:trPr>
        <w:tc>
          <w:tcPr>
            <w:tcW w:w="1820" w:type="dxa"/>
            <w:noWrap/>
            <w:hideMark/>
          </w:tcPr>
          <w:p w14:paraId="52CA61B0" w14:textId="77777777" w:rsidR="00D555BC" w:rsidRPr="00D555BC" w:rsidRDefault="00D555BC">
            <w:pPr>
              <w:rPr>
                <w:rFonts w:ascii="Times" w:hAnsi="Times"/>
                <w:noProof/>
              </w:rPr>
            </w:pPr>
            <w:r w:rsidRPr="00D555BC">
              <w:rPr>
                <w:rFonts w:ascii="Times" w:hAnsi="Times"/>
                <w:noProof/>
              </w:rPr>
              <w:t>chattonellaceae</w:t>
            </w:r>
          </w:p>
        </w:tc>
        <w:tc>
          <w:tcPr>
            <w:tcW w:w="2020" w:type="dxa"/>
            <w:noWrap/>
            <w:hideMark/>
          </w:tcPr>
          <w:p w14:paraId="39127FB2" w14:textId="77777777" w:rsidR="00D555BC" w:rsidRPr="00D555BC" w:rsidRDefault="00D555BC" w:rsidP="00D555BC">
            <w:pPr>
              <w:rPr>
                <w:rFonts w:ascii="Times" w:hAnsi="Times"/>
                <w:noProof/>
              </w:rPr>
            </w:pPr>
            <w:r w:rsidRPr="00D555BC">
              <w:rPr>
                <w:rFonts w:ascii="Times" w:hAnsi="Times"/>
                <w:noProof/>
              </w:rPr>
              <w:t>51</w:t>
            </w:r>
          </w:p>
        </w:tc>
        <w:tc>
          <w:tcPr>
            <w:tcW w:w="1060" w:type="dxa"/>
            <w:noWrap/>
            <w:hideMark/>
          </w:tcPr>
          <w:p w14:paraId="15B99294" w14:textId="77777777" w:rsidR="00D555BC" w:rsidRPr="00D555BC" w:rsidRDefault="00D555BC">
            <w:pPr>
              <w:rPr>
                <w:rFonts w:ascii="Times" w:hAnsi="Times"/>
                <w:noProof/>
              </w:rPr>
            </w:pPr>
          </w:p>
        </w:tc>
      </w:tr>
      <w:tr w:rsidR="00D555BC" w:rsidRPr="00D555BC" w14:paraId="3F2AA40F" w14:textId="77777777" w:rsidTr="00D555BC">
        <w:trPr>
          <w:trHeight w:val="280"/>
        </w:trPr>
        <w:tc>
          <w:tcPr>
            <w:tcW w:w="1820" w:type="dxa"/>
            <w:noWrap/>
            <w:hideMark/>
          </w:tcPr>
          <w:p w14:paraId="22D34D9E" w14:textId="77777777" w:rsidR="00D555BC" w:rsidRPr="00D555BC" w:rsidRDefault="00D555BC">
            <w:pPr>
              <w:rPr>
                <w:rFonts w:ascii="Times" w:hAnsi="Times"/>
                <w:noProof/>
              </w:rPr>
            </w:pPr>
            <w:r w:rsidRPr="00D555BC">
              <w:rPr>
                <w:rFonts w:ascii="Times" w:hAnsi="Times"/>
                <w:noProof/>
              </w:rPr>
              <w:t>bradyrhizobiaceae</w:t>
            </w:r>
          </w:p>
        </w:tc>
        <w:tc>
          <w:tcPr>
            <w:tcW w:w="2020" w:type="dxa"/>
            <w:noWrap/>
            <w:hideMark/>
          </w:tcPr>
          <w:p w14:paraId="1F557513" w14:textId="77777777" w:rsidR="00D555BC" w:rsidRPr="00D555BC" w:rsidRDefault="00D555BC" w:rsidP="00D555BC">
            <w:pPr>
              <w:rPr>
                <w:rFonts w:ascii="Times" w:hAnsi="Times"/>
                <w:noProof/>
              </w:rPr>
            </w:pPr>
            <w:r w:rsidRPr="00D555BC">
              <w:rPr>
                <w:rFonts w:ascii="Times" w:hAnsi="Times"/>
                <w:noProof/>
              </w:rPr>
              <w:t>33</w:t>
            </w:r>
          </w:p>
        </w:tc>
        <w:tc>
          <w:tcPr>
            <w:tcW w:w="1060" w:type="dxa"/>
            <w:noWrap/>
            <w:hideMark/>
          </w:tcPr>
          <w:p w14:paraId="2C79291A" w14:textId="77777777" w:rsidR="00D555BC" w:rsidRPr="00D555BC" w:rsidRDefault="00D555BC">
            <w:pPr>
              <w:rPr>
                <w:rFonts w:ascii="Times" w:hAnsi="Times"/>
                <w:noProof/>
              </w:rPr>
            </w:pPr>
          </w:p>
        </w:tc>
      </w:tr>
      <w:tr w:rsidR="00D555BC" w:rsidRPr="00D555BC" w14:paraId="4BFB4730" w14:textId="77777777" w:rsidTr="00D555BC">
        <w:trPr>
          <w:trHeight w:val="280"/>
        </w:trPr>
        <w:tc>
          <w:tcPr>
            <w:tcW w:w="1820" w:type="dxa"/>
            <w:noWrap/>
            <w:hideMark/>
          </w:tcPr>
          <w:p w14:paraId="61E4B694" w14:textId="77777777" w:rsidR="00D555BC" w:rsidRPr="00D555BC" w:rsidRDefault="00D555BC">
            <w:pPr>
              <w:rPr>
                <w:rFonts w:ascii="Times" w:hAnsi="Times"/>
                <w:noProof/>
              </w:rPr>
            </w:pPr>
            <w:r w:rsidRPr="00D555BC">
              <w:rPr>
                <w:rFonts w:ascii="Times" w:hAnsi="Times"/>
                <w:noProof/>
              </w:rPr>
              <w:t>chlorobiaceae</w:t>
            </w:r>
          </w:p>
        </w:tc>
        <w:tc>
          <w:tcPr>
            <w:tcW w:w="2020" w:type="dxa"/>
            <w:noWrap/>
            <w:hideMark/>
          </w:tcPr>
          <w:p w14:paraId="1E3D3185" w14:textId="77777777" w:rsidR="00D555BC" w:rsidRPr="00D555BC" w:rsidRDefault="00D555BC" w:rsidP="00D555BC">
            <w:pPr>
              <w:rPr>
                <w:rFonts w:ascii="Times" w:hAnsi="Times"/>
                <w:noProof/>
              </w:rPr>
            </w:pPr>
            <w:r w:rsidRPr="00D555BC">
              <w:rPr>
                <w:rFonts w:ascii="Times" w:hAnsi="Times"/>
                <w:noProof/>
              </w:rPr>
              <w:t>29</w:t>
            </w:r>
          </w:p>
        </w:tc>
        <w:tc>
          <w:tcPr>
            <w:tcW w:w="1060" w:type="dxa"/>
            <w:noWrap/>
            <w:hideMark/>
          </w:tcPr>
          <w:p w14:paraId="2CA1886B" w14:textId="77777777" w:rsidR="00D555BC" w:rsidRPr="00D555BC" w:rsidRDefault="00D555BC">
            <w:pPr>
              <w:rPr>
                <w:rFonts w:ascii="Times" w:hAnsi="Times"/>
                <w:noProof/>
              </w:rPr>
            </w:pPr>
          </w:p>
        </w:tc>
      </w:tr>
      <w:tr w:rsidR="00D555BC" w:rsidRPr="00D555BC" w14:paraId="4DC413F2" w14:textId="77777777" w:rsidTr="00D555BC">
        <w:trPr>
          <w:trHeight w:val="280"/>
        </w:trPr>
        <w:tc>
          <w:tcPr>
            <w:tcW w:w="1820" w:type="dxa"/>
            <w:noWrap/>
            <w:hideMark/>
          </w:tcPr>
          <w:p w14:paraId="01E6DFDF" w14:textId="77777777" w:rsidR="00D555BC" w:rsidRPr="00D555BC" w:rsidRDefault="00D555BC">
            <w:pPr>
              <w:rPr>
                <w:rFonts w:ascii="Times" w:hAnsi="Times"/>
                <w:noProof/>
              </w:rPr>
            </w:pPr>
            <w:r w:rsidRPr="00D555BC">
              <w:rPr>
                <w:rFonts w:ascii="Times" w:hAnsi="Times"/>
                <w:noProof/>
              </w:rPr>
              <w:t>other</w:t>
            </w:r>
          </w:p>
        </w:tc>
        <w:tc>
          <w:tcPr>
            <w:tcW w:w="2020" w:type="dxa"/>
            <w:noWrap/>
            <w:hideMark/>
          </w:tcPr>
          <w:p w14:paraId="112722EA" w14:textId="77777777" w:rsidR="00D555BC" w:rsidRPr="00D555BC" w:rsidRDefault="00D555BC" w:rsidP="00D555BC">
            <w:pPr>
              <w:rPr>
                <w:rFonts w:ascii="Times" w:hAnsi="Times"/>
                <w:noProof/>
              </w:rPr>
            </w:pPr>
            <w:r w:rsidRPr="00D555BC">
              <w:rPr>
                <w:rFonts w:ascii="Times" w:hAnsi="Times"/>
                <w:noProof/>
              </w:rPr>
              <w:t>183</w:t>
            </w:r>
          </w:p>
        </w:tc>
        <w:tc>
          <w:tcPr>
            <w:tcW w:w="1060" w:type="dxa"/>
            <w:noWrap/>
            <w:hideMark/>
          </w:tcPr>
          <w:p w14:paraId="257327A1" w14:textId="77777777" w:rsidR="00D555BC" w:rsidRPr="00D555BC" w:rsidRDefault="00D555BC">
            <w:pPr>
              <w:rPr>
                <w:rFonts w:ascii="Times" w:hAnsi="Times"/>
                <w:noProof/>
              </w:rPr>
            </w:pPr>
          </w:p>
        </w:tc>
      </w:tr>
    </w:tbl>
    <w:p w14:paraId="4C5BEFAF" w14:textId="77777777" w:rsidR="00D555BC" w:rsidRDefault="00D555BC">
      <w:pPr>
        <w:rPr>
          <w:rFonts w:ascii="Times" w:hAnsi="Times"/>
          <w:noProof/>
        </w:rPr>
      </w:pPr>
    </w:p>
    <w:p w14:paraId="48A08CE6" w14:textId="77777777" w:rsidR="00703CD7" w:rsidRDefault="00703CD7">
      <w:pPr>
        <w:rPr>
          <w:rFonts w:ascii="Times" w:hAnsi="Times"/>
          <w:noProof/>
        </w:rPr>
      </w:pPr>
    </w:p>
    <w:p w14:paraId="7560CB56" w14:textId="77777777" w:rsidR="000A7598" w:rsidRDefault="000A7598">
      <w:pPr>
        <w:rPr>
          <w:rFonts w:ascii="Times" w:hAnsi="Times"/>
          <w:noProof/>
        </w:rPr>
      </w:pPr>
    </w:p>
    <w:p w14:paraId="1D65A272" w14:textId="77777777" w:rsidR="000A7598" w:rsidRDefault="000A7598">
      <w:pPr>
        <w:rPr>
          <w:rFonts w:ascii="Times" w:hAnsi="Times"/>
          <w:noProof/>
        </w:rPr>
      </w:pPr>
    </w:p>
    <w:p w14:paraId="5F15C129" w14:textId="77777777" w:rsidR="000A7598" w:rsidRDefault="000A7598">
      <w:pPr>
        <w:rPr>
          <w:rFonts w:ascii="Times" w:hAnsi="Times"/>
          <w:noProof/>
        </w:rPr>
      </w:pPr>
    </w:p>
    <w:p w14:paraId="60A02240" w14:textId="77777777" w:rsidR="000A7598" w:rsidRDefault="000A7598">
      <w:pPr>
        <w:rPr>
          <w:rFonts w:ascii="Times" w:hAnsi="Times"/>
          <w:noProof/>
        </w:rPr>
      </w:pPr>
    </w:p>
    <w:p w14:paraId="1C148768" w14:textId="77777777" w:rsidR="00B44EB4" w:rsidRDefault="00B44EB4">
      <w:pPr>
        <w:rPr>
          <w:rFonts w:ascii="Times" w:hAnsi="Times"/>
          <w:b/>
          <w:noProof/>
        </w:rPr>
      </w:pPr>
    </w:p>
    <w:p w14:paraId="3F361BF9" w14:textId="245CC849" w:rsidR="000A7598" w:rsidRPr="008A0267" w:rsidRDefault="000A7598">
      <w:pPr>
        <w:rPr>
          <w:rFonts w:ascii="Times" w:hAnsi="Times"/>
          <w:b/>
          <w:noProof/>
        </w:rPr>
      </w:pPr>
      <w:r w:rsidRPr="008A0267">
        <w:rPr>
          <w:rFonts w:ascii="Times" w:hAnsi="Times"/>
          <w:b/>
          <w:noProof/>
        </w:rPr>
        <w:lastRenderedPageBreak/>
        <w:t>References</w:t>
      </w:r>
    </w:p>
    <w:p w14:paraId="19DBE7EA" w14:textId="77777777" w:rsidR="000A7598" w:rsidRDefault="000A7598">
      <w:pPr>
        <w:rPr>
          <w:rFonts w:ascii="Times" w:hAnsi="Times"/>
          <w:noProof/>
        </w:rPr>
      </w:pPr>
    </w:p>
    <w:p w14:paraId="27D7FE5A" w14:textId="77777777" w:rsidR="003803E3" w:rsidRPr="003803E3" w:rsidRDefault="006E1AD1" w:rsidP="003803E3">
      <w:pPr>
        <w:pStyle w:val="EndNoteBibliography"/>
        <w:ind w:left="720" w:hanging="720"/>
        <w:rPr>
          <w:noProof/>
        </w:rPr>
      </w:pPr>
      <w:r w:rsidRPr="0025010A">
        <w:rPr>
          <w:rFonts w:ascii="Times" w:hAnsi="Times"/>
          <w:noProof/>
          <w:sz w:val="22"/>
          <w:szCs w:val="22"/>
        </w:rPr>
        <w:fldChar w:fldCharType="begin"/>
      </w:r>
      <w:r w:rsidRPr="0025010A">
        <w:rPr>
          <w:rFonts w:ascii="Times" w:hAnsi="Times"/>
          <w:noProof/>
          <w:sz w:val="22"/>
          <w:szCs w:val="22"/>
        </w:rPr>
        <w:instrText xml:space="preserve"> ADDIN EN.REFLIST </w:instrText>
      </w:r>
      <w:r w:rsidRPr="0025010A">
        <w:rPr>
          <w:rFonts w:ascii="Times" w:hAnsi="Times"/>
          <w:noProof/>
          <w:sz w:val="22"/>
          <w:szCs w:val="22"/>
        </w:rPr>
        <w:fldChar w:fldCharType="separate"/>
      </w:r>
      <w:r w:rsidR="003803E3" w:rsidRPr="003803E3">
        <w:rPr>
          <w:noProof/>
        </w:rPr>
        <w:t>1.</w:t>
      </w:r>
      <w:r w:rsidR="003803E3" w:rsidRPr="003803E3">
        <w:rPr>
          <w:noProof/>
        </w:rPr>
        <w:tab/>
        <w:t>Uetz P</w:t>
      </w:r>
      <w:r w:rsidR="003803E3" w:rsidRPr="003803E3">
        <w:rPr>
          <w:i/>
          <w:noProof/>
        </w:rPr>
        <w:t>, et al.</w:t>
      </w:r>
      <w:r w:rsidR="003803E3" w:rsidRPr="003803E3">
        <w:rPr>
          <w:noProof/>
        </w:rPr>
        <w:t xml:space="preserve"> (2006) Herpesviral protein networks and their interaction with the human proteome. </w:t>
      </w:r>
      <w:r w:rsidR="003803E3" w:rsidRPr="003803E3">
        <w:rPr>
          <w:i/>
          <w:noProof/>
        </w:rPr>
        <w:t>Science</w:t>
      </w:r>
      <w:r w:rsidR="003803E3" w:rsidRPr="003803E3">
        <w:rPr>
          <w:noProof/>
        </w:rPr>
        <w:t xml:space="preserve"> 311(5758):239-242.</w:t>
      </w:r>
    </w:p>
    <w:p w14:paraId="582D21A9" w14:textId="77777777" w:rsidR="003803E3" w:rsidRPr="003803E3" w:rsidRDefault="003803E3" w:rsidP="003803E3">
      <w:pPr>
        <w:pStyle w:val="EndNoteBibliography"/>
        <w:ind w:left="720" w:hanging="720"/>
        <w:rPr>
          <w:noProof/>
        </w:rPr>
      </w:pPr>
      <w:r w:rsidRPr="003803E3">
        <w:rPr>
          <w:noProof/>
        </w:rPr>
        <w:t>2.</w:t>
      </w:r>
      <w:r w:rsidRPr="003803E3">
        <w:rPr>
          <w:noProof/>
        </w:rPr>
        <w:tab/>
        <w:t>Zhang L</w:t>
      </w:r>
      <w:r w:rsidRPr="003803E3">
        <w:rPr>
          <w:i/>
          <w:noProof/>
        </w:rPr>
        <w:t>, et al.</w:t>
      </w:r>
      <w:r w:rsidRPr="003803E3">
        <w:rPr>
          <w:noProof/>
        </w:rPr>
        <w:t xml:space="preserve"> (2009) Analysis of vaccinia virus-host protein-protein interactions: validations of yeast two-hybrid screenings. </w:t>
      </w:r>
      <w:r w:rsidRPr="003803E3">
        <w:rPr>
          <w:i/>
          <w:noProof/>
        </w:rPr>
        <w:t>J Proteome Res</w:t>
      </w:r>
      <w:r w:rsidRPr="003803E3">
        <w:rPr>
          <w:noProof/>
        </w:rPr>
        <w:t xml:space="preserve"> 8(9):4311-4318.</w:t>
      </w:r>
    </w:p>
    <w:p w14:paraId="521CE70D" w14:textId="77777777" w:rsidR="003803E3" w:rsidRPr="003803E3" w:rsidRDefault="003803E3" w:rsidP="003803E3">
      <w:pPr>
        <w:pStyle w:val="EndNoteBibliography"/>
        <w:ind w:left="720" w:hanging="720"/>
        <w:rPr>
          <w:noProof/>
        </w:rPr>
      </w:pPr>
      <w:r w:rsidRPr="003803E3">
        <w:rPr>
          <w:noProof/>
        </w:rPr>
        <w:t>3.</w:t>
      </w:r>
      <w:r w:rsidRPr="003803E3">
        <w:rPr>
          <w:noProof/>
        </w:rPr>
        <w:tab/>
        <w:t>Hauser R</w:t>
      </w:r>
      <w:r w:rsidRPr="003803E3">
        <w:rPr>
          <w:i/>
          <w:noProof/>
        </w:rPr>
        <w:t>, et al.</w:t>
      </w:r>
      <w:r w:rsidRPr="003803E3">
        <w:rPr>
          <w:noProof/>
        </w:rPr>
        <w:t xml:space="preserve"> (2012) Bacteriophage protein-protein interactions. </w:t>
      </w:r>
      <w:r w:rsidRPr="003803E3">
        <w:rPr>
          <w:i/>
          <w:noProof/>
        </w:rPr>
        <w:t>Adv Virus Res</w:t>
      </w:r>
      <w:r w:rsidRPr="003803E3">
        <w:rPr>
          <w:noProof/>
        </w:rPr>
        <w:t xml:space="preserve"> 83:219-298.</w:t>
      </w:r>
    </w:p>
    <w:p w14:paraId="3E49DEB7" w14:textId="77777777" w:rsidR="003803E3" w:rsidRPr="003803E3" w:rsidRDefault="003803E3" w:rsidP="003803E3">
      <w:pPr>
        <w:pStyle w:val="EndNoteBibliography"/>
        <w:ind w:left="720" w:hanging="720"/>
        <w:rPr>
          <w:noProof/>
        </w:rPr>
      </w:pPr>
      <w:r w:rsidRPr="003803E3">
        <w:rPr>
          <w:noProof/>
        </w:rPr>
        <w:t>4.</w:t>
      </w:r>
      <w:r w:rsidRPr="003803E3">
        <w:rPr>
          <w:noProof/>
        </w:rPr>
        <w:tab/>
        <w:t xml:space="preserve">Blasche S, Wuchty S, Rajagopala SV, &amp; Uetz P (2013) The protein interaction network of bacteriophage lambda with its host, Escherichia coli. </w:t>
      </w:r>
      <w:r w:rsidRPr="003803E3">
        <w:rPr>
          <w:i/>
          <w:noProof/>
        </w:rPr>
        <w:t>J Virol</w:t>
      </w:r>
      <w:r w:rsidRPr="003803E3">
        <w:rPr>
          <w:noProof/>
        </w:rPr>
        <w:t xml:space="preserve"> 87(23):12745-12755.</w:t>
      </w:r>
    </w:p>
    <w:p w14:paraId="02F31AC5" w14:textId="77777777" w:rsidR="003803E3" w:rsidRPr="003803E3" w:rsidRDefault="003803E3" w:rsidP="003803E3">
      <w:pPr>
        <w:pStyle w:val="EndNoteBibliography"/>
        <w:ind w:left="720" w:hanging="720"/>
        <w:rPr>
          <w:noProof/>
        </w:rPr>
      </w:pPr>
      <w:r w:rsidRPr="003803E3">
        <w:rPr>
          <w:noProof/>
        </w:rPr>
        <w:t>5.</w:t>
      </w:r>
      <w:r w:rsidRPr="003803E3">
        <w:rPr>
          <w:noProof/>
        </w:rPr>
        <w:tab/>
        <w:t>de Chassey B</w:t>
      </w:r>
      <w:r w:rsidRPr="003803E3">
        <w:rPr>
          <w:i/>
          <w:noProof/>
        </w:rPr>
        <w:t>, et al.</w:t>
      </w:r>
      <w:r w:rsidRPr="003803E3">
        <w:rPr>
          <w:noProof/>
        </w:rPr>
        <w:t xml:space="preserve"> (2008) Hepatitis C virus infection protein network. </w:t>
      </w:r>
      <w:r w:rsidRPr="003803E3">
        <w:rPr>
          <w:i/>
          <w:noProof/>
        </w:rPr>
        <w:t>Mol Syst Biol</w:t>
      </w:r>
      <w:r w:rsidRPr="003803E3">
        <w:rPr>
          <w:noProof/>
        </w:rPr>
        <w:t xml:space="preserve"> 4:230.</w:t>
      </w:r>
    </w:p>
    <w:p w14:paraId="5FA5A6E9" w14:textId="77777777" w:rsidR="003803E3" w:rsidRPr="003803E3" w:rsidRDefault="003803E3" w:rsidP="003803E3">
      <w:pPr>
        <w:pStyle w:val="EndNoteBibliography"/>
        <w:ind w:left="720" w:hanging="720"/>
        <w:rPr>
          <w:noProof/>
        </w:rPr>
      </w:pPr>
      <w:r w:rsidRPr="003803E3">
        <w:rPr>
          <w:noProof/>
        </w:rPr>
        <w:t>6.</w:t>
      </w:r>
      <w:r w:rsidRPr="003803E3">
        <w:rPr>
          <w:noProof/>
        </w:rPr>
        <w:tab/>
        <w:t>Tripathi LP</w:t>
      </w:r>
      <w:r w:rsidRPr="003803E3">
        <w:rPr>
          <w:i/>
          <w:noProof/>
        </w:rPr>
        <w:t>, et al.</w:t>
      </w:r>
      <w:r w:rsidRPr="003803E3">
        <w:rPr>
          <w:noProof/>
        </w:rPr>
        <w:t xml:space="preserve"> (2010) Network based analysis of hepatitis C virus core and NS4B protein interactions. </w:t>
      </w:r>
      <w:r w:rsidRPr="003803E3">
        <w:rPr>
          <w:i/>
          <w:noProof/>
        </w:rPr>
        <w:t>Mol Biosyst</w:t>
      </w:r>
      <w:r w:rsidRPr="003803E3">
        <w:rPr>
          <w:noProof/>
        </w:rPr>
        <w:t xml:space="preserve"> 6(12):2539-2553.</w:t>
      </w:r>
    </w:p>
    <w:p w14:paraId="5162AE64" w14:textId="77777777" w:rsidR="003803E3" w:rsidRPr="003803E3" w:rsidRDefault="003803E3" w:rsidP="003803E3">
      <w:pPr>
        <w:pStyle w:val="EndNoteBibliography"/>
        <w:ind w:left="720" w:hanging="720"/>
        <w:rPr>
          <w:noProof/>
        </w:rPr>
      </w:pPr>
      <w:r w:rsidRPr="003803E3">
        <w:rPr>
          <w:noProof/>
        </w:rPr>
        <w:t>7.</w:t>
      </w:r>
      <w:r w:rsidRPr="003803E3">
        <w:rPr>
          <w:noProof/>
        </w:rPr>
        <w:tab/>
        <w:t>Dolan PT</w:t>
      </w:r>
      <w:r w:rsidRPr="003803E3">
        <w:rPr>
          <w:i/>
          <w:noProof/>
        </w:rPr>
        <w:t>, et al.</w:t>
      </w:r>
      <w:r w:rsidRPr="003803E3">
        <w:rPr>
          <w:noProof/>
        </w:rPr>
        <w:t xml:space="preserve"> (2013) Identification and comparative analysis of hepatitis C virus-host cell protein interactions. </w:t>
      </w:r>
      <w:r w:rsidRPr="003803E3">
        <w:rPr>
          <w:i/>
          <w:noProof/>
        </w:rPr>
        <w:t>Mol Biosyst</w:t>
      </w:r>
      <w:r w:rsidRPr="003803E3">
        <w:rPr>
          <w:noProof/>
        </w:rPr>
        <w:t xml:space="preserve"> 9(12):3199-3209.</w:t>
      </w:r>
    </w:p>
    <w:p w14:paraId="75736E92" w14:textId="77777777" w:rsidR="003803E3" w:rsidRPr="003803E3" w:rsidRDefault="003803E3" w:rsidP="003803E3">
      <w:pPr>
        <w:pStyle w:val="EndNoteBibliography"/>
        <w:ind w:left="720" w:hanging="720"/>
        <w:rPr>
          <w:noProof/>
        </w:rPr>
      </w:pPr>
      <w:r w:rsidRPr="003803E3">
        <w:rPr>
          <w:noProof/>
        </w:rPr>
        <w:t>8.</w:t>
      </w:r>
      <w:r w:rsidRPr="003803E3">
        <w:rPr>
          <w:noProof/>
        </w:rPr>
        <w:tab/>
        <w:t xml:space="preserve">Ngo HT, Pham LV, Kim JW, Lim YS, &amp; Hwang SB (2013) Modulation of mitogen-activated protein kinase-activated protein kinase 3 by hepatitis C virus core protein. </w:t>
      </w:r>
      <w:r w:rsidRPr="003803E3">
        <w:rPr>
          <w:i/>
          <w:noProof/>
        </w:rPr>
        <w:t>J Virol</w:t>
      </w:r>
      <w:r w:rsidRPr="003803E3">
        <w:rPr>
          <w:noProof/>
        </w:rPr>
        <w:t xml:space="preserve"> 87(10):5718-5731.</w:t>
      </w:r>
    </w:p>
    <w:p w14:paraId="25D41923" w14:textId="77777777" w:rsidR="003803E3" w:rsidRPr="003803E3" w:rsidRDefault="003803E3" w:rsidP="003803E3">
      <w:pPr>
        <w:pStyle w:val="EndNoteBibliography"/>
        <w:ind w:left="720" w:hanging="720"/>
        <w:rPr>
          <w:noProof/>
        </w:rPr>
      </w:pPr>
      <w:r w:rsidRPr="003803E3">
        <w:rPr>
          <w:noProof/>
        </w:rPr>
        <w:t>9.</w:t>
      </w:r>
      <w:r w:rsidRPr="003803E3">
        <w:rPr>
          <w:noProof/>
        </w:rPr>
        <w:tab/>
        <w:t>Gautier VW</w:t>
      </w:r>
      <w:r w:rsidRPr="003803E3">
        <w:rPr>
          <w:i/>
          <w:noProof/>
        </w:rPr>
        <w:t>, et al.</w:t>
      </w:r>
      <w:r w:rsidRPr="003803E3">
        <w:rPr>
          <w:noProof/>
        </w:rPr>
        <w:t xml:space="preserve"> (2009) In vitro nuclear interactome of the HIV-1 Tat protein. </w:t>
      </w:r>
      <w:r w:rsidRPr="003803E3">
        <w:rPr>
          <w:i/>
          <w:noProof/>
        </w:rPr>
        <w:t>Retrovirology</w:t>
      </w:r>
      <w:r w:rsidRPr="003803E3">
        <w:rPr>
          <w:noProof/>
        </w:rPr>
        <w:t xml:space="preserve"> 6:47.</w:t>
      </w:r>
    </w:p>
    <w:p w14:paraId="48665BC8" w14:textId="77777777" w:rsidR="003803E3" w:rsidRPr="003803E3" w:rsidRDefault="003803E3" w:rsidP="003803E3">
      <w:pPr>
        <w:pStyle w:val="EndNoteBibliography"/>
        <w:ind w:left="720" w:hanging="720"/>
        <w:rPr>
          <w:noProof/>
        </w:rPr>
      </w:pPr>
      <w:r w:rsidRPr="003803E3">
        <w:rPr>
          <w:noProof/>
        </w:rPr>
        <w:t>10.</w:t>
      </w:r>
      <w:r w:rsidRPr="003803E3">
        <w:rPr>
          <w:noProof/>
        </w:rPr>
        <w:tab/>
        <w:t>Jager S</w:t>
      </w:r>
      <w:r w:rsidRPr="003803E3">
        <w:rPr>
          <w:i/>
          <w:noProof/>
        </w:rPr>
        <w:t>, et al.</w:t>
      </w:r>
      <w:r w:rsidRPr="003803E3">
        <w:rPr>
          <w:noProof/>
        </w:rPr>
        <w:t xml:space="preserve"> (2011) Global landscape of HIV-human protein complexes. </w:t>
      </w:r>
      <w:r w:rsidRPr="003803E3">
        <w:rPr>
          <w:i/>
          <w:noProof/>
        </w:rPr>
        <w:t>Nature</w:t>
      </w:r>
      <w:r w:rsidRPr="003803E3">
        <w:rPr>
          <w:noProof/>
        </w:rPr>
        <w:t xml:space="preserve"> 481(7381):365-370.</w:t>
      </w:r>
    </w:p>
    <w:p w14:paraId="21A62AFC" w14:textId="77777777" w:rsidR="003803E3" w:rsidRPr="003803E3" w:rsidRDefault="003803E3" w:rsidP="003803E3">
      <w:pPr>
        <w:pStyle w:val="EndNoteBibliography"/>
        <w:ind w:left="720" w:hanging="720"/>
        <w:rPr>
          <w:noProof/>
        </w:rPr>
      </w:pPr>
      <w:r w:rsidRPr="003803E3">
        <w:rPr>
          <w:noProof/>
        </w:rPr>
        <w:t>11.</w:t>
      </w:r>
      <w:r w:rsidRPr="003803E3">
        <w:rPr>
          <w:noProof/>
        </w:rPr>
        <w:tab/>
        <w:t>Shapira SD</w:t>
      </w:r>
      <w:r w:rsidRPr="003803E3">
        <w:rPr>
          <w:i/>
          <w:noProof/>
        </w:rPr>
        <w:t>, et al.</w:t>
      </w:r>
      <w:r w:rsidRPr="003803E3">
        <w:rPr>
          <w:noProof/>
        </w:rPr>
        <w:t xml:space="preserve"> (2009) A physical and regulatory map of host-influenza interactions reveals pathways in H1N1 infection. </w:t>
      </w:r>
      <w:r w:rsidRPr="003803E3">
        <w:rPr>
          <w:i/>
          <w:noProof/>
        </w:rPr>
        <w:t>Cell</w:t>
      </w:r>
      <w:r w:rsidRPr="003803E3">
        <w:rPr>
          <w:noProof/>
        </w:rPr>
        <w:t xml:space="preserve"> 139(7):1255-1267.</w:t>
      </w:r>
    </w:p>
    <w:p w14:paraId="01EE42D2" w14:textId="77777777" w:rsidR="003803E3" w:rsidRPr="003803E3" w:rsidRDefault="003803E3" w:rsidP="003803E3">
      <w:pPr>
        <w:pStyle w:val="EndNoteBibliography"/>
        <w:ind w:left="720" w:hanging="720"/>
        <w:rPr>
          <w:noProof/>
        </w:rPr>
      </w:pPr>
      <w:r w:rsidRPr="003803E3">
        <w:rPr>
          <w:noProof/>
        </w:rPr>
        <w:t>12.</w:t>
      </w:r>
      <w:r w:rsidRPr="003803E3">
        <w:rPr>
          <w:noProof/>
        </w:rPr>
        <w:tab/>
        <w:t>Fossum E</w:t>
      </w:r>
      <w:r w:rsidRPr="003803E3">
        <w:rPr>
          <w:i/>
          <w:noProof/>
        </w:rPr>
        <w:t>, et al.</w:t>
      </w:r>
      <w:r w:rsidRPr="003803E3">
        <w:rPr>
          <w:noProof/>
        </w:rPr>
        <w:t xml:space="preserve"> (2009) Evolutionarily conserved herpesviral protein interaction networks. </w:t>
      </w:r>
      <w:r w:rsidRPr="003803E3">
        <w:rPr>
          <w:i/>
          <w:noProof/>
        </w:rPr>
        <w:t>PLoS Pathog</w:t>
      </w:r>
      <w:r w:rsidRPr="003803E3">
        <w:rPr>
          <w:noProof/>
        </w:rPr>
        <w:t xml:space="preserve"> 5(9):e1000570.</w:t>
      </w:r>
    </w:p>
    <w:p w14:paraId="33DC056D" w14:textId="77777777" w:rsidR="003803E3" w:rsidRPr="003803E3" w:rsidRDefault="003803E3" w:rsidP="003803E3">
      <w:pPr>
        <w:pStyle w:val="EndNoteBibliography"/>
        <w:ind w:left="720" w:hanging="720"/>
        <w:rPr>
          <w:noProof/>
        </w:rPr>
      </w:pPr>
      <w:r w:rsidRPr="003803E3">
        <w:rPr>
          <w:noProof/>
        </w:rPr>
        <w:t>13.</w:t>
      </w:r>
      <w:r w:rsidRPr="003803E3">
        <w:rPr>
          <w:noProof/>
        </w:rPr>
        <w:tab/>
        <w:t>Calderwood MA</w:t>
      </w:r>
      <w:r w:rsidRPr="003803E3">
        <w:rPr>
          <w:i/>
          <w:noProof/>
        </w:rPr>
        <w:t>, et al.</w:t>
      </w:r>
      <w:r w:rsidRPr="003803E3">
        <w:rPr>
          <w:noProof/>
        </w:rPr>
        <w:t xml:space="preserve"> (2007) Epstein-Barr virus and virus human protein interaction maps. </w:t>
      </w:r>
      <w:r w:rsidRPr="003803E3">
        <w:rPr>
          <w:i/>
          <w:noProof/>
        </w:rPr>
        <w:t>Proc Natl Acad Sci U S A</w:t>
      </w:r>
      <w:r w:rsidRPr="003803E3">
        <w:rPr>
          <w:noProof/>
        </w:rPr>
        <w:t xml:space="preserve"> 104(18):7606-7611.</w:t>
      </w:r>
    </w:p>
    <w:p w14:paraId="5E351153" w14:textId="77777777" w:rsidR="003803E3" w:rsidRPr="003803E3" w:rsidRDefault="003803E3" w:rsidP="003803E3">
      <w:pPr>
        <w:pStyle w:val="EndNoteBibliography"/>
        <w:ind w:left="720" w:hanging="720"/>
        <w:rPr>
          <w:noProof/>
        </w:rPr>
      </w:pPr>
      <w:r w:rsidRPr="003803E3">
        <w:rPr>
          <w:noProof/>
        </w:rPr>
        <w:t>14.</w:t>
      </w:r>
      <w:r w:rsidRPr="003803E3">
        <w:rPr>
          <w:noProof/>
        </w:rPr>
        <w:tab/>
        <w:t xml:space="preserve">Forsman A, Ruetschi U, Ekholm J, &amp; Rymo L (2008) Identification of intracellular proteins associated with the EBV-encoded nuclear antigen 5 using an efficient TAP procedure and FT-ICR mass spectrometry. </w:t>
      </w:r>
      <w:r w:rsidRPr="003803E3">
        <w:rPr>
          <w:i/>
          <w:noProof/>
        </w:rPr>
        <w:t>J Proteome Res</w:t>
      </w:r>
      <w:r w:rsidRPr="003803E3">
        <w:rPr>
          <w:noProof/>
        </w:rPr>
        <w:t xml:space="preserve"> 7(6):2309-2319.</w:t>
      </w:r>
    </w:p>
    <w:p w14:paraId="00B399D9" w14:textId="77777777" w:rsidR="003803E3" w:rsidRPr="003803E3" w:rsidRDefault="003803E3" w:rsidP="003803E3">
      <w:pPr>
        <w:pStyle w:val="EndNoteBibliography"/>
        <w:ind w:left="720" w:hanging="720"/>
        <w:rPr>
          <w:noProof/>
        </w:rPr>
      </w:pPr>
      <w:r w:rsidRPr="003803E3">
        <w:rPr>
          <w:noProof/>
        </w:rPr>
        <w:t>15.</w:t>
      </w:r>
      <w:r w:rsidRPr="003803E3">
        <w:rPr>
          <w:noProof/>
        </w:rPr>
        <w:tab/>
        <w:t>Khadka S</w:t>
      </w:r>
      <w:r w:rsidRPr="003803E3">
        <w:rPr>
          <w:i/>
          <w:noProof/>
        </w:rPr>
        <w:t>, et al.</w:t>
      </w:r>
      <w:r w:rsidRPr="003803E3">
        <w:rPr>
          <w:noProof/>
        </w:rPr>
        <w:t xml:space="preserve"> (2011) A physical interaction network of dengue virus and human proteins. </w:t>
      </w:r>
      <w:r w:rsidRPr="003803E3">
        <w:rPr>
          <w:i/>
          <w:noProof/>
        </w:rPr>
        <w:t>Mol Cell Proteomics</w:t>
      </w:r>
      <w:r w:rsidRPr="003803E3">
        <w:rPr>
          <w:noProof/>
        </w:rPr>
        <w:t xml:space="preserve"> 10(12):M111 012187.</w:t>
      </w:r>
    </w:p>
    <w:p w14:paraId="7D273D5C" w14:textId="77777777" w:rsidR="003803E3" w:rsidRPr="003803E3" w:rsidRDefault="003803E3" w:rsidP="003803E3">
      <w:pPr>
        <w:pStyle w:val="EndNoteBibliography"/>
        <w:ind w:left="720" w:hanging="720"/>
        <w:rPr>
          <w:noProof/>
        </w:rPr>
      </w:pPr>
      <w:r w:rsidRPr="003803E3">
        <w:rPr>
          <w:noProof/>
        </w:rPr>
        <w:t>16.</w:t>
      </w:r>
      <w:r w:rsidRPr="003803E3">
        <w:rPr>
          <w:noProof/>
        </w:rPr>
        <w:tab/>
        <w:t>Pichlmair A</w:t>
      </w:r>
      <w:r w:rsidRPr="003803E3">
        <w:rPr>
          <w:i/>
          <w:noProof/>
        </w:rPr>
        <w:t>, et al.</w:t>
      </w:r>
      <w:r w:rsidRPr="003803E3">
        <w:rPr>
          <w:noProof/>
        </w:rPr>
        <w:t xml:space="preserve"> (2012) Viral immune modulators perturb the human molecular network by common and unique strategies. </w:t>
      </w:r>
      <w:r w:rsidRPr="003803E3">
        <w:rPr>
          <w:i/>
          <w:noProof/>
        </w:rPr>
        <w:t>Nature</w:t>
      </w:r>
      <w:r w:rsidRPr="003803E3">
        <w:rPr>
          <w:noProof/>
        </w:rPr>
        <w:t xml:space="preserve"> 487(7408):486-490.</w:t>
      </w:r>
    </w:p>
    <w:p w14:paraId="09B6C732" w14:textId="77777777" w:rsidR="003803E3" w:rsidRPr="003803E3" w:rsidRDefault="003803E3" w:rsidP="003803E3">
      <w:pPr>
        <w:pStyle w:val="EndNoteBibliography"/>
        <w:ind w:left="720" w:hanging="720"/>
        <w:rPr>
          <w:noProof/>
        </w:rPr>
      </w:pPr>
      <w:r w:rsidRPr="003803E3">
        <w:rPr>
          <w:noProof/>
        </w:rPr>
        <w:t>17.</w:t>
      </w:r>
      <w:r w:rsidRPr="003803E3">
        <w:rPr>
          <w:noProof/>
        </w:rPr>
        <w:tab/>
        <w:t xml:space="preserve">Kwofie SK, Schaefer U, Sundararajan VS, Bajic VB, &amp; Christoffels A (2011) HCVpro: hepatitis C virus protein interaction database. </w:t>
      </w:r>
      <w:r w:rsidRPr="003803E3">
        <w:rPr>
          <w:i/>
          <w:noProof/>
        </w:rPr>
        <w:t>Infect Genet Evol</w:t>
      </w:r>
      <w:r w:rsidRPr="003803E3">
        <w:rPr>
          <w:noProof/>
        </w:rPr>
        <w:t xml:space="preserve"> 11(8):1971-1977.</w:t>
      </w:r>
    </w:p>
    <w:p w14:paraId="205453C4" w14:textId="77777777" w:rsidR="003803E3" w:rsidRPr="003803E3" w:rsidRDefault="003803E3" w:rsidP="003803E3">
      <w:pPr>
        <w:pStyle w:val="EndNoteBibliography"/>
        <w:ind w:left="720" w:hanging="720"/>
        <w:rPr>
          <w:noProof/>
        </w:rPr>
      </w:pPr>
      <w:r w:rsidRPr="003803E3">
        <w:rPr>
          <w:noProof/>
        </w:rPr>
        <w:t>18.</w:t>
      </w:r>
      <w:r w:rsidRPr="003803E3">
        <w:rPr>
          <w:noProof/>
        </w:rPr>
        <w:tab/>
        <w:t>Ako-Adjei D</w:t>
      </w:r>
      <w:r w:rsidRPr="003803E3">
        <w:rPr>
          <w:i/>
          <w:noProof/>
        </w:rPr>
        <w:t>, et al.</w:t>
      </w:r>
      <w:r w:rsidRPr="003803E3">
        <w:rPr>
          <w:noProof/>
        </w:rPr>
        <w:t xml:space="preserve"> (2015) HIV-1, human interaction database: current status and new features. </w:t>
      </w:r>
      <w:r w:rsidRPr="003803E3">
        <w:rPr>
          <w:i/>
          <w:noProof/>
        </w:rPr>
        <w:t>Nucleic Acids Res</w:t>
      </w:r>
      <w:r w:rsidRPr="003803E3">
        <w:rPr>
          <w:noProof/>
        </w:rPr>
        <w:t xml:space="preserve"> 43(Database issue):D566-570.</w:t>
      </w:r>
    </w:p>
    <w:p w14:paraId="4977CFCC" w14:textId="77777777" w:rsidR="003803E3" w:rsidRPr="003803E3" w:rsidRDefault="003803E3" w:rsidP="003803E3">
      <w:pPr>
        <w:pStyle w:val="EndNoteBibliography"/>
        <w:ind w:left="720" w:hanging="720"/>
        <w:rPr>
          <w:noProof/>
        </w:rPr>
      </w:pPr>
      <w:r w:rsidRPr="003803E3">
        <w:rPr>
          <w:noProof/>
        </w:rPr>
        <w:lastRenderedPageBreak/>
        <w:t>19.</w:t>
      </w:r>
      <w:r w:rsidRPr="003803E3">
        <w:rPr>
          <w:noProof/>
        </w:rPr>
        <w:tab/>
        <w:t xml:space="preserve">Guirimand T, Delmotte S, &amp; Navratil V (2015) VirHostNet 2.0: surfing on the web of virus/host molecular interactions data. </w:t>
      </w:r>
      <w:r w:rsidRPr="003803E3">
        <w:rPr>
          <w:i/>
          <w:noProof/>
        </w:rPr>
        <w:t>Nucleic Acids Res</w:t>
      </w:r>
      <w:r w:rsidRPr="003803E3">
        <w:rPr>
          <w:noProof/>
        </w:rPr>
        <w:t xml:space="preserve"> 43(Database issue):D583-587.</w:t>
      </w:r>
    </w:p>
    <w:p w14:paraId="01F8068A" w14:textId="77777777" w:rsidR="003803E3" w:rsidRPr="003803E3" w:rsidRDefault="003803E3" w:rsidP="003803E3">
      <w:pPr>
        <w:pStyle w:val="EndNoteBibliography"/>
        <w:ind w:left="720" w:hanging="720"/>
        <w:rPr>
          <w:noProof/>
        </w:rPr>
      </w:pPr>
      <w:r w:rsidRPr="003803E3">
        <w:rPr>
          <w:noProof/>
        </w:rPr>
        <w:t>20.</w:t>
      </w:r>
      <w:r w:rsidRPr="003803E3">
        <w:rPr>
          <w:noProof/>
        </w:rPr>
        <w:tab/>
        <w:t xml:space="preserve">Calderone A, Licata L, &amp; Cesareni G (2015) VirusMentha: a new resource for virus-host protein interactions. </w:t>
      </w:r>
      <w:r w:rsidRPr="003803E3">
        <w:rPr>
          <w:i/>
          <w:noProof/>
        </w:rPr>
        <w:t>Nucleic Acids Res</w:t>
      </w:r>
      <w:r w:rsidRPr="003803E3">
        <w:rPr>
          <w:noProof/>
        </w:rPr>
        <w:t xml:space="preserve"> 43(Database issue):D588-592.</w:t>
      </w:r>
    </w:p>
    <w:p w14:paraId="0B5F7629" w14:textId="77777777" w:rsidR="003803E3" w:rsidRPr="003803E3" w:rsidRDefault="003803E3" w:rsidP="003803E3">
      <w:pPr>
        <w:pStyle w:val="EndNoteBibliography"/>
        <w:ind w:left="720" w:hanging="720"/>
        <w:rPr>
          <w:noProof/>
        </w:rPr>
      </w:pPr>
      <w:r w:rsidRPr="003803E3">
        <w:rPr>
          <w:noProof/>
        </w:rPr>
        <w:t>21.</w:t>
      </w:r>
      <w:r w:rsidRPr="003803E3">
        <w:rPr>
          <w:noProof/>
        </w:rPr>
        <w:tab/>
        <w:t xml:space="preserve">Xiang Z, Tian Y, &amp; He Y (2007) PHIDIAS: a pathogen-host interaction data integration and analysis system. </w:t>
      </w:r>
      <w:r w:rsidRPr="003803E3">
        <w:rPr>
          <w:i/>
          <w:noProof/>
        </w:rPr>
        <w:t>Genome Biol</w:t>
      </w:r>
      <w:r w:rsidRPr="003803E3">
        <w:rPr>
          <w:noProof/>
        </w:rPr>
        <w:t xml:space="preserve"> 8(7):R150.</w:t>
      </w:r>
    </w:p>
    <w:p w14:paraId="4223EF86" w14:textId="77777777" w:rsidR="003803E3" w:rsidRPr="003803E3" w:rsidRDefault="003803E3" w:rsidP="003803E3">
      <w:pPr>
        <w:pStyle w:val="EndNoteBibliography"/>
        <w:ind w:left="720" w:hanging="720"/>
        <w:rPr>
          <w:noProof/>
        </w:rPr>
      </w:pPr>
      <w:r w:rsidRPr="003803E3">
        <w:rPr>
          <w:noProof/>
        </w:rPr>
        <w:t>22.</w:t>
      </w:r>
      <w:r w:rsidRPr="003803E3">
        <w:rPr>
          <w:noProof/>
        </w:rPr>
        <w:tab/>
        <w:t xml:space="preserve">Kumar R &amp; Nanduri B (2010) HPIDB--a unified resource for host-pathogen interactions. </w:t>
      </w:r>
      <w:r w:rsidRPr="003803E3">
        <w:rPr>
          <w:i/>
          <w:noProof/>
        </w:rPr>
        <w:t>BMC Bioinformatics</w:t>
      </w:r>
      <w:r w:rsidRPr="003803E3">
        <w:rPr>
          <w:noProof/>
        </w:rPr>
        <w:t xml:space="preserve"> 11 Suppl 6:S16.</w:t>
      </w:r>
    </w:p>
    <w:p w14:paraId="1CFB80AF" w14:textId="77777777" w:rsidR="003803E3" w:rsidRPr="003803E3" w:rsidRDefault="003803E3" w:rsidP="003803E3">
      <w:pPr>
        <w:pStyle w:val="EndNoteBibliography"/>
        <w:ind w:left="720" w:hanging="720"/>
        <w:rPr>
          <w:noProof/>
        </w:rPr>
      </w:pPr>
      <w:r w:rsidRPr="003803E3">
        <w:rPr>
          <w:noProof/>
        </w:rPr>
        <w:t>23.</w:t>
      </w:r>
      <w:r w:rsidRPr="003803E3">
        <w:rPr>
          <w:noProof/>
        </w:rPr>
        <w:tab/>
        <w:t>Durmus Tekir S</w:t>
      </w:r>
      <w:r w:rsidRPr="003803E3">
        <w:rPr>
          <w:i/>
          <w:noProof/>
        </w:rPr>
        <w:t>, et al.</w:t>
      </w:r>
      <w:r w:rsidRPr="003803E3">
        <w:rPr>
          <w:noProof/>
        </w:rPr>
        <w:t xml:space="preserve"> (2013) PHISTO: pathogen-host interaction search tool. </w:t>
      </w:r>
      <w:r w:rsidRPr="003803E3">
        <w:rPr>
          <w:i/>
          <w:noProof/>
        </w:rPr>
        <w:t>Bioinformatics</w:t>
      </w:r>
      <w:r w:rsidRPr="003803E3">
        <w:rPr>
          <w:noProof/>
        </w:rPr>
        <w:t xml:space="preserve"> 29(10):1357-1358.</w:t>
      </w:r>
    </w:p>
    <w:p w14:paraId="593B715E" w14:textId="77777777" w:rsidR="003803E3" w:rsidRPr="003803E3" w:rsidRDefault="003803E3" w:rsidP="003803E3">
      <w:pPr>
        <w:pStyle w:val="EndNoteBibliography"/>
        <w:ind w:left="720" w:hanging="720"/>
        <w:rPr>
          <w:noProof/>
        </w:rPr>
      </w:pPr>
      <w:r w:rsidRPr="003803E3">
        <w:rPr>
          <w:noProof/>
        </w:rPr>
        <w:t>24.</w:t>
      </w:r>
      <w:r w:rsidRPr="003803E3">
        <w:rPr>
          <w:noProof/>
        </w:rPr>
        <w:tab/>
        <w:t>Aranda B</w:t>
      </w:r>
      <w:r w:rsidRPr="003803E3">
        <w:rPr>
          <w:i/>
          <w:noProof/>
        </w:rPr>
        <w:t>, et al.</w:t>
      </w:r>
      <w:r w:rsidRPr="003803E3">
        <w:rPr>
          <w:noProof/>
        </w:rPr>
        <w:t xml:space="preserve"> (2011) PSICQUIC and PSISCORE: accessing and scoring molecular interactions. </w:t>
      </w:r>
      <w:r w:rsidRPr="003803E3">
        <w:rPr>
          <w:i/>
          <w:noProof/>
        </w:rPr>
        <w:t>Nat Methods</w:t>
      </w:r>
      <w:r w:rsidRPr="003803E3">
        <w:rPr>
          <w:noProof/>
        </w:rPr>
        <w:t xml:space="preserve"> 8(7):528-529.</w:t>
      </w:r>
    </w:p>
    <w:p w14:paraId="36125620" w14:textId="77777777" w:rsidR="003803E3" w:rsidRPr="003803E3" w:rsidRDefault="003803E3" w:rsidP="003803E3">
      <w:pPr>
        <w:pStyle w:val="EndNoteBibliography"/>
        <w:ind w:left="720" w:hanging="720"/>
        <w:rPr>
          <w:noProof/>
        </w:rPr>
      </w:pPr>
      <w:r w:rsidRPr="003803E3">
        <w:rPr>
          <w:noProof/>
        </w:rPr>
        <w:t>25.</w:t>
      </w:r>
      <w:r w:rsidRPr="003803E3">
        <w:rPr>
          <w:noProof/>
        </w:rPr>
        <w:tab/>
        <w:t>Alfarano C</w:t>
      </w:r>
      <w:r w:rsidRPr="003803E3">
        <w:rPr>
          <w:i/>
          <w:noProof/>
        </w:rPr>
        <w:t>, et al.</w:t>
      </w:r>
      <w:r w:rsidRPr="003803E3">
        <w:rPr>
          <w:noProof/>
        </w:rPr>
        <w:t xml:space="preserve"> (2005) The Biomolecular Interaction Network Database and related tools 2005 update. </w:t>
      </w:r>
      <w:r w:rsidRPr="003803E3">
        <w:rPr>
          <w:i/>
          <w:noProof/>
        </w:rPr>
        <w:t>Nucleic Acids Res</w:t>
      </w:r>
      <w:r w:rsidRPr="003803E3">
        <w:rPr>
          <w:noProof/>
        </w:rPr>
        <w:t xml:space="preserve"> 33(Database issue):D418-424.</w:t>
      </w:r>
    </w:p>
    <w:p w14:paraId="5DD63723" w14:textId="77777777" w:rsidR="003803E3" w:rsidRPr="003803E3" w:rsidRDefault="003803E3" w:rsidP="003803E3">
      <w:pPr>
        <w:pStyle w:val="EndNoteBibliography"/>
        <w:ind w:left="720" w:hanging="720"/>
        <w:rPr>
          <w:noProof/>
        </w:rPr>
      </w:pPr>
      <w:r w:rsidRPr="003803E3">
        <w:rPr>
          <w:noProof/>
        </w:rPr>
        <w:t>26.</w:t>
      </w:r>
      <w:r w:rsidRPr="003803E3">
        <w:rPr>
          <w:noProof/>
        </w:rPr>
        <w:tab/>
        <w:t>Chatr-Aryamontri A</w:t>
      </w:r>
      <w:r w:rsidRPr="003803E3">
        <w:rPr>
          <w:i/>
          <w:noProof/>
        </w:rPr>
        <w:t>, et al.</w:t>
      </w:r>
      <w:r w:rsidRPr="003803E3">
        <w:rPr>
          <w:noProof/>
        </w:rPr>
        <w:t xml:space="preserve"> (2013) The BioGRID interaction database: 2013 update. </w:t>
      </w:r>
      <w:r w:rsidRPr="003803E3">
        <w:rPr>
          <w:i/>
          <w:noProof/>
        </w:rPr>
        <w:t>Nucleic Acids Res</w:t>
      </w:r>
      <w:r w:rsidRPr="003803E3">
        <w:rPr>
          <w:noProof/>
        </w:rPr>
        <w:t xml:space="preserve"> 41(Database issue):D816-823.</w:t>
      </w:r>
    </w:p>
    <w:p w14:paraId="0DFF820F" w14:textId="77777777" w:rsidR="003803E3" w:rsidRPr="003803E3" w:rsidRDefault="003803E3" w:rsidP="003803E3">
      <w:pPr>
        <w:pStyle w:val="EndNoteBibliography"/>
        <w:ind w:left="720" w:hanging="720"/>
        <w:rPr>
          <w:noProof/>
        </w:rPr>
      </w:pPr>
      <w:r w:rsidRPr="003803E3">
        <w:rPr>
          <w:noProof/>
        </w:rPr>
        <w:t>27.</w:t>
      </w:r>
      <w:r w:rsidRPr="003803E3">
        <w:rPr>
          <w:noProof/>
        </w:rPr>
        <w:tab/>
        <w:t>Salwinski L</w:t>
      </w:r>
      <w:r w:rsidRPr="003803E3">
        <w:rPr>
          <w:i/>
          <w:noProof/>
        </w:rPr>
        <w:t>, et al.</w:t>
      </w:r>
      <w:r w:rsidRPr="003803E3">
        <w:rPr>
          <w:noProof/>
        </w:rPr>
        <w:t xml:space="preserve"> (2004) The Database of Interacting Proteins: 2004 update. </w:t>
      </w:r>
      <w:r w:rsidRPr="003803E3">
        <w:rPr>
          <w:i/>
          <w:noProof/>
        </w:rPr>
        <w:t>Nucleic Acids Res</w:t>
      </w:r>
      <w:r w:rsidRPr="003803E3">
        <w:rPr>
          <w:noProof/>
        </w:rPr>
        <w:t xml:space="preserve"> 32(Database issue):D449-451.</w:t>
      </w:r>
    </w:p>
    <w:p w14:paraId="489F750F" w14:textId="77777777" w:rsidR="003803E3" w:rsidRPr="003803E3" w:rsidRDefault="003803E3" w:rsidP="003803E3">
      <w:pPr>
        <w:pStyle w:val="EndNoteBibliography"/>
        <w:ind w:left="720" w:hanging="720"/>
        <w:rPr>
          <w:noProof/>
        </w:rPr>
      </w:pPr>
      <w:r w:rsidRPr="003803E3">
        <w:rPr>
          <w:noProof/>
        </w:rPr>
        <w:t>28.</w:t>
      </w:r>
      <w:r w:rsidRPr="003803E3">
        <w:rPr>
          <w:noProof/>
        </w:rPr>
        <w:tab/>
        <w:t>Keshava Prasad TS</w:t>
      </w:r>
      <w:r w:rsidRPr="003803E3">
        <w:rPr>
          <w:i/>
          <w:noProof/>
        </w:rPr>
        <w:t>, et al.</w:t>
      </w:r>
      <w:r w:rsidRPr="003803E3">
        <w:rPr>
          <w:noProof/>
        </w:rPr>
        <w:t xml:space="preserve"> (2009) Human Protein Reference Database--2009 update. </w:t>
      </w:r>
      <w:r w:rsidRPr="003803E3">
        <w:rPr>
          <w:i/>
          <w:noProof/>
        </w:rPr>
        <w:t>Nucleic Acids Res</w:t>
      </w:r>
      <w:r w:rsidRPr="003803E3">
        <w:rPr>
          <w:noProof/>
        </w:rPr>
        <w:t xml:space="preserve"> 37(Database issue):D767-772.</w:t>
      </w:r>
    </w:p>
    <w:p w14:paraId="7BE41B1A" w14:textId="77777777" w:rsidR="003803E3" w:rsidRPr="003803E3" w:rsidRDefault="003803E3" w:rsidP="003803E3">
      <w:pPr>
        <w:pStyle w:val="EndNoteBibliography"/>
        <w:ind w:left="720" w:hanging="720"/>
        <w:rPr>
          <w:noProof/>
        </w:rPr>
      </w:pPr>
      <w:r w:rsidRPr="003803E3">
        <w:rPr>
          <w:noProof/>
        </w:rPr>
        <w:t>29.</w:t>
      </w:r>
      <w:r w:rsidRPr="003803E3">
        <w:rPr>
          <w:noProof/>
        </w:rPr>
        <w:tab/>
        <w:t>Orchard S</w:t>
      </w:r>
      <w:r w:rsidRPr="003803E3">
        <w:rPr>
          <w:i/>
          <w:noProof/>
        </w:rPr>
        <w:t>, et al.</w:t>
      </w:r>
      <w:r w:rsidRPr="003803E3">
        <w:rPr>
          <w:noProof/>
        </w:rPr>
        <w:t xml:space="preserve"> (2014) The MIntAct project--IntAct as a common curation platform for 11 molecular interaction databases. </w:t>
      </w:r>
      <w:r w:rsidRPr="003803E3">
        <w:rPr>
          <w:i/>
          <w:noProof/>
        </w:rPr>
        <w:t>Nucleic Acids Res</w:t>
      </w:r>
      <w:r w:rsidRPr="003803E3">
        <w:rPr>
          <w:noProof/>
        </w:rPr>
        <w:t xml:space="preserve"> 42(Database issue):D358-363.</w:t>
      </w:r>
    </w:p>
    <w:p w14:paraId="41DC9DAE" w14:textId="77777777" w:rsidR="003803E3" w:rsidRPr="003803E3" w:rsidRDefault="003803E3" w:rsidP="003803E3">
      <w:pPr>
        <w:pStyle w:val="EndNoteBibliography"/>
        <w:ind w:left="720" w:hanging="720"/>
        <w:rPr>
          <w:noProof/>
        </w:rPr>
      </w:pPr>
      <w:r w:rsidRPr="003803E3">
        <w:rPr>
          <w:noProof/>
        </w:rPr>
        <w:t>30.</w:t>
      </w:r>
      <w:r w:rsidRPr="003803E3">
        <w:rPr>
          <w:noProof/>
        </w:rPr>
        <w:tab/>
        <w:t>Licata L</w:t>
      </w:r>
      <w:r w:rsidRPr="003803E3">
        <w:rPr>
          <w:i/>
          <w:noProof/>
        </w:rPr>
        <w:t>, et al.</w:t>
      </w:r>
      <w:r w:rsidRPr="003803E3">
        <w:rPr>
          <w:noProof/>
        </w:rPr>
        <w:t xml:space="preserve"> (2012) MINT, the molecular interaction database: 2012 update. </w:t>
      </w:r>
      <w:r w:rsidRPr="003803E3">
        <w:rPr>
          <w:i/>
          <w:noProof/>
        </w:rPr>
        <w:t>Nucleic Acids Res</w:t>
      </w:r>
      <w:r w:rsidRPr="003803E3">
        <w:rPr>
          <w:noProof/>
        </w:rPr>
        <w:t xml:space="preserve"> 40(Database issue):D857-861.</w:t>
      </w:r>
    </w:p>
    <w:p w14:paraId="28AAB7D5" w14:textId="77777777" w:rsidR="003803E3" w:rsidRPr="003803E3" w:rsidRDefault="003803E3" w:rsidP="003803E3">
      <w:pPr>
        <w:pStyle w:val="EndNoteBibliography"/>
        <w:ind w:left="720" w:hanging="720"/>
        <w:rPr>
          <w:noProof/>
        </w:rPr>
      </w:pPr>
      <w:r w:rsidRPr="003803E3">
        <w:rPr>
          <w:noProof/>
        </w:rPr>
        <w:t>31.</w:t>
      </w:r>
      <w:r w:rsidRPr="003803E3">
        <w:rPr>
          <w:noProof/>
        </w:rPr>
        <w:tab/>
        <w:t>Croft D</w:t>
      </w:r>
      <w:r w:rsidRPr="003803E3">
        <w:rPr>
          <w:i/>
          <w:noProof/>
        </w:rPr>
        <w:t>, et al.</w:t>
      </w:r>
      <w:r w:rsidRPr="003803E3">
        <w:rPr>
          <w:noProof/>
        </w:rPr>
        <w:t xml:space="preserve"> (2014) The Reactome pathway knowledgebase. </w:t>
      </w:r>
      <w:r w:rsidRPr="003803E3">
        <w:rPr>
          <w:i/>
          <w:noProof/>
        </w:rPr>
        <w:t>Nucleic Acids Res</w:t>
      </w:r>
      <w:r w:rsidRPr="003803E3">
        <w:rPr>
          <w:noProof/>
        </w:rPr>
        <w:t xml:space="preserve"> 42(Database issue):D472-477.</w:t>
      </w:r>
    </w:p>
    <w:p w14:paraId="1D1AD448" w14:textId="77777777" w:rsidR="003803E3" w:rsidRPr="003803E3" w:rsidRDefault="003803E3" w:rsidP="003803E3">
      <w:pPr>
        <w:pStyle w:val="EndNoteBibliography"/>
        <w:ind w:left="720" w:hanging="720"/>
        <w:rPr>
          <w:noProof/>
        </w:rPr>
      </w:pPr>
      <w:r w:rsidRPr="003803E3">
        <w:rPr>
          <w:noProof/>
        </w:rPr>
        <w:t>32.</w:t>
      </w:r>
      <w:r w:rsidRPr="003803E3">
        <w:rPr>
          <w:noProof/>
        </w:rPr>
        <w:tab/>
        <w:t xml:space="preserve">Das J, Mohammed J, &amp; Yu H (2012) Genome-scale analysis of interaction dynamics reveals organization of biological networks. </w:t>
      </w:r>
      <w:r w:rsidRPr="003803E3">
        <w:rPr>
          <w:i/>
          <w:noProof/>
        </w:rPr>
        <w:t>Bioinformatics</w:t>
      </w:r>
      <w:r w:rsidRPr="003803E3">
        <w:rPr>
          <w:noProof/>
        </w:rPr>
        <w:t xml:space="preserve"> 28(14):1873-1878.</w:t>
      </w:r>
    </w:p>
    <w:p w14:paraId="2DA56813" w14:textId="77777777" w:rsidR="003803E3" w:rsidRPr="003803E3" w:rsidRDefault="003803E3" w:rsidP="003803E3">
      <w:pPr>
        <w:pStyle w:val="EndNoteBibliography"/>
        <w:ind w:left="720" w:hanging="720"/>
        <w:rPr>
          <w:noProof/>
        </w:rPr>
      </w:pPr>
      <w:r w:rsidRPr="003803E3">
        <w:rPr>
          <w:noProof/>
        </w:rPr>
        <w:t>33.</w:t>
      </w:r>
      <w:r w:rsidRPr="003803E3">
        <w:rPr>
          <w:noProof/>
        </w:rPr>
        <w:tab/>
        <w:t xml:space="preserve">Durmus Tekir SD &amp; Uelgen K (2013) Systems biology of pathogen-host interaction: Networks of protein-protein interaction within pathogens and pathogen-human interactions in the post-genomic era. </w:t>
      </w:r>
      <w:r w:rsidRPr="003803E3">
        <w:rPr>
          <w:i/>
          <w:noProof/>
        </w:rPr>
        <w:t>Biotechn. J.</w:t>
      </w:r>
      <w:r w:rsidRPr="003803E3">
        <w:rPr>
          <w:noProof/>
        </w:rPr>
        <w:t xml:space="preserve"> 8(1):85-96.</w:t>
      </w:r>
    </w:p>
    <w:p w14:paraId="19E9A9FF" w14:textId="77777777" w:rsidR="003803E3" w:rsidRPr="003803E3" w:rsidRDefault="003803E3" w:rsidP="003803E3">
      <w:pPr>
        <w:pStyle w:val="EndNoteBibliography"/>
        <w:ind w:left="720" w:hanging="720"/>
        <w:rPr>
          <w:noProof/>
        </w:rPr>
      </w:pPr>
      <w:r w:rsidRPr="003803E3">
        <w:rPr>
          <w:noProof/>
        </w:rPr>
        <w:t>34.</w:t>
      </w:r>
      <w:r w:rsidRPr="003803E3">
        <w:rPr>
          <w:noProof/>
        </w:rPr>
        <w:tab/>
        <w:t xml:space="preserve">Arnold R, Boonen K, Sun MG, &amp; Kim PM (2012) Computational analysis of interactomes: current and future perspectives for bioinformatics approaches to model the host-pathogen interaction space. </w:t>
      </w:r>
      <w:r w:rsidRPr="003803E3">
        <w:rPr>
          <w:i/>
          <w:noProof/>
        </w:rPr>
        <w:t>Methods</w:t>
      </w:r>
      <w:r w:rsidRPr="003803E3">
        <w:rPr>
          <w:noProof/>
        </w:rPr>
        <w:t xml:space="preserve"> 57(4):508-518.</w:t>
      </w:r>
    </w:p>
    <w:p w14:paraId="6C566E5E" w14:textId="77777777" w:rsidR="003803E3" w:rsidRPr="003803E3" w:rsidRDefault="003803E3" w:rsidP="003803E3">
      <w:pPr>
        <w:pStyle w:val="EndNoteBibliography"/>
        <w:ind w:left="720" w:hanging="720"/>
        <w:rPr>
          <w:noProof/>
        </w:rPr>
      </w:pPr>
      <w:r w:rsidRPr="003803E3">
        <w:rPr>
          <w:noProof/>
        </w:rPr>
        <w:t>35.</w:t>
      </w:r>
      <w:r w:rsidRPr="003803E3">
        <w:rPr>
          <w:noProof/>
        </w:rPr>
        <w:tab/>
        <w:t xml:space="preserve">Korth MJ, Tchitchek N, Benecke AG, &amp; Katze MG (2013) Systems approaches to influenza-virus host interactions and the pathogenesis of highly virulent and pandemic viruses. </w:t>
      </w:r>
      <w:r w:rsidRPr="003803E3">
        <w:rPr>
          <w:i/>
          <w:noProof/>
        </w:rPr>
        <w:t>Semin Immunol</w:t>
      </w:r>
      <w:r w:rsidRPr="003803E3">
        <w:rPr>
          <w:noProof/>
        </w:rPr>
        <w:t xml:space="preserve"> 25(3):228-239.</w:t>
      </w:r>
    </w:p>
    <w:p w14:paraId="65EC5C9E" w14:textId="77777777" w:rsidR="003803E3" w:rsidRPr="003803E3" w:rsidRDefault="003803E3" w:rsidP="003803E3">
      <w:pPr>
        <w:pStyle w:val="EndNoteBibliography"/>
        <w:ind w:left="720" w:hanging="720"/>
        <w:rPr>
          <w:noProof/>
        </w:rPr>
      </w:pPr>
      <w:r w:rsidRPr="003803E3">
        <w:rPr>
          <w:noProof/>
        </w:rPr>
        <w:t>36.</w:t>
      </w:r>
      <w:r w:rsidRPr="003803E3">
        <w:rPr>
          <w:noProof/>
        </w:rPr>
        <w:tab/>
        <w:t xml:space="preserve">Nourani E, Khunjush F, &amp; Durmus S (2015) Computational approaches for prediction of pathogen-host protein-protein interactions. </w:t>
      </w:r>
      <w:r w:rsidRPr="003803E3">
        <w:rPr>
          <w:i/>
          <w:noProof/>
        </w:rPr>
        <w:t>Front Microbiol</w:t>
      </w:r>
      <w:r w:rsidRPr="003803E3">
        <w:rPr>
          <w:noProof/>
        </w:rPr>
        <w:t xml:space="preserve"> 6:94.</w:t>
      </w:r>
    </w:p>
    <w:p w14:paraId="10017F36" w14:textId="77777777" w:rsidR="003803E3" w:rsidRPr="003803E3" w:rsidRDefault="003803E3" w:rsidP="003803E3">
      <w:pPr>
        <w:pStyle w:val="EndNoteBibliography"/>
        <w:ind w:left="720" w:hanging="720"/>
        <w:rPr>
          <w:noProof/>
        </w:rPr>
      </w:pPr>
      <w:r w:rsidRPr="003803E3">
        <w:rPr>
          <w:noProof/>
        </w:rPr>
        <w:lastRenderedPageBreak/>
        <w:t>37.</w:t>
      </w:r>
      <w:r w:rsidRPr="003803E3">
        <w:rPr>
          <w:noProof/>
        </w:rPr>
        <w:tab/>
        <w:t xml:space="preserve">Dyer MD, Murali TM, &amp; Sobral BW (2011) Supervised learning and prediction of physical interactions between human and HIV proteins. </w:t>
      </w:r>
      <w:r w:rsidRPr="003803E3">
        <w:rPr>
          <w:i/>
          <w:noProof/>
        </w:rPr>
        <w:t>Infect Genet Evol</w:t>
      </w:r>
      <w:r w:rsidRPr="003803E3">
        <w:rPr>
          <w:noProof/>
        </w:rPr>
        <w:t xml:space="preserve"> 11(5):917-923.</w:t>
      </w:r>
    </w:p>
    <w:p w14:paraId="0A8CA0C8" w14:textId="77777777" w:rsidR="003803E3" w:rsidRPr="003803E3" w:rsidRDefault="003803E3" w:rsidP="003803E3">
      <w:pPr>
        <w:pStyle w:val="EndNoteBibliography"/>
        <w:ind w:left="720" w:hanging="720"/>
        <w:rPr>
          <w:noProof/>
        </w:rPr>
      </w:pPr>
      <w:r w:rsidRPr="003803E3">
        <w:rPr>
          <w:noProof/>
        </w:rPr>
        <w:t>38.</w:t>
      </w:r>
      <w:r w:rsidRPr="003803E3">
        <w:rPr>
          <w:noProof/>
        </w:rPr>
        <w:tab/>
        <w:t xml:space="preserve">Dyer MD, Murali TM, &amp; Sobral BW (2008) The landscape of human proteins interacting with viruses and other pathogens. </w:t>
      </w:r>
      <w:r w:rsidRPr="003803E3">
        <w:rPr>
          <w:i/>
          <w:noProof/>
        </w:rPr>
        <w:t>PLoS Pathog</w:t>
      </w:r>
      <w:r w:rsidRPr="003803E3">
        <w:rPr>
          <w:noProof/>
        </w:rPr>
        <w:t xml:space="preserve"> 4(2):e32.</w:t>
      </w:r>
    </w:p>
    <w:p w14:paraId="4C16A9D4" w14:textId="77777777" w:rsidR="003803E3" w:rsidRPr="003803E3" w:rsidRDefault="003803E3" w:rsidP="003803E3">
      <w:pPr>
        <w:pStyle w:val="EndNoteBibliography"/>
        <w:ind w:left="720" w:hanging="720"/>
        <w:rPr>
          <w:noProof/>
        </w:rPr>
      </w:pPr>
      <w:r w:rsidRPr="003803E3">
        <w:rPr>
          <w:noProof/>
        </w:rPr>
        <w:t>39.</w:t>
      </w:r>
      <w:r w:rsidRPr="003803E3">
        <w:rPr>
          <w:noProof/>
        </w:rPr>
        <w:tab/>
        <w:t xml:space="preserve">Ishitsuka M, Akutsu T, &amp; Nacher JC (2016) Critical controllability in proteome-wide protein interaction network integrating transcriptome. </w:t>
      </w:r>
      <w:r w:rsidRPr="003803E3">
        <w:rPr>
          <w:i/>
          <w:noProof/>
        </w:rPr>
        <w:t>Scientific reports</w:t>
      </w:r>
      <w:r w:rsidRPr="003803E3">
        <w:rPr>
          <w:noProof/>
        </w:rPr>
        <w:t xml:space="preserve"> 6:23541.</w:t>
      </w:r>
    </w:p>
    <w:p w14:paraId="2D540AE6" w14:textId="77777777" w:rsidR="003803E3" w:rsidRPr="003803E3" w:rsidRDefault="003803E3" w:rsidP="003803E3">
      <w:pPr>
        <w:pStyle w:val="EndNoteBibliography"/>
        <w:ind w:left="720" w:hanging="720"/>
        <w:rPr>
          <w:noProof/>
        </w:rPr>
      </w:pPr>
      <w:r w:rsidRPr="003803E3">
        <w:rPr>
          <w:noProof/>
        </w:rPr>
        <w:t>40.</w:t>
      </w:r>
      <w:r w:rsidRPr="003803E3">
        <w:rPr>
          <w:noProof/>
        </w:rPr>
        <w:tab/>
        <w:t xml:space="preserve">Nacher JC &amp; Akutsu T (2014) Analysis of critical and redundant nodes in controlling directed and undirected complex networks using dominating sets. </w:t>
      </w:r>
      <w:r w:rsidRPr="003803E3">
        <w:rPr>
          <w:i/>
          <w:noProof/>
        </w:rPr>
        <w:t>J. Compl. Networks</w:t>
      </w:r>
      <w:r w:rsidRPr="003803E3">
        <w:rPr>
          <w:noProof/>
        </w:rPr>
        <w:t xml:space="preserve"> 2(4):394-412.</w:t>
      </w:r>
    </w:p>
    <w:p w14:paraId="1718393E" w14:textId="77777777" w:rsidR="003803E3" w:rsidRPr="003803E3" w:rsidRDefault="003803E3" w:rsidP="003803E3">
      <w:pPr>
        <w:pStyle w:val="EndNoteBibliography"/>
        <w:ind w:left="720" w:hanging="720"/>
        <w:rPr>
          <w:noProof/>
        </w:rPr>
      </w:pPr>
      <w:r w:rsidRPr="003803E3">
        <w:rPr>
          <w:noProof/>
        </w:rPr>
        <w:t>41.</w:t>
      </w:r>
      <w:r w:rsidRPr="003803E3">
        <w:rPr>
          <w:noProof/>
        </w:rPr>
        <w:tab/>
        <w:t xml:space="preserve">Wuchty S (2014) Controllability in protein interaction networks. </w:t>
      </w:r>
      <w:r w:rsidRPr="003803E3">
        <w:rPr>
          <w:i/>
          <w:noProof/>
        </w:rPr>
        <w:t>Proc Natl Acad Sci U S A</w:t>
      </w:r>
      <w:r w:rsidRPr="003803E3">
        <w:rPr>
          <w:noProof/>
        </w:rPr>
        <w:t xml:space="preserve"> 111(19):7156-7160.</w:t>
      </w:r>
    </w:p>
    <w:p w14:paraId="31D850EB" w14:textId="77777777" w:rsidR="003803E3" w:rsidRPr="003803E3" w:rsidRDefault="003803E3" w:rsidP="003803E3">
      <w:pPr>
        <w:pStyle w:val="EndNoteBibliography"/>
        <w:ind w:left="720" w:hanging="720"/>
        <w:rPr>
          <w:noProof/>
        </w:rPr>
      </w:pPr>
      <w:r w:rsidRPr="003803E3">
        <w:rPr>
          <w:noProof/>
        </w:rPr>
        <w:t>42.</w:t>
      </w:r>
      <w:r w:rsidRPr="003803E3">
        <w:rPr>
          <w:noProof/>
        </w:rPr>
        <w:tab/>
        <w:t xml:space="preserve">Khuri S &amp; Wuchty S (2015) Essentiality and centrality in protein interaction networks revisited. </w:t>
      </w:r>
      <w:r w:rsidRPr="003803E3">
        <w:rPr>
          <w:i/>
          <w:noProof/>
        </w:rPr>
        <w:t>BMC bioinformatics</w:t>
      </w:r>
      <w:r w:rsidRPr="003803E3">
        <w:rPr>
          <w:noProof/>
        </w:rPr>
        <w:t xml:space="preserve"> 16:109.</w:t>
      </w:r>
    </w:p>
    <w:p w14:paraId="37954674" w14:textId="77777777" w:rsidR="003803E3" w:rsidRPr="003803E3" w:rsidRDefault="003803E3" w:rsidP="003803E3">
      <w:pPr>
        <w:pStyle w:val="EndNoteBibliography"/>
        <w:ind w:left="720" w:hanging="720"/>
        <w:rPr>
          <w:noProof/>
        </w:rPr>
      </w:pPr>
      <w:r w:rsidRPr="003803E3">
        <w:rPr>
          <w:noProof/>
        </w:rPr>
        <w:t>43.</w:t>
      </w:r>
      <w:r w:rsidRPr="003803E3">
        <w:rPr>
          <w:noProof/>
        </w:rPr>
        <w:tab/>
        <w:t xml:space="preserve">Wuchty S, Boltz T, &amp; Kucuk-McGinty H (2017) Links between critical proteins drive the controllability of protein interaction networks. </w:t>
      </w:r>
      <w:r w:rsidRPr="003803E3">
        <w:rPr>
          <w:i/>
          <w:noProof/>
        </w:rPr>
        <w:t>Proteomics</w:t>
      </w:r>
      <w:r w:rsidRPr="003803E3">
        <w:rPr>
          <w:noProof/>
        </w:rPr>
        <w:t>.</w:t>
      </w:r>
    </w:p>
    <w:p w14:paraId="0644A32D" w14:textId="77777777" w:rsidR="003803E3" w:rsidRPr="003803E3" w:rsidRDefault="003803E3" w:rsidP="003803E3">
      <w:pPr>
        <w:pStyle w:val="EndNoteBibliography"/>
        <w:ind w:left="720" w:hanging="720"/>
        <w:rPr>
          <w:noProof/>
        </w:rPr>
      </w:pPr>
      <w:r w:rsidRPr="003803E3">
        <w:rPr>
          <w:noProof/>
        </w:rPr>
        <w:t>44.</w:t>
      </w:r>
      <w:r w:rsidRPr="003803E3">
        <w:rPr>
          <w:noProof/>
        </w:rPr>
        <w:tab/>
        <w:t xml:space="preserve">Mariano R, Khuri S, Uetz P, &amp; Wuchty S (2016) Local Action with Global Impact: Highly Similar Infection Patterns of Human Viruses and Bacteriophages. </w:t>
      </w:r>
      <w:r w:rsidRPr="003803E3">
        <w:rPr>
          <w:i/>
          <w:noProof/>
        </w:rPr>
        <w:t>mSystems</w:t>
      </w:r>
      <w:r w:rsidRPr="003803E3">
        <w:rPr>
          <w:noProof/>
        </w:rPr>
        <w:t xml:space="preserve"> 1(2).</w:t>
      </w:r>
    </w:p>
    <w:p w14:paraId="60F2021B" w14:textId="77777777" w:rsidR="003803E3" w:rsidRPr="003803E3" w:rsidRDefault="003803E3" w:rsidP="003803E3">
      <w:pPr>
        <w:pStyle w:val="EndNoteBibliography"/>
        <w:ind w:left="720" w:hanging="720"/>
        <w:rPr>
          <w:noProof/>
        </w:rPr>
      </w:pPr>
      <w:r w:rsidRPr="003803E3">
        <w:rPr>
          <w:noProof/>
        </w:rPr>
        <w:t>45.</w:t>
      </w:r>
      <w:r w:rsidRPr="003803E3">
        <w:rPr>
          <w:noProof/>
        </w:rPr>
        <w:tab/>
        <w:t xml:space="preserve">Dix A, Vlaic S, Guthke R, &amp; Linde J (2016) Use of systems biology to decipher host-pathogen interaction networks and predict biomarkers. </w:t>
      </w:r>
      <w:r w:rsidRPr="003803E3">
        <w:rPr>
          <w:i/>
          <w:noProof/>
        </w:rPr>
        <w:t>Clin Microbiol Infect</w:t>
      </w:r>
      <w:r w:rsidRPr="003803E3">
        <w:rPr>
          <w:noProof/>
        </w:rPr>
        <w:t xml:space="preserve"> 22(7):600-606.</w:t>
      </w:r>
    </w:p>
    <w:p w14:paraId="71AAF9FB" w14:textId="77777777" w:rsidR="003803E3" w:rsidRPr="003803E3" w:rsidRDefault="003803E3" w:rsidP="003803E3">
      <w:pPr>
        <w:pStyle w:val="EndNoteBibliography"/>
        <w:ind w:left="720" w:hanging="720"/>
        <w:rPr>
          <w:noProof/>
        </w:rPr>
      </w:pPr>
      <w:r w:rsidRPr="003803E3">
        <w:rPr>
          <w:noProof/>
        </w:rPr>
        <w:t>46.</w:t>
      </w:r>
      <w:r w:rsidRPr="003803E3">
        <w:rPr>
          <w:noProof/>
        </w:rPr>
        <w:tab/>
        <w:t>Sharma A</w:t>
      </w:r>
      <w:r w:rsidRPr="003803E3">
        <w:rPr>
          <w:i/>
          <w:noProof/>
        </w:rPr>
        <w:t>, et al.</w:t>
      </w:r>
      <w:r w:rsidRPr="003803E3">
        <w:rPr>
          <w:noProof/>
        </w:rPr>
        <w:t xml:space="preserve"> (2015) A disease module in the interactome explains disease heterogeneity, drug response and captures novel pathways and genes in asthma. </w:t>
      </w:r>
      <w:r w:rsidRPr="003803E3">
        <w:rPr>
          <w:i/>
          <w:noProof/>
        </w:rPr>
        <w:t>Hum Mol Genet</w:t>
      </w:r>
      <w:r w:rsidRPr="003803E3">
        <w:rPr>
          <w:noProof/>
        </w:rPr>
        <w:t xml:space="preserve"> 24(11):3005-3020.</w:t>
      </w:r>
    </w:p>
    <w:p w14:paraId="3D051290" w14:textId="77777777" w:rsidR="003803E3" w:rsidRPr="003803E3" w:rsidRDefault="003803E3" w:rsidP="003803E3">
      <w:pPr>
        <w:pStyle w:val="EndNoteBibliography"/>
        <w:ind w:left="720" w:hanging="720"/>
        <w:rPr>
          <w:noProof/>
        </w:rPr>
      </w:pPr>
      <w:r w:rsidRPr="003803E3">
        <w:rPr>
          <w:noProof/>
        </w:rPr>
        <w:t>47.</w:t>
      </w:r>
      <w:r w:rsidRPr="003803E3">
        <w:rPr>
          <w:noProof/>
        </w:rPr>
        <w:tab/>
        <w:t>Barrenas F</w:t>
      </w:r>
      <w:r w:rsidRPr="003803E3">
        <w:rPr>
          <w:i/>
          <w:noProof/>
        </w:rPr>
        <w:t>, et al.</w:t>
      </w:r>
      <w:r w:rsidRPr="003803E3">
        <w:rPr>
          <w:noProof/>
        </w:rPr>
        <w:t xml:space="preserve"> (2012) Highly interconnected genes in disease-specific networks are enriched for disease-associated polymorphisms. </w:t>
      </w:r>
      <w:r w:rsidRPr="003803E3">
        <w:rPr>
          <w:i/>
          <w:noProof/>
        </w:rPr>
        <w:t>Genome Biol</w:t>
      </w:r>
      <w:r w:rsidRPr="003803E3">
        <w:rPr>
          <w:noProof/>
        </w:rPr>
        <w:t xml:space="preserve"> 13(6):R46.</w:t>
      </w:r>
    </w:p>
    <w:p w14:paraId="4FB4C700" w14:textId="77777777" w:rsidR="003803E3" w:rsidRPr="003803E3" w:rsidRDefault="003803E3" w:rsidP="003803E3">
      <w:pPr>
        <w:pStyle w:val="EndNoteBibliography"/>
        <w:ind w:left="720" w:hanging="720"/>
        <w:rPr>
          <w:noProof/>
        </w:rPr>
      </w:pPr>
      <w:r w:rsidRPr="003803E3">
        <w:rPr>
          <w:noProof/>
        </w:rPr>
        <w:t>48.</w:t>
      </w:r>
      <w:r w:rsidRPr="003803E3">
        <w:rPr>
          <w:noProof/>
        </w:rPr>
        <w:tab/>
        <w:t>Gustafsson M</w:t>
      </w:r>
      <w:r w:rsidRPr="003803E3">
        <w:rPr>
          <w:i/>
          <w:noProof/>
        </w:rPr>
        <w:t>, et al.</w:t>
      </w:r>
      <w:r w:rsidRPr="003803E3">
        <w:rPr>
          <w:noProof/>
        </w:rPr>
        <w:t xml:space="preserve"> (2014) Integrated genomic and prospective clinical studies show the importance of modular pleiotropy for disease susceptibility, diagnosis and treatment. </w:t>
      </w:r>
      <w:r w:rsidRPr="003803E3">
        <w:rPr>
          <w:i/>
          <w:noProof/>
        </w:rPr>
        <w:t>Genome Med</w:t>
      </w:r>
      <w:r w:rsidRPr="003803E3">
        <w:rPr>
          <w:noProof/>
        </w:rPr>
        <w:t xml:space="preserve"> 6(2):17.</w:t>
      </w:r>
    </w:p>
    <w:p w14:paraId="114E6A37" w14:textId="77777777" w:rsidR="003803E3" w:rsidRPr="003803E3" w:rsidRDefault="003803E3" w:rsidP="003803E3">
      <w:pPr>
        <w:pStyle w:val="EndNoteBibliography"/>
        <w:ind w:left="720" w:hanging="720"/>
        <w:rPr>
          <w:noProof/>
        </w:rPr>
      </w:pPr>
      <w:r w:rsidRPr="003803E3">
        <w:rPr>
          <w:noProof/>
        </w:rPr>
        <w:t>49.</w:t>
      </w:r>
      <w:r w:rsidRPr="003803E3">
        <w:rPr>
          <w:noProof/>
        </w:rPr>
        <w:tab/>
        <w:t>Menche J</w:t>
      </w:r>
      <w:r w:rsidRPr="003803E3">
        <w:rPr>
          <w:i/>
          <w:noProof/>
        </w:rPr>
        <w:t>, et al.</w:t>
      </w:r>
      <w:r w:rsidRPr="003803E3">
        <w:rPr>
          <w:noProof/>
        </w:rPr>
        <w:t xml:space="preserve"> (2015) Disease networks. Uncovering disease-disease relationships through the incomplete interactome. </w:t>
      </w:r>
      <w:r w:rsidRPr="003803E3">
        <w:rPr>
          <w:i/>
          <w:noProof/>
        </w:rPr>
        <w:t>Science</w:t>
      </w:r>
      <w:r w:rsidRPr="003803E3">
        <w:rPr>
          <w:noProof/>
        </w:rPr>
        <w:t xml:space="preserve"> 347(6224):1257601.</w:t>
      </w:r>
    </w:p>
    <w:p w14:paraId="218C1C10" w14:textId="77777777" w:rsidR="003803E3" w:rsidRPr="003803E3" w:rsidRDefault="003803E3" w:rsidP="003803E3">
      <w:pPr>
        <w:pStyle w:val="EndNoteBibliography"/>
        <w:ind w:left="720" w:hanging="720"/>
        <w:rPr>
          <w:noProof/>
        </w:rPr>
      </w:pPr>
      <w:r w:rsidRPr="003803E3">
        <w:rPr>
          <w:noProof/>
        </w:rPr>
        <w:t>50.</w:t>
      </w:r>
      <w:r w:rsidRPr="003803E3">
        <w:rPr>
          <w:noProof/>
        </w:rPr>
        <w:tab/>
        <w:t>Tatusov RL</w:t>
      </w:r>
      <w:r w:rsidRPr="003803E3">
        <w:rPr>
          <w:i/>
          <w:noProof/>
        </w:rPr>
        <w:t>, et al.</w:t>
      </w:r>
      <w:r w:rsidRPr="003803E3">
        <w:rPr>
          <w:noProof/>
        </w:rPr>
        <w:t xml:space="preserve"> (2003) The COG database: an updated version includes eukaryotes. </w:t>
      </w:r>
      <w:r w:rsidRPr="003803E3">
        <w:rPr>
          <w:i/>
          <w:noProof/>
        </w:rPr>
        <w:t>BMC bioinformatics</w:t>
      </w:r>
      <w:r w:rsidRPr="003803E3">
        <w:rPr>
          <w:noProof/>
        </w:rPr>
        <w:t xml:space="preserve"> 4:41.</w:t>
      </w:r>
    </w:p>
    <w:p w14:paraId="2075171F" w14:textId="77777777" w:rsidR="003803E3" w:rsidRPr="003803E3" w:rsidRDefault="003803E3" w:rsidP="003803E3">
      <w:pPr>
        <w:pStyle w:val="EndNoteBibliography"/>
        <w:ind w:left="720" w:hanging="720"/>
        <w:rPr>
          <w:noProof/>
        </w:rPr>
      </w:pPr>
      <w:r w:rsidRPr="003803E3">
        <w:rPr>
          <w:noProof/>
        </w:rPr>
        <w:t>51.</w:t>
      </w:r>
      <w:r w:rsidRPr="003803E3">
        <w:rPr>
          <w:noProof/>
        </w:rPr>
        <w:tab/>
        <w:t>Franceschini A</w:t>
      </w:r>
      <w:r w:rsidRPr="003803E3">
        <w:rPr>
          <w:i/>
          <w:noProof/>
        </w:rPr>
        <w:t>, et al.</w:t>
      </w:r>
      <w:r w:rsidRPr="003803E3">
        <w:rPr>
          <w:noProof/>
        </w:rPr>
        <w:t xml:space="preserve"> (2013) STRING v9.1: protein-protein interaction networks, with increased coverage and integration. </w:t>
      </w:r>
      <w:r w:rsidRPr="003803E3">
        <w:rPr>
          <w:i/>
          <w:noProof/>
        </w:rPr>
        <w:t>Nucleic acids research</w:t>
      </w:r>
      <w:r w:rsidRPr="003803E3">
        <w:rPr>
          <w:noProof/>
        </w:rPr>
        <w:t xml:space="preserve"> 41(Database issue):D808-815.</w:t>
      </w:r>
    </w:p>
    <w:p w14:paraId="1D3ECB01" w14:textId="77777777" w:rsidR="003803E3" w:rsidRPr="003803E3" w:rsidRDefault="003803E3" w:rsidP="003803E3">
      <w:pPr>
        <w:pStyle w:val="EndNoteBibliography"/>
        <w:ind w:left="720" w:hanging="720"/>
        <w:rPr>
          <w:noProof/>
        </w:rPr>
      </w:pPr>
      <w:r w:rsidRPr="003803E3">
        <w:rPr>
          <w:noProof/>
        </w:rPr>
        <w:t>52.</w:t>
      </w:r>
      <w:r w:rsidRPr="003803E3">
        <w:rPr>
          <w:noProof/>
        </w:rPr>
        <w:tab/>
        <w:t xml:space="preserve">Brito AF &amp; Pinney JW (2017) Protein-Protein Interactions in Virus-Host Systems. </w:t>
      </w:r>
      <w:r w:rsidRPr="003803E3">
        <w:rPr>
          <w:i/>
          <w:noProof/>
        </w:rPr>
        <w:t>Front Microbiol</w:t>
      </w:r>
      <w:r w:rsidRPr="003803E3">
        <w:rPr>
          <w:noProof/>
        </w:rPr>
        <w:t xml:space="preserve"> 8:1557.</w:t>
      </w:r>
    </w:p>
    <w:p w14:paraId="06AE6940" w14:textId="77777777" w:rsidR="003803E3" w:rsidRPr="003803E3" w:rsidRDefault="003803E3" w:rsidP="003803E3">
      <w:pPr>
        <w:pStyle w:val="EndNoteBibliography"/>
        <w:ind w:left="720" w:hanging="720"/>
        <w:rPr>
          <w:noProof/>
        </w:rPr>
      </w:pPr>
      <w:r w:rsidRPr="003803E3">
        <w:rPr>
          <w:noProof/>
        </w:rPr>
        <w:t>53.</w:t>
      </w:r>
      <w:r w:rsidRPr="003803E3">
        <w:rPr>
          <w:noProof/>
        </w:rPr>
        <w:tab/>
        <w:t xml:space="preserve">Navratil V, de Chassey B, Combe CR, &amp; Lotteau V (2011) When the human viral infectome and diseasome networks collide: towards a systems biology platform for the aetiology of human diseases. </w:t>
      </w:r>
      <w:r w:rsidRPr="003803E3">
        <w:rPr>
          <w:i/>
          <w:noProof/>
        </w:rPr>
        <w:t>BMC Syst Biol</w:t>
      </w:r>
      <w:r w:rsidRPr="003803E3">
        <w:rPr>
          <w:noProof/>
        </w:rPr>
        <w:t xml:space="preserve"> 5:13.</w:t>
      </w:r>
    </w:p>
    <w:p w14:paraId="1CC6CC52" w14:textId="77777777" w:rsidR="003803E3" w:rsidRPr="003803E3" w:rsidRDefault="003803E3" w:rsidP="003803E3">
      <w:pPr>
        <w:pStyle w:val="EndNoteBibliography"/>
        <w:ind w:left="720" w:hanging="720"/>
        <w:rPr>
          <w:noProof/>
        </w:rPr>
      </w:pPr>
      <w:r w:rsidRPr="003803E3">
        <w:rPr>
          <w:noProof/>
        </w:rPr>
        <w:lastRenderedPageBreak/>
        <w:t>54.</w:t>
      </w:r>
      <w:r w:rsidRPr="003803E3">
        <w:rPr>
          <w:noProof/>
        </w:rPr>
        <w:tab/>
        <w:t xml:space="preserve">Morales-Sanchez A &amp; Fuentes-Panana EM (2014) Human viruses and cancer. </w:t>
      </w:r>
      <w:r w:rsidRPr="003803E3">
        <w:rPr>
          <w:i/>
          <w:noProof/>
        </w:rPr>
        <w:t>Viruses</w:t>
      </w:r>
      <w:r w:rsidRPr="003803E3">
        <w:rPr>
          <w:noProof/>
        </w:rPr>
        <w:t xml:space="preserve"> 6(10):4047-4079.</w:t>
      </w:r>
    </w:p>
    <w:p w14:paraId="34ED68B5" w14:textId="77777777" w:rsidR="003803E3" w:rsidRPr="003803E3" w:rsidRDefault="003803E3" w:rsidP="003803E3">
      <w:pPr>
        <w:pStyle w:val="EndNoteBibliography"/>
        <w:ind w:left="720" w:hanging="720"/>
        <w:rPr>
          <w:noProof/>
        </w:rPr>
      </w:pPr>
      <w:r w:rsidRPr="003803E3">
        <w:rPr>
          <w:noProof/>
        </w:rPr>
        <w:t>55.</w:t>
      </w:r>
      <w:r w:rsidRPr="003803E3">
        <w:rPr>
          <w:noProof/>
        </w:rPr>
        <w:tab/>
        <w:t>Gulbahce N</w:t>
      </w:r>
      <w:r w:rsidRPr="003803E3">
        <w:rPr>
          <w:i/>
          <w:noProof/>
        </w:rPr>
        <w:t>, et al.</w:t>
      </w:r>
      <w:r w:rsidRPr="003803E3">
        <w:rPr>
          <w:noProof/>
        </w:rPr>
        <w:t xml:space="preserve"> (2012) Viral perturbations of host networks reflect disease etiology. </w:t>
      </w:r>
      <w:r w:rsidRPr="003803E3">
        <w:rPr>
          <w:i/>
          <w:noProof/>
        </w:rPr>
        <w:t>PLoS Comput Biol</w:t>
      </w:r>
      <w:r w:rsidRPr="003803E3">
        <w:rPr>
          <w:noProof/>
        </w:rPr>
        <w:t xml:space="preserve"> 8(6):e1002531.</w:t>
      </w:r>
    </w:p>
    <w:p w14:paraId="7ED5F757" w14:textId="77777777" w:rsidR="003803E3" w:rsidRPr="003803E3" w:rsidRDefault="003803E3" w:rsidP="003803E3">
      <w:pPr>
        <w:pStyle w:val="EndNoteBibliography"/>
        <w:ind w:left="720" w:hanging="720"/>
        <w:rPr>
          <w:noProof/>
        </w:rPr>
      </w:pPr>
      <w:r w:rsidRPr="003803E3">
        <w:rPr>
          <w:noProof/>
        </w:rPr>
        <w:t>56.</w:t>
      </w:r>
      <w:r w:rsidRPr="003803E3">
        <w:rPr>
          <w:noProof/>
        </w:rPr>
        <w:tab/>
        <w:t>Thai M</w:t>
      </w:r>
      <w:r w:rsidRPr="003803E3">
        <w:rPr>
          <w:i/>
          <w:noProof/>
        </w:rPr>
        <w:t>, et al.</w:t>
      </w:r>
      <w:r w:rsidRPr="003803E3">
        <w:rPr>
          <w:noProof/>
        </w:rPr>
        <w:t xml:space="preserve"> (2014) Adenovirus E4ORF1-induced MYC activation promotes host cell anabolic glucose metabolism and virus replication. </w:t>
      </w:r>
      <w:r w:rsidRPr="003803E3">
        <w:rPr>
          <w:i/>
          <w:noProof/>
        </w:rPr>
        <w:t>Cell Metab</w:t>
      </w:r>
      <w:r w:rsidRPr="003803E3">
        <w:rPr>
          <w:noProof/>
        </w:rPr>
        <w:t xml:space="preserve"> 19(4):694-701.</w:t>
      </w:r>
    </w:p>
    <w:p w14:paraId="27F7C372" w14:textId="77777777" w:rsidR="003803E3" w:rsidRPr="003803E3" w:rsidRDefault="003803E3" w:rsidP="003803E3">
      <w:pPr>
        <w:pStyle w:val="EndNoteBibliography"/>
        <w:ind w:left="720" w:hanging="720"/>
        <w:rPr>
          <w:noProof/>
        </w:rPr>
      </w:pPr>
      <w:r w:rsidRPr="003803E3">
        <w:rPr>
          <w:noProof/>
        </w:rPr>
        <w:t>57.</w:t>
      </w:r>
      <w:r w:rsidRPr="003803E3">
        <w:rPr>
          <w:noProof/>
        </w:rPr>
        <w:tab/>
        <w:t xml:space="preserve">Miyake-Stoner SJ &amp; O'Shea CC (2014) Metabolism goes viral. </w:t>
      </w:r>
      <w:r w:rsidRPr="003803E3">
        <w:rPr>
          <w:i/>
          <w:noProof/>
        </w:rPr>
        <w:t>Cell Metab</w:t>
      </w:r>
      <w:r w:rsidRPr="003803E3">
        <w:rPr>
          <w:noProof/>
        </w:rPr>
        <w:t xml:space="preserve"> 19(4):549-550.</w:t>
      </w:r>
    </w:p>
    <w:p w14:paraId="2F99412B" w14:textId="77777777" w:rsidR="003803E3" w:rsidRPr="003803E3" w:rsidRDefault="003803E3" w:rsidP="003803E3">
      <w:pPr>
        <w:pStyle w:val="EndNoteBibliography"/>
        <w:ind w:left="720" w:hanging="720"/>
        <w:rPr>
          <w:noProof/>
        </w:rPr>
      </w:pPr>
      <w:r w:rsidRPr="003803E3">
        <w:rPr>
          <w:noProof/>
        </w:rPr>
        <w:t>58.</w:t>
      </w:r>
      <w:r w:rsidRPr="003803E3">
        <w:rPr>
          <w:noProof/>
        </w:rPr>
        <w:tab/>
        <w:t xml:space="preserve">Christiaansen A, Varga SM, &amp; Spencer JV (2015) Viral manipulation of the host immune response. </w:t>
      </w:r>
      <w:r w:rsidRPr="003803E3">
        <w:rPr>
          <w:i/>
          <w:noProof/>
        </w:rPr>
        <w:t>Curr Opin Immunol</w:t>
      </w:r>
      <w:r w:rsidRPr="003803E3">
        <w:rPr>
          <w:noProof/>
        </w:rPr>
        <w:t xml:space="preserve"> 36:54-60.</w:t>
      </w:r>
    </w:p>
    <w:p w14:paraId="266213B2" w14:textId="77777777" w:rsidR="003803E3" w:rsidRPr="003803E3" w:rsidRDefault="003803E3" w:rsidP="003803E3">
      <w:pPr>
        <w:pStyle w:val="EndNoteBibliography"/>
        <w:ind w:left="720" w:hanging="720"/>
        <w:rPr>
          <w:noProof/>
        </w:rPr>
      </w:pPr>
      <w:r w:rsidRPr="003803E3">
        <w:rPr>
          <w:noProof/>
        </w:rPr>
        <w:t>59.</w:t>
      </w:r>
      <w:r w:rsidRPr="003803E3">
        <w:rPr>
          <w:noProof/>
        </w:rPr>
        <w:tab/>
        <w:t xml:space="preserve">Boppana SB &amp; Fowler KB (2007) Persistence in the population: epidemiology and transmisson. </w:t>
      </w:r>
      <w:r w:rsidRPr="003803E3">
        <w:rPr>
          <w:i/>
          <w:noProof/>
        </w:rPr>
        <w:t>Human Herpesviruses: Biology, Therapy, and Immunoprophylaxis</w:t>
      </w:r>
      <w:r w:rsidRPr="003803E3">
        <w:rPr>
          <w:noProof/>
        </w:rPr>
        <w:t>, eds Arvin A, Campadelli-Fiume G, Mocarski E, Moore PS, Roizman B, Whitley R, &amp; Yamanishi KCambridge).</w:t>
      </w:r>
    </w:p>
    <w:p w14:paraId="083D3C0C" w14:textId="77777777" w:rsidR="003803E3" w:rsidRPr="003803E3" w:rsidRDefault="003803E3" w:rsidP="003803E3">
      <w:pPr>
        <w:pStyle w:val="EndNoteBibliography"/>
        <w:ind w:left="720" w:hanging="720"/>
        <w:rPr>
          <w:noProof/>
        </w:rPr>
      </w:pPr>
      <w:r w:rsidRPr="003803E3">
        <w:rPr>
          <w:noProof/>
        </w:rPr>
        <w:t>60.</w:t>
      </w:r>
      <w:r w:rsidRPr="003803E3">
        <w:rPr>
          <w:noProof/>
        </w:rPr>
        <w:tab/>
        <w:t>Burrel S</w:t>
      </w:r>
      <w:r w:rsidRPr="003803E3">
        <w:rPr>
          <w:i/>
          <w:noProof/>
        </w:rPr>
        <w:t>, et al.</w:t>
      </w:r>
      <w:r w:rsidRPr="003803E3">
        <w:rPr>
          <w:noProof/>
        </w:rPr>
        <w:t xml:space="preserve"> (2017) Ancient Recombination Events between Human Herpes Simplex Viruses. </w:t>
      </w:r>
      <w:r w:rsidRPr="003803E3">
        <w:rPr>
          <w:i/>
          <w:noProof/>
        </w:rPr>
        <w:t>Mol Biol Evol</w:t>
      </w:r>
      <w:r w:rsidRPr="003803E3">
        <w:rPr>
          <w:noProof/>
        </w:rPr>
        <w:t xml:space="preserve"> 34(7):1713-1721.</w:t>
      </w:r>
    </w:p>
    <w:p w14:paraId="17B0E051" w14:textId="77777777" w:rsidR="003803E3" w:rsidRPr="003803E3" w:rsidRDefault="003803E3" w:rsidP="003803E3">
      <w:pPr>
        <w:pStyle w:val="EndNoteBibliography"/>
        <w:ind w:left="720" w:hanging="720"/>
        <w:rPr>
          <w:noProof/>
        </w:rPr>
      </w:pPr>
      <w:r w:rsidRPr="003803E3">
        <w:rPr>
          <w:noProof/>
        </w:rPr>
        <w:t>61.</w:t>
      </w:r>
      <w:r w:rsidRPr="003803E3">
        <w:rPr>
          <w:noProof/>
        </w:rPr>
        <w:tab/>
        <w:t xml:space="preserve">Johnston C, Gottlieb SL, &amp; Wald A (2016) Status of vaccine research and development of vaccines for herpes simplex virus. </w:t>
      </w:r>
      <w:r w:rsidRPr="003803E3">
        <w:rPr>
          <w:i/>
          <w:noProof/>
        </w:rPr>
        <w:t>Vaccine</w:t>
      </w:r>
      <w:r w:rsidRPr="003803E3">
        <w:rPr>
          <w:noProof/>
        </w:rPr>
        <w:t xml:space="preserve"> 34(26):2948-2952.</w:t>
      </w:r>
    </w:p>
    <w:p w14:paraId="721F2EC0" w14:textId="77777777" w:rsidR="003803E3" w:rsidRPr="003803E3" w:rsidRDefault="003803E3" w:rsidP="003803E3">
      <w:pPr>
        <w:pStyle w:val="EndNoteBibliography"/>
        <w:ind w:left="720" w:hanging="720"/>
        <w:rPr>
          <w:noProof/>
        </w:rPr>
      </w:pPr>
      <w:r w:rsidRPr="003803E3">
        <w:rPr>
          <w:noProof/>
        </w:rPr>
        <w:t>62.</w:t>
      </w:r>
      <w:r w:rsidRPr="003803E3">
        <w:rPr>
          <w:noProof/>
        </w:rPr>
        <w:tab/>
        <w:t>Looker KJ</w:t>
      </w:r>
      <w:r w:rsidRPr="003803E3">
        <w:rPr>
          <w:i/>
          <w:noProof/>
        </w:rPr>
        <w:t>, et al.</w:t>
      </w:r>
      <w:r w:rsidRPr="003803E3">
        <w:rPr>
          <w:noProof/>
        </w:rPr>
        <w:t xml:space="preserve"> (2015) Global and Regional Estimates of Prevalent and Incident Herpes Simplex Virus Type 1 Infections in 2012. </w:t>
      </w:r>
      <w:r w:rsidRPr="003803E3">
        <w:rPr>
          <w:i/>
          <w:noProof/>
        </w:rPr>
        <w:t>PLoS One</w:t>
      </w:r>
      <w:r w:rsidRPr="003803E3">
        <w:rPr>
          <w:noProof/>
        </w:rPr>
        <w:t xml:space="preserve"> 10(10):e0140765.</w:t>
      </w:r>
    </w:p>
    <w:p w14:paraId="7C53C9BA" w14:textId="77777777" w:rsidR="003803E3" w:rsidRPr="003803E3" w:rsidRDefault="003803E3" w:rsidP="003803E3">
      <w:pPr>
        <w:pStyle w:val="EndNoteBibliography"/>
        <w:ind w:left="720" w:hanging="720"/>
        <w:rPr>
          <w:noProof/>
        </w:rPr>
      </w:pPr>
      <w:r w:rsidRPr="003803E3">
        <w:rPr>
          <w:noProof/>
        </w:rPr>
        <w:t>63.</w:t>
      </w:r>
      <w:r w:rsidRPr="003803E3">
        <w:rPr>
          <w:noProof/>
        </w:rPr>
        <w:tab/>
        <w:t xml:space="preserve">Szucs TD, Berger K, Fisman DN, &amp; Harbarth S (2001) The estimated economic burden of genital herpes in the United States. An analysis using two costing approaches. </w:t>
      </w:r>
      <w:r w:rsidRPr="003803E3">
        <w:rPr>
          <w:i/>
          <w:noProof/>
        </w:rPr>
        <w:t>BMC Infect Dis</w:t>
      </w:r>
      <w:r w:rsidRPr="003803E3">
        <w:rPr>
          <w:noProof/>
        </w:rPr>
        <w:t xml:space="preserve"> 1:5.</w:t>
      </w:r>
    </w:p>
    <w:p w14:paraId="76B37B0F" w14:textId="77777777" w:rsidR="003803E3" w:rsidRPr="003803E3" w:rsidRDefault="003803E3" w:rsidP="003803E3">
      <w:pPr>
        <w:pStyle w:val="EndNoteBibliography"/>
        <w:ind w:left="720" w:hanging="720"/>
        <w:rPr>
          <w:noProof/>
        </w:rPr>
      </w:pPr>
      <w:r w:rsidRPr="003803E3">
        <w:rPr>
          <w:noProof/>
        </w:rPr>
        <w:t>64.</w:t>
      </w:r>
      <w:r w:rsidRPr="003803E3">
        <w:rPr>
          <w:noProof/>
        </w:rPr>
        <w:tab/>
        <w:t>Menzies NA</w:t>
      </w:r>
      <w:r w:rsidRPr="003803E3">
        <w:rPr>
          <w:i/>
          <w:noProof/>
        </w:rPr>
        <w:t>, et al.</w:t>
      </w:r>
      <w:r w:rsidRPr="003803E3">
        <w:rPr>
          <w:noProof/>
        </w:rPr>
        <w:t xml:space="preserve"> (2011) The cost of providing comprehensive HIV treatment in PEPFAR-supported programs. </w:t>
      </w:r>
      <w:r w:rsidRPr="003803E3">
        <w:rPr>
          <w:i/>
          <w:noProof/>
        </w:rPr>
        <w:t>AIDS</w:t>
      </w:r>
      <w:r w:rsidRPr="003803E3">
        <w:rPr>
          <w:noProof/>
        </w:rPr>
        <w:t xml:space="preserve"> 25(14):1753-1760.</w:t>
      </w:r>
    </w:p>
    <w:p w14:paraId="23ED9837" w14:textId="77777777" w:rsidR="003803E3" w:rsidRPr="003803E3" w:rsidRDefault="003803E3" w:rsidP="003803E3">
      <w:pPr>
        <w:pStyle w:val="EndNoteBibliography"/>
        <w:ind w:left="720" w:hanging="720"/>
        <w:rPr>
          <w:noProof/>
        </w:rPr>
      </w:pPr>
      <w:r w:rsidRPr="003803E3">
        <w:rPr>
          <w:noProof/>
        </w:rPr>
        <w:t>65.</w:t>
      </w:r>
      <w:r w:rsidRPr="003803E3">
        <w:rPr>
          <w:noProof/>
        </w:rPr>
        <w:tab/>
        <w:t xml:space="preserve">Johnson NP &amp; Mueller J (2002) Updating the accounts: global mortality of the 1918-1920 "Spanish" influenza pandemic. </w:t>
      </w:r>
      <w:r w:rsidRPr="003803E3">
        <w:rPr>
          <w:i/>
          <w:noProof/>
        </w:rPr>
        <w:t>Bull Hist Med</w:t>
      </w:r>
      <w:r w:rsidRPr="003803E3">
        <w:rPr>
          <w:noProof/>
        </w:rPr>
        <w:t xml:space="preserve"> 76(1):105-115.</w:t>
      </w:r>
    </w:p>
    <w:p w14:paraId="42605326" w14:textId="77777777" w:rsidR="003803E3" w:rsidRPr="003803E3" w:rsidRDefault="003803E3" w:rsidP="003803E3">
      <w:pPr>
        <w:pStyle w:val="EndNoteBibliography"/>
        <w:ind w:left="720" w:hanging="720"/>
        <w:rPr>
          <w:noProof/>
        </w:rPr>
      </w:pPr>
      <w:r w:rsidRPr="003803E3">
        <w:rPr>
          <w:noProof/>
        </w:rPr>
        <w:t>66.</w:t>
      </w:r>
      <w:r w:rsidRPr="003803E3">
        <w:rPr>
          <w:noProof/>
        </w:rPr>
        <w:tab/>
        <w:t xml:space="preserve">Merson MH, O'Malley J, Serwadda D, &amp; Apisuk C (2008) The history and challenge of HIV prevention. </w:t>
      </w:r>
      <w:r w:rsidRPr="003803E3">
        <w:rPr>
          <w:i/>
          <w:noProof/>
        </w:rPr>
        <w:t>Lancet</w:t>
      </w:r>
      <w:r w:rsidRPr="003803E3">
        <w:rPr>
          <w:noProof/>
        </w:rPr>
        <w:t xml:space="preserve"> 372(9637):475-488.</w:t>
      </w:r>
    </w:p>
    <w:p w14:paraId="57E26754" w14:textId="77777777" w:rsidR="003803E3" w:rsidRPr="003803E3" w:rsidRDefault="003803E3" w:rsidP="003803E3">
      <w:pPr>
        <w:pStyle w:val="EndNoteBibliography"/>
        <w:ind w:left="720" w:hanging="720"/>
        <w:rPr>
          <w:noProof/>
        </w:rPr>
      </w:pPr>
      <w:r w:rsidRPr="003803E3">
        <w:rPr>
          <w:noProof/>
        </w:rPr>
        <w:t>67.</w:t>
      </w:r>
      <w:r w:rsidRPr="003803E3">
        <w:rPr>
          <w:noProof/>
        </w:rPr>
        <w:tab/>
        <w:t>Molinari NA</w:t>
      </w:r>
      <w:r w:rsidRPr="003803E3">
        <w:rPr>
          <w:i/>
          <w:noProof/>
        </w:rPr>
        <w:t>, et al.</w:t>
      </w:r>
      <w:r w:rsidRPr="003803E3">
        <w:rPr>
          <w:noProof/>
        </w:rPr>
        <w:t xml:space="preserve"> (2007) The annual impact of seasonal influenza in the US: measuring disease burden and costs. </w:t>
      </w:r>
      <w:r w:rsidRPr="003803E3">
        <w:rPr>
          <w:i/>
          <w:noProof/>
        </w:rPr>
        <w:t>Vaccine</w:t>
      </w:r>
      <w:r w:rsidRPr="003803E3">
        <w:rPr>
          <w:noProof/>
        </w:rPr>
        <w:t xml:space="preserve"> 25(27):5086-5096.</w:t>
      </w:r>
    </w:p>
    <w:p w14:paraId="7DD548D9" w14:textId="77777777" w:rsidR="003803E3" w:rsidRPr="003803E3" w:rsidRDefault="003803E3" w:rsidP="003803E3">
      <w:pPr>
        <w:pStyle w:val="EndNoteBibliography"/>
        <w:ind w:left="720" w:hanging="720"/>
        <w:rPr>
          <w:noProof/>
        </w:rPr>
      </w:pPr>
      <w:r w:rsidRPr="003803E3">
        <w:rPr>
          <w:noProof/>
        </w:rPr>
        <w:t>68.</w:t>
      </w:r>
      <w:r w:rsidRPr="003803E3">
        <w:rPr>
          <w:noProof/>
        </w:rPr>
        <w:tab/>
        <w:t>Patel MK</w:t>
      </w:r>
      <w:r w:rsidRPr="003803E3">
        <w:rPr>
          <w:i/>
          <w:noProof/>
        </w:rPr>
        <w:t>, et al.</w:t>
      </w:r>
      <w:r w:rsidRPr="003803E3">
        <w:rPr>
          <w:noProof/>
        </w:rPr>
        <w:t xml:space="preserve"> (2016) Progress Toward Regional Measles Elimination - Worldwide, 2000-2015. </w:t>
      </w:r>
      <w:r w:rsidRPr="003803E3">
        <w:rPr>
          <w:i/>
          <w:noProof/>
        </w:rPr>
        <w:t>MMWR Morb Mortal Wkly Rep</w:t>
      </w:r>
      <w:r w:rsidRPr="003803E3">
        <w:rPr>
          <w:noProof/>
        </w:rPr>
        <w:t xml:space="preserve"> 65(44):1228-1233.</w:t>
      </w:r>
    </w:p>
    <w:p w14:paraId="383AB546" w14:textId="77777777" w:rsidR="003803E3" w:rsidRPr="003803E3" w:rsidRDefault="003803E3" w:rsidP="003803E3">
      <w:pPr>
        <w:pStyle w:val="EndNoteBibliography"/>
        <w:ind w:left="720" w:hanging="720"/>
        <w:rPr>
          <w:noProof/>
        </w:rPr>
      </w:pPr>
      <w:r w:rsidRPr="003803E3">
        <w:rPr>
          <w:noProof/>
        </w:rPr>
        <w:t>69.</w:t>
      </w:r>
      <w:r w:rsidRPr="003803E3">
        <w:rPr>
          <w:noProof/>
        </w:rPr>
        <w:tab/>
        <w:t xml:space="preserve">Wong JB, McQuillan GM, McHutchison JG, &amp; Poynard T (2000) Estimating future hepatitis C morbidity, mortality, and costs in the United States. </w:t>
      </w:r>
      <w:r w:rsidRPr="003803E3">
        <w:rPr>
          <w:i/>
          <w:noProof/>
        </w:rPr>
        <w:t>Am J Public Health</w:t>
      </w:r>
      <w:r w:rsidRPr="003803E3">
        <w:rPr>
          <w:noProof/>
        </w:rPr>
        <w:t xml:space="preserve"> 90(10):1562-1569.</w:t>
      </w:r>
    </w:p>
    <w:p w14:paraId="132AD435" w14:textId="77777777" w:rsidR="003803E3" w:rsidRPr="003803E3" w:rsidRDefault="003803E3" w:rsidP="003803E3">
      <w:pPr>
        <w:pStyle w:val="EndNoteBibliography"/>
        <w:ind w:left="720" w:hanging="720"/>
        <w:rPr>
          <w:noProof/>
        </w:rPr>
      </w:pPr>
      <w:r w:rsidRPr="003803E3">
        <w:rPr>
          <w:noProof/>
        </w:rPr>
        <w:t>70.</w:t>
      </w:r>
      <w:r w:rsidRPr="003803E3">
        <w:rPr>
          <w:noProof/>
        </w:rPr>
        <w:tab/>
        <w:t xml:space="preserve">Wang H &amp; Collaborators GBoD (2016) Global, regional, and national life expectancy, all-cause mortality, and cause-specific mortality for 249 causes of death, 1980-2015: a systematic analysis for the Global Burden of Disease Study 2015. </w:t>
      </w:r>
      <w:r w:rsidRPr="003803E3">
        <w:rPr>
          <w:i/>
          <w:noProof/>
        </w:rPr>
        <w:t>Lancet</w:t>
      </w:r>
      <w:r w:rsidRPr="003803E3">
        <w:rPr>
          <w:noProof/>
        </w:rPr>
        <w:t xml:space="preserve"> 388(10053):1459-1544.</w:t>
      </w:r>
    </w:p>
    <w:p w14:paraId="54D8947A" w14:textId="77777777" w:rsidR="003803E3" w:rsidRPr="003803E3" w:rsidRDefault="003803E3" w:rsidP="003803E3">
      <w:pPr>
        <w:pStyle w:val="EndNoteBibliography"/>
        <w:ind w:left="720" w:hanging="720"/>
        <w:rPr>
          <w:noProof/>
        </w:rPr>
      </w:pPr>
      <w:r w:rsidRPr="003803E3">
        <w:rPr>
          <w:noProof/>
        </w:rPr>
        <w:t>71.</w:t>
      </w:r>
      <w:r w:rsidRPr="003803E3">
        <w:rPr>
          <w:noProof/>
        </w:rPr>
        <w:tab/>
        <w:t xml:space="preserve">Maynard JE (1990) Hepatitis B: global importance and need for control. </w:t>
      </w:r>
      <w:r w:rsidRPr="003803E3">
        <w:rPr>
          <w:i/>
          <w:noProof/>
        </w:rPr>
        <w:t>Vaccine</w:t>
      </w:r>
      <w:r w:rsidRPr="003803E3">
        <w:rPr>
          <w:noProof/>
        </w:rPr>
        <w:t xml:space="preserve"> 8 Suppl:S18-20; discussion S21-13.</w:t>
      </w:r>
    </w:p>
    <w:p w14:paraId="63AF06D0" w14:textId="77777777" w:rsidR="003803E3" w:rsidRPr="003803E3" w:rsidRDefault="003803E3" w:rsidP="003803E3">
      <w:pPr>
        <w:pStyle w:val="EndNoteBibliography"/>
        <w:ind w:left="720" w:hanging="720"/>
        <w:rPr>
          <w:noProof/>
        </w:rPr>
      </w:pPr>
      <w:r w:rsidRPr="003803E3">
        <w:rPr>
          <w:noProof/>
        </w:rPr>
        <w:lastRenderedPageBreak/>
        <w:t>72.</w:t>
      </w:r>
      <w:r w:rsidRPr="003803E3">
        <w:rPr>
          <w:noProof/>
        </w:rPr>
        <w:tab/>
        <w:t xml:space="preserve">Ott JJ, Stevens GA, Groeger J, &amp; Wiersma ST (2012) Global epidemiology of hepatitis B virus infection: new estimates of age-specific HBsAg seroprevalence and endemicity. </w:t>
      </w:r>
      <w:r w:rsidRPr="003803E3">
        <w:rPr>
          <w:i/>
          <w:noProof/>
        </w:rPr>
        <w:t>Vaccine</w:t>
      </w:r>
      <w:r w:rsidRPr="003803E3">
        <w:rPr>
          <w:noProof/>
        </w:rPr>
        <w:t xml:space="preserve"> 30(12):2212-2219.</w:t>
      </w:r>
    </w:p>
    <w:p w14:paraId="79DCBAA3" w14:textId="77777777" w:rsidR="003803E3" w:rsidRPr="003803E3" w:rsidRDefault="003803E3" w:rsidP="003803E3">
      <w:pPr>
        <w:pStyle w:val="EndNoteBibliography"/>
        <w:ind w:left="720" w:hanging="720"/>
        <w:rPr>
          <w:noProof/>
        </w:rPr>
      </w:pPr>
      <w:r w:rsidRPr="003803E3">
        <w:rPr>
          <w:noProof/>
        </w:rPr>
        <w:t>73.</w:t>
      </w:r>
      <w:r w:rsidRPr="003803E3">
        <w:rPr>
          <w:noProof/>
        </w:rPr>
        <w:tab/>
        <w:t>Keshavarz K</w:t>
      </w:r>
      <w:r w:rsidRPr="003803E3">
        <w:rPr>
          <w:i/>
          <w:noProof/>
        </w:rPr>
        <w:t>, et al.</w:t>
      </w:r>
      <w:r w:rsidRPr="003803E3">
        <w:rPr>
          <w:noProof/>
        </w:rPr>
        <w:t xml:space="preserve"> (2015) Economic burden of hepatitis B virus-related diseases: evidence from iran. </w:t>
      </w:r>
      <w:r w:rsidRPr="003803E3">
        <w:rPr>
          <w:i/>
          <w:noProof/>
        </w:rPr>
        <w:t>Hepat Mon</w:t>
      </w:r>
      <w:r w:rsidRPr="003803E3">
        <w:rPr>
          <w:noProof/>
        </w:rPr>
        <w:t xml:space="preserve"> 15(4):e25854.</w:t>
      </w:r>
    </w:p>
    <w:p w14:paraId="6E7549C6" w14:textId="77777777" w:rsidR="003803E3" w:rsidRPr="003803E3" w:rsidRDefault="003803E3" w:rsidP="003803E3">
      <w:pPr>
        <w:pStyle w:val="EndNoteBibliography"/>
        <w:ind w:left="720" w:hanging="720"/>
        <w:rPr>
          <w:noProof/>
        </w:rPr>
      </w:pPr>
      <w:r w:rsidRPr="003803E3">
        <w:rPr>
          <w:noProof/>
        </w:rPr>
        <w:t>74.</w:t>
      </w:r>
      <w:r w:rsidRPr="003803E3">
        <w:rPr>
          <w:noProof/>
        </w:rPr>
        <w:tab/>
        <w:t>Fischer M (2016) Zika virus epidemiology update.</w:t>
      </w:r>
    </w:p>
    <w:p w14:paraId="2DF61D92" w14:textId="77777777" w:rsidR="003803E3" w:rsidRPr="003803E3" w:rsidRDefault="003803E3" w:rsidP="003803E3">
      <w:pPr>
        <w:pStyle w:val="EndNoteBibliography"/>
        <w:ind w:left="720" w:hanging="720"/>
        <w:rPr>
          <w:noProof/>
        </w:rPr>
      </w:pPr>
      <w:r w:rsidRPr="003803E3">
        <w:rPr>
          <w:noProof/>
        </w:rPr>
        <w:t>75.</w:t>
      </w:r>
      <w:r w:rsidRPr="003803E3">
        <w:rPr>
          <w:noProof/>
        </w:rPr>
        <w:tab/>
        <w:t>Tang XC</w:t>
      </w:r>
      <w:r w:rsidRPr="003803E3">
        <w:rPr>
          <w:i/>
          <w:noProof/>
        </w:rPr>
        <w:t>, et al.</w:t>
      </w:r>
      <w:r w:rsidRPr="003803E3">
        <w:rPr>
          <w:noProof/>
        </w:rPr>
        <w:t xml:space="preserve"> (2014) Identification of human neutralizing antibodies against MERS-CoV and their role in virus adaptive evolution. </w:t>
      </w:r>
      <w:r w:rsidRPr="003803E3">
        <w:rPr>
          <w:i/>
          <w:noProof/>
        </w:rPr>
        <w:t>Proc Natl Acad Sci U S A</w:t>
      </w:r>
      <w:r w:rsidRPr="003803E3">
        <w:rPr>
          <w:noProof/>
        </w:rPr>
        <w:t xml:space="preserve"> 111(19):E2018-2026.</w:t>
      </w:r>
    </w:p>
    <w:p w14:paraId="6F5A6790" w14:textId="77777777" w:rsidR="003803E3" w:rsidRPr="003803E3" w:rsidRDefault="003803E3" w:rsidP="003803E3">
      <w:pPr>
        <w:pStyle w:val="EndNoteBibliography"/>
        <w:ind w:left="720" w:hanging="720"/>
        <w:rPr>
          <w:noProof/>
        </w:rPr>
      </w:pPr>
      <w:r w:rsidRPr="003803E3">
        <w:rPr>
          <w:noProof/>
        </w:rPr>
        <w:t>76.</w:t>
      </w:r>
      <w:r w:rsidRPr="003803E3">
        <w:rPr>
          <w:noProof/>
        </w:rPr>
        <w:tab/>
        <w:t xml:space="preserve">Oberholtzer K (2004) </w:t>
      </w:r>
      <w:r w:rsidRPr="003803E3">
        <w:rPr>
          <w:i/>
          <w:noProof/>
        </w:rPr>
        <w:t>Learning from SARS: Preparing for the Next Disease Outbreak--Workshop Summary.</w:t>
      </w:r>
      <w:r w:rsidRPr="003803E3">
        <w:rPr>
          <w:noProof/>
        </w:rPr>
        <w:t xml:space="preserve"> (National Academies Press).</w:t>
      </w:r>
    </w:p>
    <w:p w14:paraId="407D7C70" w14:textId="77777777" w:rsidR="003803E3" w:rsidRPr="003803E3" w:rsidRDefault="003803E3" w:rsidP="003803E3">
      <w:pPr>
        <w:pStyle w:val="EndNoteBibliography"/>
        <w:ind w:left="720" w:hanging="720"/>
        <w:rPr>
          <w:noProof/>
        </w:rPr>
      </w:pPr>
      <w:r w:rsidRPr="003803E3">
        <w:rPr>
          <w:noProof/>
        </w:rPr>
        <w:t>77.</w:t>
      </w:r>
      <w:r w:rsidRPr="003803E3">
        <w:rPr>
          <w:noProof/>
        </w:rPr>
        <w:tab/>
        <w:t xml:space="preserve">Lee J-W &amp; McKibbin WJ (2004) Estimating the global economic costs of SARS. </w:t>
      </w:r>
      <w:r w:rsidRPr="003803E3">
        <w:rPr>
          <w:i/>
          <w:noProof/>
        </w:rPr>
        <w:t>Learning from SARS: preparing for the next disease outbreak: workshop summary.,</w:t>
      </w:r>
      <w:r w:rsidRPr="003803E3">
        <w:rPr>
          <w:noProof/>
        </w:rPr>
        <w:t xml:space="preserve"> Institute of Medicine (US) Forum on Microbial Threats.,  (National Academies Press, WAshinton, DC).</w:t>
      </w:r>
    </w:p>
    <w:p w14:paraId="262E60C7" w14:textId="77777777" w:rsidR="003803E3" w:rsidRPr="003803E3" w:rsidRDefault="003803E3" w:rsidP="003803E3">
      <w:pPr>
        <w:pStyle w:val="EndNoteBibliography"/>
        <w:ind w:left="720" w:hanging="720"/>
        <w:rPr>
          <w:noProof/>
        </w:rPr>
      </w:pPr>
      <w:r w:rsidRPr="003803E3">
        <w:rPr>
          <w:noProof/>
        </w:rPr>
        <w:t>78.</w:t>
      </w:r>
      <w:r w:rsidRPr="003803E3">
        <w:rPr>
          <w:noProof/>
        </w:rPr>
        <w:tab/>
        <w:t xml:space="preserve">Simasek M &amp; Blandino DA (2007) Treatment of the common cold. </w:t>
      </w:r>
      <w:r w:rsidRPr="003803E3">
        <w:rPr>
          <w:i/>
          <w:noProof/>
        </w:rPr>
        <w:t>Am Fam Physician</w:t>
      </w:r>
      <w:r w:rsidRPr="003803E3">
        <w:rPr>
          <w:noProof/>
        </w:rPr>
        <w:t xml:space="preserve"> 75(4):515-520.</w:t>
      </w:r>
    </w:p>
    <w:p w14:paraId="72F2BA72" w14:textId="77777777" w:rsidR="003803E3" w:rsidRPr="003803E3" w:rsidRDefault="003803E3" w:rsidP="003803E3">
      <w:pPr>
        <w:pStyle w:val="EndNoteBibliography"/>
        <w:ind w:left="720" w:hanging="720"/>
        <w:rPr>
          <w:noProof/>
        </w:rPr>
      </w:pPr>
      <w:r w:rsidRPr="003803E3">
        <w:rPr>
          <w:noProof/>
        </w:rPr>
        <w:t>79.</w:t>
      </w:r>
      <w:r w:rsidRPr="003803E3">
        <w:rPr>
          <w:noProof/>
        </w:rPr>
        <w:tab/>
        <w:t xml:space="preserve">Bartsch SM, Lopman BA, Ozawa S, Hall AJ, &amp; Lee BY (2016) Global Economic Burden of Norovirus Gastroenteritis. </w:t>
      </w:r>
      <w:r w:rsidRPr="003803E3">
        <w:rPr>
          <w:i/>
          <w:noProof/>
        </w:rPr>
        <w:t>PLoS One</w:t>
      </w:r>
      <w:r w:rsidRPr="003803E3">
        <w:rPr>
          <w:noProof/>
        </w:rPr>
        <w:t xml:space="preserve"> 11(4):e0151219.</w:t>
      </w:r>
    </w:p>
    <w:p w14:paraId="23AF05D3" w14:textId="77777777" w:rsidR="003803E3" w:rsidRPr="003803E3" w:rsidRDefault="003803E3" w:rsidP="003803E3">
      <w:pPr>
        <w:pStyle w:val="EndNoteBibliography"/>
        <w:ind w:left="720" w:hanging="720"/>
        <w:rPr>
          <w:noProof/>
        </w:rPr>
      </w:pPr>
      <w:r w:rsidRPr="003803E3">
        <w:rPr>
          <w:noProof/>
        </w:rPr>
        <w:t>80.</w:t>
      </w:r>
      <w:r w:rsidRPr="003803E3">
        <w:rPr>
          <w:noProof/>
        </w:rPr>
        <w:tab/>
        <w:t xml:space="preserve">Robilotti E, Deresinski S, &amp; Pinsky BA (2015) Norovirus. </w:t>
      </w:r>
      <w:r w:rsidRPr="003803E3">
        <w:rPr>
          <w:i/>
          <w:noProof/>
        </w:rPr>
        <w:t>Clin Microbiol Rev</w:t>
      </w:r>
      <w:r w:rsidRPr="003803E3">
        <w:rPr>
          <w:noProof/>
        </w:rPr>
        <w:t xml:space="preserve"> 28(1):134-164.</w:t>
      </w:r>
    </w:p>
    <w:p w14:paraId="6F38DEFE" w14:textId="64E79794" w:rsidR="00714B3B" w:rsidRPr="00AB7692" w:rsidRDefault="006E1AD1" w:rsidP="00B44EB4">
      <w:pPr>
        <w:ind w:left="450" w:hanging="450"/>
        <w:rPr>
          <w:rFonts w:ascii="Times" w:hAnsi="Times"/>
          <w:noProof/>
        </w:rPr>
      </w:pPr>
      <w:r w:rsidRPr="0025010A">
        <w:rPr>
          <w:rFonts w:ascii="Times" w:hAnsi="Times"/>
          <w:noProof/>
          <w:sz w:val="22"/>
          <w:szCs w:val="22"/>
        </w:rPr>
        <w:fldChar w:fldCharType="end"/>
      </w:r>
    </w:p>
    <w:sectPr w:rsidR="00714B3B" w:rsidRPr="00AB7692" w:rsidSect="004A536E">
      <w:footerReference w:type="even" r:id="rId14"/>
      <w:footerReference w:type="default" r:id="rId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Stefan Wuchty" w:date="2017-09-04T20:46:00Z" w:initials="SW">
    <w:p w14:paraId="1F558FF6" w14:textId="32C02376" w:rsidR="008B3D8C" w:rsidRDefault="008B3D8C">
      <w:pPr>
        <w:pStyle w:val="CommentText"/>
      </w:pPr>
      <w:r>
        <w:rPr>
          <w:rStyle w:val="CommentReference"/>
        </w:rPr>
        <w:annotationRef/>
      </w:r>
      <w:r>
        <w:t>Norman: Can you put in the viruses that contributed most PPI to the corresponding family?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558F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061D1" w14:textId="77777777" w:rsidR="003963CD" w:rsidRDefault="003963CD" w:rsidP="008A0267">
      <w:r>
        <w:separator/>
      </w:r>
    </w:p>
  </w:endnote>
  <w:endnote w:type="continuationSeparator" w:id="0">
    <w:p w14:paraId="5FB1E114" w14:textId="77777777" w:rsidR="003963CD" w:rsidRDefault="003963CD"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AB819" w14:textId="77777777" w:rsidR="008B3D8C" w:rsidRDefault="008B3D8C"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E05506" w14:textId="77777777" w:rsidR="008B3D8C" w:rsidRDefault="008B3D8C" w:rsidP="009514F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DC726" w14:textId="77777777" w:rsidR="008B3D8C" w:rsidRDefault="008B3D8C"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5ACA">
      <w:rPr>
        <w:rStyle w:val="PageNumber"/>
        <w:noProof/>
      </w:rPr>
      <w:t>4</w:t>
    </w:r>
    <w:r>
      <w:rPr>
        <w:rStyle w:val="PageNumber"/>
      </w:rPr>
      <w:fldChar w:fldCharType="end"/>
    </w:r>
  </w:p>
  <w:p w14:paraId="3DA01120" w14:textId="77777777" w:rsidR="008B3D8C" w:rsidRDefault="008B3D8C" w:rsidP="003452F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308918" w14:textId="77777777" w:rsidR="003963CD" w:rsidRDefault="003963CD" w:rsidP="008A0267">
      <w:r>
        <w:separator/>
      </w:r>
    </w:p>
  </w:footnote>
  <w:footnote w:type="continuationSeparator" w:id="0">
    <w:p w14:paraId="76109804" w14:textId="77777777" w:rsidR="003963CD" w:rsidRDefault="003963CD" w:rsidP="008A02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item&gt;133&lt;/item&gt;&lt;item&gt;134&lt;/item&gt;&lt;item&gt;135&lt;/item&gt;&lt;item&gt;136&lt;/item&gt;&lt;item&gt;137&lt;/item&gt;&lt;item&gt;138&lt;/item&gt;&lt;item&gt;139&lt;/item&gt;&lt;item&gt;140&lt;/item&gt;&lt;item&gt;141&lt;/item&gt;&lt;item&gt;143&lt;/item&gt;&lt;item&gt;144&lt;/item&gt;&lt;item&gt;145&lt;/item&gt;&lt;item&gt;147&lt;/item&gt;&lt;item&gt;148&lt;/item&gt;&lt;item&gt;149&lt;/item&gt;&lt;item&gt;150&lt;/item&gt;&lt;item&gt;151&lt;/item&gt;&lt;item&gt;152&lt;/item&gt;&lt;item&gt;153&lt;/item&gt;&lt;item&gt;154&lt;/item&gt;&lt;item&gt;155&lt;/item&gt;&lt;/record-ids&gt;&lt;/item&gt;&lt;/Libraries&gt;"/>
  </w:docVars>
  <w:rsids>
    <w:rsidRoot w:val="00714B3B"/>
    <w:rsid w:val="00011D0C"/>
    <w:rsid w:val="0001431B"/>
    <w:rsid w:val="0002367D"/>
    <w:rsid w:val="00026BFD"/>
    <w:rsid w:val="00034BCC"/>
    <w:rsid w:val="00035A4A"/>
    <w:rsid w:val="0003671A"/>
    <w:rsid w:val="00044666"/>
    <w:rsid w:val="000533C7"/>
    <w:rsid w:val="000550AF"/>
    <w:rsid w:val="00062CF2"/>
    <w:rsid w:val="000643F6"/>
    <w:rsid w:val="00067610"/>
    <w:rsid w:val="00095A87"/>
    <w:rsid w:val="000A7598"/>
    <w:rsid w:val="000B5B4C"/>
    <w:rsid w:val="000C3508"/>
    <w:rsid w:val="00110CD2"/>
    <w:rsid w:val="00117EAD"/>
    <w:rsid w:val="00137861"/>
    <w:rsid w:val="001519AA"/>
    <w:rsid w:val="0015672C"/>
    <w:rsid w:val="00167CE7"/>
    <w:rsid w:val="001867B4"/>
    <w:rsid w:val="00194E03"/>
    <w:rsid w:val="001A1D71"/>
    <w:rsid w:val="001A3AC4"/>
    <w:rsid w:val="001A5ACA"/>
    <w:rsid w:val="001E5B02"/>
    <w:rsid w:val="001E629B"/>
    <w:rsid w:val="002012FD"/>
    <w:rsid w:val="0021017E"/>
    <w:rsid w:val="002217EA"/>
    <w:rsid w:val="002246CF"/>
    <w:rsid w:val="00245D05"/>
    <w:rsid w:val="0025010A"/>
    <w:rsid w:val="002511E4"/>
    <w:rsid w:val="00253274"/>
    <w:rsid w:val="002A43B7"/>
    <w:rsid w:val="002B6187"/>
    <w:rsid w:val="002C7B7F"/>
    <w:rsid w:val="002D0EE5"/>
    <w:rsid w:val="00314FF7"/>
    <w:rsid w:val="003213FA"/>
    <w:rsid w:val="003407F6"/>
    <w:rsid w:val="003452F0"/>
    <w:rsid w:val="00352686"/>
    <w:rsid w:val="00354285"/>
    <w:rsid w:val="003751AD"/>
    <w:rsid w:val="0037614E"/>
    <w:rsid w:val="003803E3"/>
    <w:rsid w:val="003825E7"/>
    <w:rsid w:val="003963CD"/>
    <w:rsid w:val="003A0C84"/>
    <w:rsid w:val="003C0748"/>
    <w:rsid w:val="003C091C"/>
    <w:rsid w:val="003D2F36"/>
    <w:rsid w:val="004022A8"/>
    <w:rsid w:val="0044662D"/>
    <w:rsid w:val="00451A12"/>
    <w:rsid w:val="00467083"/>
    <w:rsid w:val="0047217B"/>
    <w:rsid w:val="0047280B"/>
    <w:rsid w:val="00474B75"/>
    <w:rsid w:val="0048196F"/>
    <w:rsid w:val="004872FA"/>
    <w:rsid w:val="004912E1"/>
    <w:rsid w:val="004976BA"/>
    <w:rsid w:val="004A536E"/>
    <w:rsid w:val="004B019E"/>
    <w:rsid w:val="004C27B8"/>
    <w:rsid w:val="004C2F3D"/>
    <w:rsid w:val="004C7D87"/>
    <w:rsid w:val="004E0FAF"/>
    <w:rsid w:val="00520217"/>
    <w:rsid w:val="00574DCB"/>
    <w:rsid w:val="00594782"/>
    <w:rsid w:val="005A1775"/>
    <w:rsid w:val="005B09A7"/>
    <w:rsid w:val="005C2037"/>
    <w:rsid w:val="00607115"/>
    <w:rsid w:val="006207FB"/>
    <w:rsid w:val="00621B3D"/>
    <w:rsid w:val="00624432"/>
    <w:rsid w:val="00632D53"/>
    <w:rsid w:val="00635A49"/>
    <w:rsid w:val="00656615"/>
    <w:rsid w:val="006607A1"/>
    <w:rsid w:val="0067740E"/>
    <w:rsid w:val="0068427C"/>
    <w:rsid w:val="006A1EE3"/>
    <w:rsid w:val="006B4FD5"/>
    <w:rsid w:val="006C3902"/>
    <w:rsid w:val="006C4133"/>
    <w:rsid w:val="006D4DE8"/>
    <w:rsid w:val="006D72B6"/>
    <w:rsid w:val="006E1AD1"/>
    <w:rsid w:val="00703CD7"/>
    <w:rsid w:val="00714B3B"/>
    <w:rsid w:val="0073122C"/>
    <w:rsid w:val="00734A4A"/>
    <w:rsid w:val="007B11EA"/>
    <w:rsid w:val="007C3EB7"/>
    <w:rsid w:val="007C7AB9"/>
    <w:rsid w:val="007D557D"/>
    <w:rsid w:val="007D6DFC"/>
    <w:rsid w:val="007E2579"/>
    <w:rsid w:val="007F4D4D"/>
    <w:rsid w:val="00803DB9"/>
    <w:rsid w:val="00804A58"/>
    <w:rsid w:val="008242B9"/>
    <w:rsid w:val="00855FD8"/>
    <w:rsid w:val="00872373"/>
    <w:rsid w:val="00893DC4"/>
    <w:rsid w:val="008A0267"/>
    <w:rsid w:val="008B3D8C"/>
    <w:rsid w:val="008E5B21"/>
    <w:rsid w:val="00910839"/>
    <w:rsid w:val="00920886"/>
    <w:rsid w:val="00946A1C"/>
    <w:rsid w:val="009514F9"/>
    <w:rsid w:val="00971ECC"/>
    <w:rsid w:val="0098472D"/>
    <w:rsid w:val="009A101E"/>
    <w:rsid w:val="009B1E42"/>
    <w:rsid w:val="009F507B"/>
    <w:rsid w:val="00A0457E"/>
    <w:rsid w:val="00A20CD1"/>
    <w:rsid w:val="00A32E7D"/>
    <w:rsid w:val="00A51199"/>
    <w:rsid w:val="00A80458"/>
    <w:rsid w:val="00A81EE0"/>
    <w:rsid w:val="00AB7692"/>
    <w:rsid w:val="00AC0836"/>
    <w:rsid w:val="00AC6260"/>
    <w:rsid w:val="00AC7F30"/>
    <w:rsid w:val="00AD1E45"/>
    <w:rsid w:val="00AD51B0"/>
    <w:rsid w:val="00AE1D27"/>
    <w:rsid w:val="00B04B56"/>
    <w:rsid w:val="00B167FF"/>
    <w:rsid w:val="00B2401F"/>
    <w:rsid w:val="00B258F7"/>
    <w:rsid w:val="00B44EB4"/>
    <w:rsid w:val="00B8198F"/>
    <w:rsid w:val="00B96DBA"/>
    <w:rsid w:val="00BA3085"/>
    <w:rsid w:val="00BA5840"/>
    <w:rsid w:val="00BA6A0F"/>
    <w:rsid w:val="00BE6C83"/>
    <w:rsid w:val="00BF23EF"/>
    <w:rsid w:val="00BF3A61"/>
    <w:rsid w:val="00C122A2"/>
    <w:rsid w:val="00C1544D"/>
    <w:rsid w:val="00C21CF9"/>
    <w:rsid w:val="00C448F4"/>
    <w:rsid w:val="00C44DAE"/>
    <w:rsid w:val="00C508FE"/>
    <w:rsid w:val="00C54756"/>
    <w:rsid w:val="00C60E2D"/>
    <w:rsid w:val="00C62719"/>
    <w:rsid w:val="00C878B4"/>
    <w:rsid w:val="00C93F7B"/>
    <w:rsid w:val="00C95C9C"/>
    <w:rsid w:val="00CA0524"/>
    <w:rsid w:val="00CB5ABB"/>
    <w:rsid w:val="00CD0ABA"/>
    <w:rsid w:val="00CD5928"/>
    <w:rsid w:val="00CF615F"/>
    <w:rsid w:val="00D005CD"/>
    <w:rsid w:val="00D17595"/>
    <w:rsid w:val="00D22C50"/>
    <w:rsid w:val="00D4474E"/>
    <w:rsid w:val="00D555BC"/>
    <w:rsid w:val="00D63A09"/>
    <w:rsid w:val="00D706EE"/>
    <w:rsid w:val="00D86208"/>
    <w:rsid w:val="00DE65A4"/>
    <w:rsid w:val="00E0610D"/>
    <w:rsid w:val="00E2413B"/>
    <w:rsid w:val="00E368A0"/>
    <w:rsid w:val="00E36E34"/>
    <w:rsid w:val="00E42879"/>
    <w:rsid w:val="00E449EC"/>
    <w:rsid w:val="00E44B54"/>
    <w:rsid w:val="00E57704"/>
    <w:rsid w:val="00E85EA7"/>
    <w:rsid w:val="00EB386C"/>
    <w:rsid w:val="00EB7951"/>
    <w:rsid w:val="00EC7EB7"/>
    <w:rsid w:val="00F21D5F"/>
    <w:rsid w:val="00F225BF"/>
    <w:rsid w:val="00F60E04"/>
    <w:rsid w:val="00F6512F"/>
    <w:rsid w:val="00F92ABB"/>
    <w:rsid w:val="00FA32D5"/>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2D1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r@uetz.us" TargetMode="External"/><Relationship Id="rId13" Type="http://schemas.openxmlformats.org/officeDocument/2006/relationships/comments" Target="comments.xml"/><Relationship Id="rId1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hyperlink" Target="mailto:wuchtys@cs.miami.edu" TargetMode="External"/><Relationship Id="rId12" Type="http://schemas.openxmlformats.org/officeDocument/2006/relationships/image" Target="media/image4.emf"/><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16419</Words>
  <Characters>93592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Univ. of Miami</Company>
  <LinksUpToDate>false</LinksUpToDate>
  <CharactersWithSpaces>109792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Wuchty</dc:creator>
  <cp:lastModifiedBy>Goodacre, Norman *</cp:lastModifiedBy>
  <cp:revision>3</cp:revision>
  <dcterms:created xsi:type="dcterms:W3CDTF">2017-09-05T18:22:00Z</dcterms:created>
  <dcterms:modified xsi:type="dcterms:W3CDTF">2017-09-05T18:26:00Z</dcterms:modified>
</cp:coreProperties>
</file>