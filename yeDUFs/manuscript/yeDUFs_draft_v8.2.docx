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1CDB35" w14:textId="77777777" w:rsidR="00BD408F" w:rsidRDefault="00BD408F" w:rsidP="00BD408F">
      <w:pPr>
        <w:jc w:val="center"/>
        <w:rPr>
          <w:rFonts w:ascii="Times New Roman" w:hAnsi="Times New Roman" w:cs="Times New Roman"/>
          <w:b/>
          <w:sz w:val="28"/>
          <w:szCs w:val="28"/>
        </w:rPr>
      </w:pPr>
      <w:r>
        <w:rPr>
          <w:rFonts w:ascii="Times New Roman" w:hAnsi="Times New Roman" w:cs="Times New Roman"/>
          <w:b/>
          <w:sz w:val="28"/>
          <w:szCs w:val="28"/>
        </w:rPr>
        <w:t>Protein domains of unknown function are essential in yeast</w:t>
      </w:r>
    </w:p>
    <w:p w14:paraId="791222F1" w14:textId="77777777" w:rsidR="00BD408F" w:rsidRPr="00BD408F" w:rsidRDefault="00BD408F" w:rsidP="00BD408F">
      <w:pPr>
        <w:jc w:val="center"/>
        <w:rPr>
          <w:rFonts w:ascii="Times New Roman" w:hAnsi="Times New Roman" w:cs="Times New Roman"/>
          <w:sz w:val="28"/>
          <w:szCs w:val="28"/>
        </w:rPr>
      </w:pPr>
      <w:r w:rsidRPr="00BD408F">
        <w:rPr>
          <w:rFonts w:ascii="Times New Roman" w:hAnsi="Times New Roman" w:cs="Times New Roman"/>
          <w:sz w:val="28"/>
          <w:szCs w:val="28"/>
        </w:rPr>
        <w:t>Norman Goodacre</w:t>
      </w:r>
      <w:bookmarkStart w:id="0" w:name="OLE_LINK1"/>
      <w:bookmarkStart w:id="1" w:name="OLE_LINK2"/>
      <w:r w:rsidRPr="00BD408F">
        <w:rPr>
          <w:rFonts w:ascii="Times New Roman" w:hAnsi="Times New Roman" w:cs="Times New Roman"/>
          <w:sz w:val="28"/>
          <w:szCs w:val="28"/>
          <w:vertAlign w:val="superscript"/>
        </w:rPr>
        <w:t>1</w:t>
      </w:r>
      <w:bookmarkEnd w:id="0"/>
      <w:bookmarkEnd w:id="1"/>
      <w:r w:rsidRPr="00BD408F">
        <w:rPr>
          <w:rFonts w:ascii="Times New Roman" w:hAnsi="Times New Roman" w:cs="Times New Roman"/>
          <w:sz w:val="28"/>
          <w:szCs w:val="28"/>
        </w:rPr>
        <w:t xml:space="preserve"> &amp; Peter</w:t>
      </w:r>
      <w:r>
        <w:rPr>
          <w:rFonts w:ascii="Times New Roman" w:hAnsi="Times New Roman" w:cs="Times New Roman"/>
          <w:sz w:val="28"/>
          <w:szCs w:val="28"/>
        </w:rPr>
        <w:t xml:space="preserve"> </w:t>
      </w:r>
      <w:r w:rsidRPr="00BD408F">
        <w:rPr>
          <w:rFonts w:ascii="Times New Roman" w:hAnsi="Times New Roman" w:cs="Times New Roman"/>
          <w:sz w:val="28"/>
          <w:szCs w:val="28"/>
        </w:rPr>
        <w:t>Uetz</w:t>
      </w:r>
      <w:r w:rsidRPr="00BD408F">
        <w:rPr>
          <w:rFonts w:ascii="Times New Roman" w:hAnsi="Times New Roman" w:cs="Times New Roman"/>
          <w:sz w:val="28"/>
          <w:szCs w:val="28"/>
          <w:vertAlign w:val="superscript"/>
        </w:rPr>
        <w:t>2</w:t>
      </w:r>
    </w:p>
    <w:p w14:paraId="47D37B93" w14:textId="77777777" w:rsidR="00BD408F" w:rsidRDefault="00BD408F">
      <w:pPr>
        <w:rPr>
          <w:rFonts w:ascii="Times New Roman" w:hAnsi="Times New Roman" w:cs="Times New Roman"/>
          <w:b/>
          <w:sz w:val="28"/>
          <w:szCs w:val="28"/>
        </w:rPr>
      </w:pPr>
    </w:p>
    <w:p w14:paraId="17389258" w14:textId="5493E4CA" w:rsidR="00BD408F" w:rsidRPr="00BD408F" w:rsidRDefault="00BD408F">
      <w:pPr>
        <w:rPr>
          <w:rFonts w:ascii="Times New Roman" w:hAnsi="Times New Roman" w:cs="Times New Roman"/>
          <w:sz w:val="28"/>
          <w:szCs w:val="28"/>
        </w:rPr>
      </w:pPr>
      <w:r w:rsidRPr="00BD408F">
        <w:rPr>
          <w:rFonts w:ascii="Times New Roman" w:hAnsi="Times New Roman" w:cs="Times New Roman"/>
          <w:sz w:val="28"/>
          <w:szCs w:val="28"/>
          <w:vertAlign w:val="superscript"/>
        </w:rPr>
        <w:t>1</w:t>
      </w:r>
      <w:r w:rsidRPr="00BD408F">
        <w:rPr>
          <w:rFonts w:ascii="Times New Roman" w:hAnsi="Times New Roman" w:cs="Times New Roman"/>
          <w:sz w:val="28"/>
          <w:szCs w:val="28"/>
        </w:rPr>
        <w:t xml:space="preserve"> </w:t>
      </w:r>
      <w:r w:rsidRPr="00B576F8">
        <w:rPr>
          <w:rFonts w:ascii="Times New Roman" w:hAnsi="Times New Roman" w:cs="Times New Roman"/>
          <w:sz w:val="24"/>
          <w:szCs w:val="24"/>
        </w:rPr>
        <w:t>FDA</w:t>
      </w:r>
      <w:r w:rsidR="00060F3D">
        <w:rPr>
          <w:rFonts w:ascii="Times New Roman" w:hAnsi="Times New Roman" w:cs="Times New Roman"/>
          <w:sz w:val="24"/>
          <w:szCs w:val="24"/>
        </w:rPr>
        <w:t xml:space="preserve">, </w:t>
      </w:r>
      <w:r w:rsidR="00060F3D" w:rsidRPr="00B576F8">
        <w:rPr>
          <w:rFonts w:ascii="Times New Roman" w:hAnsi="Times New Roman" w:cs="Times New Roman"/>
          <w:sz w:val="24"/>
          <w:szCs w:val="24"/>
          <w:highlight w:val="yellow"/>
        </w:rPr>
        <w:t>xxx</w:t>
      </w:r>
    </w:p>
    <w:p w14:paraId="7052E892" w14:textId="77777777" w:rsidR="00BD408F" w:rsidRPr="00BD408F" w:rsidRDefault="00BD408F">
      <w:pPr>
        <w:rPr>
          <w:rFonts w:ascii="Times New Roman" w:hAnsi="Times New Roman" w:cs="Times New Roman"/>
          <w:sz w:val="28"/>
          <w:szCs w:val="28"/>
        </w:rPr>
      </w:pPr>
      <w:r w:rsidRPr="00BD408F">
        <w:rPr>
          <w:rFonts w:ascii="Times New Roman" w:hAnsi="Times New Roman" w:cs="Times New Roman"/>
          <w:sz w:val="28"/>
          <w:szCs w:val="28"/>
          <w:vertAlign w:val="superscript"/>
        </w:rPr>
        <w:t>2</w:t>
      </w:r>
      <w:r w:rsidRPr="00BD408F">
        <w:rPr>
          <w:rFonts w:ascii="Times New Roman" w:hAnsi="Times New Roman" w:cs="Times New Roman"/>
          <w:sz w:val="28"/>
          <w:szCs w:val="28"/>
        </w:rPr>
        <w:t xml:space="preserve"> </w:t>
      </w:r>
      <w:r w:rsidRPr="00B576F8">
        <w:rPr>
          <w:rFonts w:ascii="Times New Roman" w:hAnsi="Times New Roman" w:cs="Times New Roman"/>
          <w:sz w:val="24"/>
          <w:szCs w:val="24"/>
        </w:rPr>
        <w:t>Center for the Study of Biological Complexity, Virginia Commonwealth University, Richmond, VA 23284, USA</w:t>
      </w:r>
    </w:p>
    <w:p w14:paraId="37B1287E" w14:textId="77777777" w:rsidR="00BD408F" w:rsidRDefault="00BD408F">
      <w:pPr>
        <w:rPr>
          <w:rFonts w:ascii="Times New Roman" w:hAnsi="Times New Roman" w:cs="Times New Roman"/>
          <w:b/>
          <w:sz w:val="28"/>
          <w:szCs w:val="28"/>
        </w:rPr>
      </w:pPr>
    </w:p>
    <w:p w14:paraId="226B4291" w14:textId="7342E8B3" w:rsidR="00BD408F" w:rsidRPr="00B576F8" w:rsidRDefault="00BD408F">
      <w:pPr>
        <w:rPr>
          <w:rFonts w:ascii="Times New Roman" w:hAnsi="Times New Roman" w:cs="Times New Roman"/>
          <w:sz w:val="24"/>
          <w:szCs w:val="24"/>
        </w:rPr>
      </w:pPr>
      <w:r w:rsidRPr="00BD408F">
        <w:rPr>
          <w:rFonts w:ascii="Times New Roman" w:hAnsi="Times New Roman" w:cs="Times New Roman"/>
          <w:sz w:val="28"/>
          <w:szCs w:val="28"/>
          <w:vertAlign w:val="superscript"/>
        </w:rPr>
        <w:t>1</w:t>
      </w:r>
      <w:r w:rsidRPr="00BD408F">
        <w:rPr>
          <w:rFonts w:ascii="Times New Roman" w:hAnsi="Times New Roman" w:cs="Times New Roman"/>
          <w:sz w:val="28"/>
          <w:szCs w:val="28"/>
        </w:rPr>
        <w:t xml:space="preserve"> </w:t>
      </w:r>
      <w:r w:rsidRPr="00B576F8">
        <w:rPr>
          <w:rFonts w:ascii="Times New Roman" w:hAnsi="Times New Roman" w:cs="Times New Roman"/>
          <w:sz w:val="24"/>
          <w:szCs w:val="24"/>
        </w:rPr>
        <w:t>corresponding author</w:t>
      </w:r>
      <w:r w:rsidR="0069411B">
        <w:rPr>
          <w:rFonts w:ascii="Times New Roman" w:hAnsi="Times New Roman" w:cs="Times New Roman"/>
          <w:sz w:val="24"/>
          <w:szCs w:val="24"/>
        </w:rPr>
        <w:t xml:space="preserve">: </w:t>
      </w:r>
      <w:r w:rsidR="0069411B" w:rsidRPr="0069411B">
        <w:rPr>
          <w:rFonts w:ascii="Times New Roman" w:hAnsi="Times New Roman" w:cs="Times New Roman"/>
          <w:sz w:val="24"/>
          <w:szCs w:val="24"/>
        </w:rPr>
        <w:t>ngoodacre@gmail.com</w:t>
      </w:r>
    </w:p>
    <w:p w14:paraId="7AAF122E" w14:textId="77777777" w:rsidR="00E5676A" w:rsidRDefault="00E5676A">
      <w:pPr>
        <w:rPr>
          <w:ins w:id="2" w:author="P Uetz" w:date="2017-07-09T13:00:00Z"/>
          <w:rFonts w:ascii="Times New Roman" w:hAnsi="Times New Roman" w:cs="Times New Roman"/>
          <w:b/>
          <w:sz w:val="28"/>
          <w:szCs w:val="28"/>
        </w:rPr>
      </w:pPr>
    </w:p>
    <w:p w14:paraId="2959578A" w14:textId="77777777" w:rsidR="00E5676A" w:rsidRDefault="00E5676A">
      <w:pPr>
        <w:rPr>
          <w:ins w:id="3" w:author="P Uetz" w:date="2017-07-09T13:00:00Z"/>
          <w:rFonts w:ascii="Times New Roman" w:hAnsi="Times New Roman" w:cs="Times New Roman"/>
          <w:b/>
          <w:sz w:val="28"/>
          <w:szCs w:val="28"/>
        </w:rPr>
      </w:pPr>
    </w:p>
    <w:p w14:paraId="6380011A" w14:textId="77777777" w:rsidR="00E5676A" w:rsidRDefault="00E5676A">
      <w:pPr>
        <w:rPr>
          <w:ins w:id="4" w:author="P Uetz" w:date="2017-07-09T13:00:00Z"/>
          <w:rFonts w:ascii="Times New Roman" w:hAnsi="Times New Roman" w:cs="Times New Roman"/>
          <w:b/>
          <w:sz w:val="28"/>
          <w:szCs w:val="28"/>
        </w:rPr>
      </w:pPr>
    </w:p>
    <w:p w14:paraId="40B73696" w14:textId="0F7DD6D1" w:rsidR="00E5676A" w:rsidRDefault="00E5676A">
      <w:pPr>
        <w:rPr>
          <w:ins w:id="5" w:author="P Uetz" w:date="2017-07-09T13:00:00Z"/>
          <w:rFonts w:ascii="Times New Roman" w:hAnsi="Times New Roman" w:cs="Times New Roman"/>
          <w:b/>
          <w:sz w:val="28"/>
          <w:szCs w:val="28"/>
        </w:rPr>
      </w:pPr>
      <w:ins w:id="6" w:author="P Uetz" w:date="2017-07-09T13:00:00Z">
        <w:r>
          <w:rPr>
            <w:rFonts w:ascii="Times New Roman" w:hAnsi="Times New Roman" w:cs="Times New Roman"/>
            <w:b/>
            <w:sz w:val="28"/>
            <w:szCs w:val="28"/>
          </w:rPr>
          <w:t>Abstract</w:t>
        </w:r>
      </w:ins>
    </w:p>
    <w:p w14:paraId="4FB5E0CC" w14:textId="77777777" w:rsidR="00E5676A" w:rsidRDefault="00E5676A">
      <w:pPr>
        <w:rPr>
          <w:ins w:id="7" w:author="P Uetz" w:date="2017-07-09T13:00:00Z"/>
          <w:rFonts w:ascii="Times New Roman" w:hAnsi="Times New Roman" w:cs="Times New Roman"/>
          <w:b/>
          <w:sz w:val="28"/>
          <w:szCs w:val="28"/>
        </w:rPr>
      </w:pPr>
    </w:p>
    <w:p w14:paraId="69A6C832" w14:textId="77777777" w:rsidR="00E5676A" w:rsidRDefault="00E5676A">
      <w:pPr>
        <w:rPr>
          <w:ins w:id="8" w:author="P Uetz" w:date="2017-07-09T13:00:00Z"/>
          <w:rFonts w:ascii="Times New Roman" w:hAnsi="Times New Roman" w:cs="Times New Roman"/>
          <w:b/>
          <w:sz w:val="28"/>
          <w:szCs w:val="28"/>
        </w:rPr>
      </w:pPr>
    </w:p>
    <w:p w14:paraId="07E57185" w14:textId="77777777" w:rsidR="00BD408F" w:rsidRDefault="00BD408F">
      <w:pPr>
        <w:rPr>
          <w:rFonts w:ascii="Times New Roman" w:hAnsi="Times New Roman" w:cs="Times New Roman"/>
          <w:b/>
          <w:sz w:val="28"/>
          <w:szCs w:val="28"/>
        </w:rPr>
      </w:pPr>
      <w:r>
        <w:rPr>
          <w:rFonts w:ascii="Times New Roman" w:hAnsi="Times New Roman" w:cs="Times New Roman"/>
          <w:b/>
          <w:sz w:val="28"/>
          <w:szCs w:val="28"/>
        </w:rPr>
        <w:br w:type="page"/>
      </w:r>
    </w:p>
    <w:p w14:paraId="0840C1AE" w14:textId="77777777" w:rsidR="00C92580" w:rsidRPr="00581887" w:rsidRDefault="00C92580" w:rsidP="00B55D79">
      <w:pPr>
        <w:spacing w:line="360" w:lineRule="auto"/>
        <w:jc w:val="center"/>
        <w:rPr>
          <w:rFonts w:ascii="Times New Roman" w:hAnsi="Times New Roman" w:cs="Times New Roman"/>
          <w:b/>
          <w:sz w:val="28"/>
          <w:szCs w:val="28"/>
        </w:rPr>
      </w:pPr>
      <w:r w:rsidRPr="00581887">
        <w:rPr>
          <w:rFonts w:ascii="Times New Roman" w:hAnsi="Times New Roman" w:cs="Times New Roman"/>
          <w:b/>
          <w:sz w:val="28"/>
          <w:szCs w:val="28"/>
        </w:rPr>
        <w:lastRenderedPageBreak/>
        <w:t>Introduction</w:t>
      </w:r>
    </w:p>
    <w:p w14:paraId="3752D2D4" w14:textId="52286B7E" w:rsidR="00E20DC5" w:rsidRPr="00942D6E" w:rsidRDefault="004E1C2F" w:rsidP="00BD408F">
      <w:pPr>
        <w:spacing w:line="360" w:lineRule="auto"/>
        <w:rPr>
          <w:rFonts w:ascii="Times New Roman" w:eastAsia="Arial Unicode MS" w:hAnsi="Times New Roman" w:cs="Times New Roman"/>
          <w:shd w:val="clear" w:color="auto" w:fill="FFFFFF"/>
        </w:rPr>
      </w:pPr>
      <w:r w:rsidRPr="00942D6E">
        <w:rPr>
          <w:rFonts w:ascii="Times New Roman" w:hAnsi="Times New Roman" w:cs="Times New Roman"/>
        </w:rPr>
        <w:t xml:space="preserve">Yeast, both </w:t>
      </w:r>
      <w:r w:rsidRPr="00942D6E">
        <w:rPr>
          <w:rFonts w:ascii="Times New Roman" w:hAnsi="Times New Roman" w:cs="Times New Roman"/>
          <w:i/>
        </w:rPr>
        <w:t>Saccharomyces cerevisiae</w:t>
      </w:r>
      <w:r w:rsidR="00A00A3D" w:rsidRPr="00942D6E">
        <w:rPr>
          <w:rFonts w:ascii="Times New Roman" w:hAnsi="Times New Roman" w:cs="Times New Roman"/>
          <w:i/>
        </w:rPr>
        <w:t xml:space="preserve"> </w:t>
      </w:r>
      <w:r w:rsidR="00A00A3D" w:rsidRPr="00942D6E">
        <w:rPr>
          <w:rFonts w:ascii="Times New Roman" w:hAnsi="Times New Roman" w:cs="Times New Roman"/>
        </w:rPr>
        <w:t>(baker’s yeast)</w:t>
      </w:r>
      <w:r w:rsidRPr="00942D6E">
        <w:rPr>
          <w:rFonts w:ascii="Times New Roman" w:hAnsi="Times New Roman" w:cs="Times New Roman"/>
          <w:i/>
        </w:rPr>
        <w:t xml:space="preserve"> </w:t>
      </w:r>
      <w:r w:rsidRPr="00942D6E">
        <w:rPr>
          <w:rFonts w:ascii="Times New Roman" w:hAnsi="Times New Roman" w:cs="Times New Roman"/>
        </w:rPr>
        <w:t xml:space="preserve">and </w:t>
      </w:r>
      <w:proofErr w:type="spellStart"/>
      <w:r w:rsidRPr="00942D6E">
        <w:rPr>
          <w:rFonts w:ascii="Times New Roman" w:hAnsi="Times New Roman" w:cs="Times New Roman"/>
          <w:i/>
        </w:rPr>
        <w:t>Schizosaccharomyces</w:t>
      </w:r>
      <w:proofErr w:type="spellEnd"/>
      <w:r w:rsidRPr="00942D6E">
        <w:rPr>
          <w:rFonts w:ascii="Times New Roman" w:hAnsi="Times New Roman" w:cs="Times New Roman"/>
          <w:i/>
        </w:rPr>
        <w:t xml:space="preserve"> </w:t>
      </w:r>
      <w:proofErr w:type="spellStart"/>
      <w:r w:rsidRPr="00942D6E">
        <w:rPr>
          <w:rFonts w:ascii="Times New Roman" w:hAnsi="Times New Roman" w:cs="Times New Roman"/>
          <w:i/>
        </w:rPr>
        <w:t>pombe</w:t>
      </w:r>
      <w:proofErr w:type="spellEnd"/>
      <w:r w:rsidR="00A00A3D" w:rsidRPr="00942D6E">
        <w:rPr>
          <w:rFonts w:ascii="Times New Roman" w:hAnsi="Times New Roman" w:cs="Times New Roman"/>
          <w:i/>
        </w:rPr>
        <w:t xml:space="preserve"> </w:t>
      </w:r>
      <w:r w:rsidR="00A00A3D" w:rsidRPr="00942D6E">
        <w:rPr>
          <w:rFonts w:ascii="Times New Roman" w:hAnsi="Times New Roman" w:cs="Times New Roman"/>
        </w:rPr>
        <w:t>(fission yeast)</w:t>
      </w:r>
      <w:r w:rsidRPr="00942D6E">
        <w:rPr>
          <w:rFonts w:ascii="Times New Roman" w:hAnsi="Times New Roman" w:cs="Times New Roman"/>
        </w:rPr>
        <w:t>, ar</w:t>
      </w:r>
      <w:r w:rsidR="00372EC8" w:rsidRPr="00942D6E">
        <w:rPr>
          <w:rFonts w:ascii="Times New Roman" w:hAnsi="Times New Roman" w:cs="Times New Roman"/>
        </w:rPr>
        <w:t>e among the most valuable model</w:t>
      </w:r>
      <w:r w:rsidRPr="00942D6E">
        <w:rPr>
          <w:rFonts w:ascii="Times New Roman" w:hAnsi="Times New Roman" w:cs="Times New Roman"/>
        </w:rPr>
        <w:t xml:space="preserve"> organisms for biological research. </w:t>
      </w:r>
      <w:r w:rsidRPr="00942D6E">
        <w:rPr>
          <w:rFonts w:ascii="Times New Roman" w:hAnsi="Times New Roman" w:cs="Times New Roman"/>
          <w:i/>
        </w:rPr>
        <w:t xml:space="preserve">S. cerevisiae </w:t>
      </w:r>
      <w:r w:rsidRPr="00942D6E">
        <w:rPr>
          <w:rFonts w:ascii="Times New Roman" w:hAnsi="Times New Roman" w:cs="Times New Roman"/>
        </w:rPr>
        <w:t xml:space="preserve">is </w:t>
      </w:r>
      <w:r w:rsidR="00BD408F">
        <w:rPr>
          <w:rFonts w:ascii="Times New Roman" w:hAnsi="Times New Roman" w:cs="Times New Roman"/>
        </w:rPr>
        <w:t>arguably</w:t>
      </w:r>
      <w:r w:rsidRPr="00942D6E">
        <w:rPr>
          <w:rFonts w:ascii="Times New Roman" w:hAnsi="Times New Roman" w:cs="Times New Roman"/>
        </w:rPr>
        <w:t xml:space="preserve"> the </w:t>
      </w:r>
      <w:r w:rsidR="00BD408F">
        <w:rPr>
          <w:rFonts w:ascii="Times New Roman" w:hAnsi="Times New Roman" w:cs="Times New Roman"/>
        </w:rPr>
        <w:t>best-understood</w:t>
      </w:r>
      <w:r w:rsidRPr="00942D6E">
        <w:rPr>
          <w:rFonts w:ascii="Times New Roman" w:hAnsi="Times New Roman" w:cs="Times New Roman"/>
        </w:rPr>
        <w:t xml:space="preserve"> of all organisms</w:t>
      </w:r>
      <w:r w:rsidR="00BD408F">
        <w:rPr>
          <w:rFonts w:ascii="Times New Roman" w:hAnsi="Times New Roman" w:cs="Times New Roman"/>
        </w:rPr>
        <w:t xml:space="preserve"> but certainly among eukaryotes</w:t>
      </w:r>
      <w:r w:rsidRPr="00942D6E">
        <w:rPr>
          <w:rFonts w:ascii="Times New Roman" w:hAnsi="Times New Roman" w:cs="Times New Roman"/>
        </w:rPr>
        <w:t xml:space="preserve">, having played a figurative role in the development of various high-throughput technologies, </w:t>
      </w:r>
      <w:r w:rsidR="003610DA" w:rsidRPr="00942D6E">
        <w:rPr>
          <w:rFonts w:ascii="Times New Roman" w:hAnsi="Times New Roman" w:cs="Times New Roman"/>
        </w:rPr>
        <w:t>in</w:t>
      </w:r>
      <w:r w:rsidR="00BD408F">
        <w:rPr>
          <w:rFonts w:ascii="Times New Roman" w:hAnsi="Times New Roman" w:cs="Times New Roman"/>
        </w:rPr>
        <w:t xml:space="preserve">cluding </w:t>
      </w:r>
      <w:r w:rsidRPr="00942D6E">
        <w:rPr>
          <w:rFonts w:ascii="Times New Roman" w:hAnsi="Times New Roman" w:cs="Times New Roman"/>
        </w:rPr>
        <w:t>microarray</w:t>
      </w:r>
      <w:ins w:id="9" w:author="P Uetz" w:date="2017-05-01T18:06:00Z">
        <w:r w:rsidR="00B0327D">
          <w:rPr>
            <w:rFonts w:ascii="Times New Roman" w:hAnsi="Times New Roman" w:cs="Times New Roman"/>
          </w:rPr>
          <w:t>s</w:t>
        </w:r>
      </w:ins>
      <w:r w:rsidR="00696EA8" w:rsidRPr="00942D6E">
        <w:rPr>
          <w:rFonts w:ascii="Times New Roman" w:hAnsi="Times New Roman" w:cs="Times New Roman"/>
        </w:rPr>
        <w:t xml:space="preserve"> (</w:t>
      </w:r>
      <w:proofErr w:type="spellStart"/>
      <w:r w:rsidR="00B71FD6" w:rsidRPr="00942D6E">
        <w:rPr>
          <w:rFonts w:ascii="Times New Roman" w:hAnsi="Times New Roman" w:cs="Times New Roman"/>
        </w:rPr>
        <w:t>Lashkari</w:t>
      </w:r>
      <w:proofErr w:type="spellEnd"/>
      <w:r w:rsidR="00B71FD6" w:rsidRPr="00942D6E">
        <w:rPr>
          <w:rFonts w:ascii="Times New Roman" w:hAnsi="Times New Roman" w:cs="Times New Roman"/>
        </w:rPr>
        <w:t xml:space="preserve"> et al., 1997; </w:t>
      </w:r>
      <w:proofErr w:type="spellStart"/>
      <w:r w:rsidR="00B71FD6" w:rsidRPr="00942D6E">
        <w:rPr>
          <w:rFonts w:ascii="Times New Roman" w:hAnsi="Times New Roman" w:cs="Times New Roman"/>
        </w:rPr>
        <w:t>Eisen</w:t>
      </w:r>
      <w:proofErr w:type="spellEnd"/>
      <w:r w:rsidR="00B71FD6" w:rsidRPr="00942D6E">
        <w:rPr>
          <w:rFonts w:ascii="Times New Roman" w:hAnsi="Times New Roman" w:cs="Times New Roman"/>
        </w:rPr>
        <w:t xml:space="preserve"> et al., 1998; Spellman et al., 1998</w:t>
      </w:r>
      <w:r w:rsidR="00696EA8" w:rsidRPr="00942D6E">
        <w:rPr>
          <w:rFonts w:ascii="Times New Roman" w:hAnsi="Times New Roman" w:cs="Times New Roman"/>
        </w:rPr>
        <w:t>)</w:t>
      </w:r>
      <w:r w:rsidRPr="00942D6E">
        <w:rPr>
          <w:rFonts w:ascii="Times New Roman" w:hAnsi="Times New Roman" w:cs="Times New Roman"/>
        </w:rPr>
        <w:t xml:space="preserve">, </w:t>
      </w:r>
      <w:r w:rsidR="00BD408F">
        <w:rPr>
          <w:rFonts w:ascii="Times New Roman" w:hAnsi="Times New Roman" w:cs="Times New Roman"/>
        </w:rPr>
        <w:t xml:space="preserve">genotyping (Giaever et al 2002) </w:t>
      </w:r>
      <w:r w:rsidR="003610DA" w:rsidRPr="00942D6E">
        <w:rPr>
          <w:rFonts w:ascii="Times New Roman" w:hAnsi="Times New Roman" w:cs="Times New Roman"/>
        </w:rPr>
        <w:t xml:space="preserve">and </w:t>
      </w:r>
      <w:r w:rsidR="00BD408F">
        <w:rPr>
          <w:rFonts w:ascii="Times New Roman" w:hAnsi="Times New Roman" w:cs="Times New Roman"/>
        </w:rPr>
        <w:t>proteomics</w:t>
      </w:r>
      <w:r w:rsidR="003432B9" w:rsidRPr="00942D6E">
        <w:rPr>
          <w:rFonts w:ascii="Times New Roman" w:hAnsi="Times New Roman" w:cs="Times New Roman"/>
        </w:rPr>
        <w:t xml:space="preserve"> (</w:t>
      </w:r>
      <w:proofErr w:type="spellStart"/>
      <w:r w:rsidR="003432B9" w:rsidRPr="00942D6E">
        <w:rPr>
          <w:rFonts w:ascii="Times New Roman" w:hAnsi="Times New Roman" w:cs="Times New Roman"/>
        </w:rPr>
        <w:t>Uetz</w:t>
      </w:r>
      <w:proofErr w:type="spellEnd"/>
      <w:r w:rsidR="003432B9" w:rsidRPr="00942D6E">
        <w:rPr>
          <w:rFonts w:ascii="Times New Roman" w:hAnsi="Times New Roman" w:cs="Times New Roman"/>
        </w:rPr>
        <w:t xml:space="preserve"> et al., 2000; Ito et al., 2001; Ho et al., 2002; </w:t>
      </w:r>
      <w:proofErr w:type="spellStart"/>
      <w:r w:rsidR="003432B9" w:rsidRPr="00942D6E">
        <w:rPr>
          <w:rFonts w:ascii="Times New Roman" w:hAnsi="Times New Roman" w:cs="Times New Roman"/>
        </w:rPr>
        <w:t>Krogan</w:t>
      </w:r>
      <w:proofErr w:type="spellEnd"/>
      <w:r w:rsidR="003432B9" w:rsidRPr="00942D6E">
        <w:rPr>
          <w:rFonts w:ascii="Times New Roman" w:hAnsi="Times New Roman" w:cs="Times New Roman"/>
        </w:rPr>
        <w:t xml:space="preserve"> et al., 2006</w:t>
      </w:r>
      <w:r w:rsidR="00BD408F">
        <w:rPr>
          <w:rFonts w:ascii="Times New Roman" w:hAnsi="Times New Roman" w:cs="Times New Roman"/>
        </w:rPr>
        <w:t>, Gavin et al. 2006</w:t>
      </w:r>
      <w:r w:rsidR="003432B9" w:rsidRPr="00942D6E">
        <w:rPr>
          <w:rFonts w:ascii="Times New Roman" w:hAnsi="Times New Roman" w:cs="Times New Roman"/>
        </w:rPr>
        <w:t>)</w:t>
      </w:r>
      <w:r w:rsidR="00B64FBC" w:rsidRPr="00942D6E">
        <w:rPr>
          <w:rFonts w:ascii="Times New Roman" w:hAnsi="Times New Roman" w:cs="Times New Roman"/>
        </w:rPr>
        <w:t>. The findings from such experiments have generally been made available to the pub</w:t>
      </w:r>
      <w:r w:rsidR="003610DA" w:rsidRPr="00942D6E">
        <w:rPr>
          <w:rFonts w:ascii="Times New Roman" w:hAnsi="Times New Roman" w:cs="Times New Roman"/>
        </w:rPr>
        <w:t>lic, and are collected in the S</w:t>
      </w:r>
      <w:r w:rsidR="00B64FBC" w:rsidRPr="00942D6E">
        <w:rPr>
          <w:rFonts w:ascii="Times New Roman" w:hAnsi="Times New Roman" w:cs="Times New Roman"/>
        </w:rPr>
        <w:t>accha</w:t>
      </w:r>
      <w:r w:rsidR="002F57CA" w:rsidRPr="00942D6E">
        <w:rPr>
          <w:rFonts w:ascii="Times New Roman" w:hAnsi="Times New Roman" w:cs="Times New Roman"/>
        </w:rPr>
        <w:t>romyces Genome Database (SGD) (Cherry et al., 2011)</w:t>
      </w:r>
      <w:r w:rsidR="00B64FBC" w:rsidRPr="00942D6E">
        <w:rPr>
          <w:rFonts w:ascii="Times New Roman" w:hAnsi="Times New Roman" w:cs="Times New Roman"/>
        </w:rPr>
        <w:t xml:space="preserve">. </w:t>
      </w:r>
      <w:r w:rsidR="007D599F" w:rsidRPr="00942D6E">
        <w:rPr>
          <w:rFonts w:ascii="Times New Roman" w:hAnsi="Times New Roman" w:cs="Times New Roman"/>
        </w:rPr>
        <w:t xml:space="preserve">Nearly </w:t>
      </w:r>
      <w:r w:rsidR="00A00A3D" w:rsidRPr="00942D6E">
        <w:rPr>
          <w:rFonts w:ascii="Times New Roman" w:hAnsi="Times New Roman" w:cs="Times New Roman"/>
        </w:rPr>
        <w:t xml:space="preserve">1,000 </w:t>
      </w:r>
      <w:r w:rsidR="007D599F" w:rsidRPr="00942D6E">
        <w:rPr>
          <w:rFonts w:ascii="Times New Roman" w:hAnsi="Times New Roman" w:cs="Times New Roman"/>
          <w:i/>
        </w:rPr>
        <w:t>S. cerevisiae</w:t>
      </w:r>
      <w:r w:rsidR="007D599F" w:rsidRPr="00942D6E">
        <w:rPr>
          <w:rFonts w:ascii="Times New Roman" w:hAnsi="Times New Roman" w:cs="Times New Roman"/>
        </w:rPr>
        <w:t xml:space="preserve"> genes are members of orthologous gene families linked to disease in human</w:t>
      </w:r>
      <w:ins w:id="10" w:author="P Uetz" w:date="2017-07-09T13:01:00Z">
        <w:r w:rsidR="00E5676A">
          <w:rPr>
            <w:rFonts w:ascii="Times New Roman" w:hAnsi="Times New Roman" w:cs="Times New Roman"/>
          </w:rPr>
          <w:t>s</w:t>
        </w:r>
      </w:ins>
      <w:r w:rsidR="003610DA" w:rsidRPr="00942D6E">
        <w:rPr>
          <w:rFonts w:ascii="Times New Roman" w:hAnsi="Times New Roman" w:cs="Times New Roman"/>
        </w:rPr>
        <w:t xml:space="preserve"> (</w:t>
      </w:r>
      <w:proofErr w:type="spellStart"/>
      <w:r w:rsidR="0022798B" w:rsidRPr="00942D6E">
        <w:rPr>
          <w:rFonts w:ascii="Times New Roman" w:hAnsi="Times New Roman" w:cs="Times New Roman"/>
        </w:rPr>
        <w:t>Heinicke</w:t>
      </w:r>
      <w:proofErr w:type="spellEnd"/>
      <w:r w:rsidR="0022798B" w:rsidRPr="00942D6E">
        <w:rPr>
          <w:rFonts w:ascii="Times New Roman" w:hAnsi="Times New Roman" w:cs="Times New Roman"/>
        </w:rPr>
        <w:t xml:space="preserve"> et al., 2007) approximately half of which are mitochondrial (</w:t>
      </w:r>
      <w:r w:rsidR="003610DA" w:rsidRPr="00942D6E">
        <w:rPr>
          <w:rFonts w:ascii="Times New Roman" w:hAnsi="Times New Roman" w:cs="Times New Roman"/>
        </w:rPr>
        <w:t>Steinmetz et al., 2002)</w:t>
      </w:r>
      <w:r w:rsidR="00A00A3D" w:rsidRPr="00942D6E">
        <w:rPr>
          <w:rFonts w:ascii="Times New Roman" w:hAnsi="Times New Roman" w:cs="Times New Roman"/>
        </w:rPr>
        <w:t xml:space="preserve">. </w:t>
      </w:r>
      <w:r w:rsidR="0038529F" w:rsidRPr="00942D6E">
        <w:rPr>
          <w:rFonts w:ascii="Times New Roman" w:hAnsi="Times New Roman" w:cs="Times New Roman"/>
        </w:rPr>
        <w:t>Both</w:t>
      </w:r>
      <w:r w:rsidR="00B64FBC" w:rsidRPr="00942D6E">
        <w:rPr>
          <w:rFonts w:ascii="Times New Roman" w:hAnsi="Times New Roman" w:cs="Times New Roman"/>
        </w:rPr>
        <w:t xml:space="preserve"> </w:t>
      </w:r>
      <w:r w:rsidR="007D599F" w:rsidRPr="00942D6E">
        <w:rPr>
          <w:rFonts w:ascii="Times New Roman" w:hAnsi="Times New Roman" w:cs="Times New Roman"/>
        </w:rPr>
        <w:t xml:space="preserve">species of yeast </w:t>
      </w:r>
      <w:r w:rsidR="00B64FBC" w:rsidRPr="00942D6E">
        <w:rPr>
          <w:rFonts w:ascii="Times New Roman" w:hAnsi="Times New Roman" w:cs="Times New Roman"/>
        </w:rPr>
        <w:t xml:space="preserve">have been leveraged to explore essentiality of </w:t>
      </w:r>
      <w:r w:rsidR="00963359" w:rsidRPr="00942D6E">
        <w:rPr>
          <w:rFonts w:ascii="Times New Roman" w:hAnsi="Times New Roman" w:cs="Times New Roman"/>
        </w:rPr>
        <w:t>eukaryotic genes</w:t>
      </w:r>
      <w:r w:rsidR="0038529F" w:rsidRPr="00942D6E">
        <w:rPr>
          <w:rFonts w:ascii="Times New Roman" w:hAnsi="Times New Roman" w:cs="Times New Roman"/>
        </w:rPr>
        <w:t>, using genome-wide knockout</w:t>
      </w:r>
      <w:r w:rsidR="00127EB7" w:rsidRPr="00942D6E">
        <w:rPr>
          <w:rFonts w:ascii="Times New Roman" w:hAnsi="Times New Roman" w:cs="Times New Roman"/>
        </w:rPr>
        <w:t>s</w:t>
      </w:r>
      <w:r w:rsidR="0038529F" w:rsidRPr="00942D6E">
        <w:rPr>
          <w:rFonts w:ascii="Times New Roman" w:hAnsi="Times New Roman" w:cs="Times New Roman"/>
        </w:rPr>
        <w:t xml:space="preserve"> </w:t>
      </w:r>
      <w:r w:rsidR="00963359" w:rsidRPr="00942D6E">
        <w:rPr>
          <w:rFonts w:ascii="Times New Roman" w:hAnsi="Times New Roman" w:cs="Times New Roman"/>
        </w:rPr>
        <w:t>(Kim et al., 2010</w:t>
      </w:r>
      <w:r w:rsidR="007D599F" w:rsidRPr="00942D6E">
        <w:rPr>
          <w:rFonts w:ascii="Times New Roman" w:hAnsi="Times New Roman" w:cs="Times New Roman"/>
        </w:rPr>
        <w:t>)</w:t>
      </w:r>
      <w:r w:rsidR="0038529F" w:rsidRPr="00942D6E">
        <w:rPr>
          <w:rFonts w:ascii="Times New Roman" w:hAnsi="Times New Roman" w:cs="Times New Roman"/>
        </w:rPr>
        <w:t xml:space="preserve"> and genetic interaction experiments (</w:t>
      </w:r>
      <w:bookmarkStart w:id="11" w:name="OLE_LINK34"/>
      <w:bookmarkStart w:id="12" w:name="OLE_LINK35"/>
      <w:r w:rsidR="0038529F" w:rsidRPr="00942D6E">
        <w:rPr>
          <w:rFonts w:ascii="Times New Roman" w:hAnsi="Times New Roman" w:cs="Times New Roman"/>
        </w:rPr>
        <w:t>Costanzo et al., 2010</w:t>
      </w:r>
      <w:bookmarkEnd w:id="11"/>
      <w:bookmarkEnd w:id="12"/>
      <w:r w:rsidR="00280798" w:rsidRPr="00942D6E">
        <w:rPr>
          <w:rFonts w:ascii="Times New Roman" w:hAnsi="Times New Roman" w:cs="Times New Roman"/>
        </w:rPr>
        <w:t xml:space="preserve">; </w:t>
      </w:r>
      <w:proofErr w:type="spellStart"/>
      <w:r w:rsidR="00280798" w:rsidRPr="00942D6E">
        <w:rPr>
          <w:rFonts w:ascii="Times New Roman" w:hAnsi="Times New Roman" w:cs="Times New Roman"/>
        </w:rPr>
        <w:t>Baryshnikova</w:t>
      </w:r>
      <w:proofErr w:type="spellEnd"/>
      <w:r w:rsidR="00280798" w:rsidRPr="00942D6E">
        <w:rPr>
          <w:rFonts w:ascii="Times New Roman" w:hAnsi="Times New Roman" w:cs="Times New Roman"/>
        </w:rPr>
        <w:t xml:space="preserve"> et al., 2010</w:t>
      </w:r>
      <w:ins w:id="13" w:author="P Uetz" w:date="2017-07-09T13:02:00Z">
        <w:r w:rsidR="00E5676A">
          <w:rPr>
            <w:rFonts w:ascii="Times New Roman" w:hAnsi="Times New Roman" w:cs="Times New Roman"/>
          </w:rPr>
          <w:t xml:space="preserve">, </w:t>
        </w:r>
        <w:r w:rsidR="00E5676A" w:rsidRPr="00E5676A">
          <w:rPr>
            <w:rFonts w:ascii="Times New Roman" w:hAnsi="Times New Roman" w:cs="Times New Roman"/>
          </w:rPr>
          <w:t>Costanzo et al., 201</w:t>
        </w:r>
        <w:r w:rsidR="00E5676A">
          <w:rPr>
            <w:rFonts w:ascii="Times New Roman" w:hAnsi="Times New Roman" w:cs="Times New Roman"/>
          </w:rPr>
          <w:t>6</w:t>
        </w:r>
      </w:ins>
      <w:r w:rsidR="0038529F" w:rsidRPr="00942D6E">
        <w:rPr>
          <w:rFonts w:ascii="Times New Roman" w:hAnsi="Times New Roman" w:cs="Times New Roman"/>
        </w:rPr>
        <w:t>)</w:t>
      </w:r>
      <w:r w:rsidR="007D599F" w:rsidRPr="00942D6E">
        <w:rPr>
          <w:rFonts w:ascii="Times New Roman" w:hAnsi="Times New Roman" w:cs="Times New Roman"/>
        </w:rPr>
        <w:t>, which should help shed light on the role of these gene families in disease.</w:t>
      </w:r>
      <w:r w:rsidR="00194C9B" w:rsidRPr="00942D6E">
        <w:rPr>
          <w:rFonts w:ascii="Times New Roman" w:hAnsi="Times New Roman" w:cs="Times New Roman"/>
        </w:rPr>
        <w:t xml:space="preserve"> </w:t>
      </w:r>
      <w:r w:rsidR="00194C9B" w:rsidRPr="00942D6E">
        <w:rPr>
          <w:rFonts w:ascii="Times New Roman" w:eastAsia="Arial Unicode MS" w:hAnsi="Times New Roman" w:cs="Times New Roman"/>
          <w:shd w:val="clear" w:color="auto" w:fill="FFFFFF"/>
        </w:rPr>
        <w:t xml:space="preserve">At least 85% of </w:t>
      </w:r>
      <w:r w:rsidR="00194C9B" w:rsidRPr="00942D6E">
        <w:rPr>
          <w:rFonts w:ascii="Times New Roman" w:eastAsia="Arial Unicode MS" w:hAnsi="Times New Roman" w:cs="Times New Roman"/>
          <w:i/>
          <w:shd w:val="clear" w:color="auto" w:fill="FFFFFF"/>
        </w:rPr>
        <w:t xml:space="preserve">S. cerevisiae </w:t>
      </w:r>
      <w:r w:rsidR="00194C9B" w:rsidRPr="00942D6E">
        <w:rPr>
          <w:rFonts w:ascii="Times New Roman" w:eastAsia="Arial Unicode MS" w:hAnsi="Times New Roman" w:cs="Times New Roman"/>
          <w:shd w:val="clear" w:color="auto" w:fill="FFFFFF"/>
        </w:rPr>
        <w:t xml:space="preserve">genes have been </w:t>
      </w:r>
      <w:r w:rsidR="00BD408F">
        <w:rPr>
          <w:rFonts w:ascii="Times New Roman" w:eastAsia="Arial Unicode MS" w:hAnsi="Times New Roman" w:cs="Times New Roman"/>
          <w:shd w:val="clear" w:color="auto" w:fill="FFFFFF"/>
        </w:rPr>
        <w:t>experimentally</w:t>
      </w:r>
      <w:r w:rsidR="00BD408F" w:rsidRPr="00942D6E">
        <w:rPr>
          <w:rFonts w:ascii="Times New Roman" w:eastAsia="Arial Unicode MS" w:hAnsi="Times New Roman" w:cs="Times New Roman"/>
          <w:shd w:val="clear" w:color="auto" w:fill="FFFFFF"/>
        </w:rPr>
        <w:t xml:space="preserve"> </w:t>
      </w:r>
      <w:r w:rsidR="00194C9B" w:rsidRPr="00942D6E">
        <w:rPr>
          <w:rFonts w:ascii="Times New Roman" w:eastAsia="Arial Unicode MS" w:hAnsi="Times New Roman" w:cs="Times New Roman"/>
          <w:shd w:val="clear" w:color="auto" w:fill="FFFFFF"/>
        </w:rPr>
        <w:t xml:space="preserve">characterized, more than for </w:t>
      </w:r>
      <w:r w:rsidR="00194C9B" w:rsidRPr="00942D6E">
        <w:rPr>
          <w:rFonts w:ascii="Times New Roman" w:eastAsia="Arial Unicode MS" w:hAnsi="Times New Roman" w:cs="Times New Roman"/>
          <w:i/>
          <w:shd w:val="clear" w:color="auto" w:fill="FFFFFF"/>
        </w:rPr>
        <w:t xml:space="preserve">S. </w:t>
      </w:r>
      <w:proofErr w:type="spellStart"/>
      <w:r w:rsidR="00194C9B" w:rsidRPr="00942D6E">
        <w:rPr>
          <w:rFonts w:ascii="Times New Roman" w:eastAsia="Arial Unicode MS" w:hAnsi="Times New Roman" w:cs="Times New Roman"/>
          <w:i/>
          <w:shd w:val="clear" w:color="auto" w:fill="FFFFFF"/>
        </w:rPr>
        <w:t>pombe</w:t>
      </w:r>
      <w:proofErr w:type="spellEnd"/>
      <w:r w:rsidR="00194C9B" w:rsidRPr="00942D6E">
        <w:rPr>
          <w:rFonts w:ascii="Times New Roman" w:eastAsia="Arial Unicode MS" w:hAnsi="Times New Roman" w:cs="Times New Roman"/>
          <w:i/>
          <w:shd w:val="clear" w:color="auto" w:fill="FFFFFF"/>
        </w:rPr>
        <w:t xml:space="preserve"> </w:t>
      </w:r>
      <w:r w:rsidR="00E20DC5" w:rsidRPr="00942D6E">
        <w:rPr>
          <w:rFonts w:ascii="Times New Roman" w:eastAsia="Arial Unicode MS" w:hAnsi="Times New Roman" w:cs="Times New Roman"/>
          <w:shd w:val="clear" w:color="auto" w:fill="FFFFFF"/>
        </w:rPr>
        <w:t xml:space="preserve">or any other eukaryote. </w:t>
      </w:r>
      <w:ins w:id="14" w:author="P Uetz" w:date="2017-05-01T18:08:00Z">
        <w:r w:rsidR="00B0327D">
          <w:rPr>
            <w:rFonts w:ascii="Times New Roman" w:eastAsia="Arial Unicode MS" w:hAnsi="Times New Roman" w:cs="Times New Roman"/>
            <w:shd w:val="clear" w:color="auto" w:fill="FFFFFF"/>
          </w:rPr>
          <w:t>Given that c</w:t>
        </w:r>
      </w:ins>
      <w:del w:id="15" w:author="P Uetz" w:date="2017-05-01T18:08:00Z">
        <w:r w:rsidR="00E20DC5" w:rsidRPr="00942D6E" w:rsidDel="00B0327D">
          <w:rPr>
            <w:rFonts w:ascii="Times New Roman" w:eastAsia="Arial Unicode MS" w:hAnsi="Times New Roman" w:cs="Times New Roman"/>
            <w:shd w:val="clear" w:color="auto" w:fill="FFFFFF"/>
          </w:rPr>
          <w:delText>C</w:delText>
        </w:r>
      </w:del>
      <w:r w:rsidR="00E20DC5" w:rsidRPr="00942D6E">
        <w:rPr>
          <w:rFonts w:ascii="Times New Roman" w:eastAsia="Arial Unicode MS" w:hAnsi="Times New Roman" w:cs="Times New Roman"/>
          <w:shd w:val="clear" w:color="auto" w:fill="FFFFFF"/>
        </w:rPr>
        <w:t xml:space="preserve">omplete genome essentiality screens have been performed for </w:t>
      </w:r>
      <w:r w:rsidR="00E20DC5" w:rsidRPr="00942D6E">
        <w:rPr>
          <w:rFonts w:ascii="Times New Roman" w:eastAsia="Arial Unicode MS" w:hAnsi="Times New Roman" w:cs="Times New Roman"/>
          <w:i/>
          <w:shd w:val="clear" w:color="auto" w:fill="FFFFFF"/>
        </w:rPr>
        <w:t>S. cerevisiae</w:t>
      </w:r>
      <w:ins w:id="16" w:author="P Uetz" w:date="2017-07-09T13:03:00Z">
        <w:r w:rsidR="00E5676A">
          <w:rPr>
            <w:rFonts w:ascii="Times New Roman" w:eastAsia="Arial Unicode MS" w:hAnsi="Times New Roman" w:cs="Times New Roman"/>
            <w:i/>
            <w:shd w:val="clear" w:color="auto" w:fill="FFFFFF"/>
          </w:rPr>
          <w:t xml:space="preserve"> (REFs)</w:t>
        </w:r>
      </w:ins>
      <w:del w:id="17" w:author="P Uetz" w:date="2017-05-01T18:08:00Z">
        <w:r w:rsidR="00E20DC5" w:rsidRPr="00942D6E" w:rsidDel="00B0327D">
          <w:rPr>
            <w:rFonts w:ascii="Times New Roman" w:eastAsia="Arial Unicode MS" w:hAnsi="Times New Roman" w:cs="Times New Roman"/>
            <w:i/>
            <w:shd w:val="clear" w:color="auto" w:fill="FFFFFF"/>
          </w:rPr>
          <w:delText xml:space="preserve"> </w:delText>
        </w:r>
      </w:del>
      <w:r w:rsidR="00E20DC5" w:rsidRPr="00942D6E">
        <w:rPr>
          <w:rFonts w:ascii="Times New Roman" w:eastAsia="Arial Unicode MS" w:hAnsi="Times New Roman" w:cs="Times New Roman"/>
          <w:shd w:val="clear" w:color="auto" w:fill="FFFFFF"/>
        </w:rPr>
        <w:t xml:space="preserve">, </w:t>
      </w:r>
      <w:del w:id="18" w:author="P Uetz" w:date="2017-05-01T18:08:00Z">
        <w:r w:rsidR="00E20DC5" w:rsidRPr="00942D6E" w:rsidDel="00B0327D">
          <w:rPr>
            <w:rFonts w:ascii="Times New Roman" w:eastAsia="Arial Unicode MS" w:hAnsi="Times New Roman" w:cs="Times New Roman"/>
            <w:shd w:val="clear" w:color="auto" w:fill="FFFFFF"/>
          </w:rPr>
          <w:delText xml:space="preserve">therefore, </w:delText>
        </w:r>
      </w:del>
      <w:r w:rsidR="00E20DC5" w:rsidRPr="00942D6E">
        <w:rPr>
          <w:rFonts w:ascii="Times New Roman" w:eastAsia="Arial Unicode MS" w:hAnsi="Times New Roman" w:cs="Times New Roman"/>
          <w:shd w:val="clear" w:color="auto" w:fill="FFFFFF"/>
        </w:rPr>
        <w:t xml:space="preserve">essentiality information exists even for the 15% of genes that remain uncharacterized, some encoding domains of unknown function (DUFs). </w:t>
      </w:r>
    </w:p>
    <w:p w14:paraId="7F6EE5B4" w14:textId="73B09584" w:rsidR="00E20DC5" w:rsidRPr="00942D6E" w:rsidRDefault="00E20DC5" w:rsidP="00B55D79">
      <w:pPr>
        <w:spacing w:line="360" w:lineRule="auto"/>
        <w:rPr>
          <w:rFonts w:ascii="Times New Roman" w:eastAsia="Arial Unicode MS" w:hAnsi="Times New Roman" w:cs="Times New Roman"/>
          <w:color w:val="2E2E2E"/>
          <w:shd w:val="clear" w:color="auto" w:fill="FFFFFF"/>
        </w:rPr>
      </w:pPr>
      <w:r w:rsidRPr="00942D6E">
        <w:rPr>
          <w:rFonts w:ascii="Times New Roman" w:eastAsia="Arial Unicode MS" w:hAnsi="Times New Roman" w:cs="Times New Roman"/>
          <w:shd w:val="clear" w:color="auto" w:fill="FFFFFF"/>
        </w:rPr>
        <w:t xml:space="preserve">While </w:t>
      </w:r>
      <w:r w:rsidRPr="00942D6E">
        <w:rPr>
          <w:rFonts w:ascii="Times New Roman" w:eastAsia="Arial Unicode MS" w:hAnsi="Times New Roman" w:cs="Times New Roman"/>
          <w:i/>
          <w:shd w:val="clear" w:color="auto" w:fill="FFFFFF"/>
        </w:rPr>
        <w:t xml:space="preserve">S. cerevisiae </w:t>
      </w:r>
      <w:r w:rsidRPr="00942D6E">
        <w:rPr>
          <w:rFonts w:ascii="Times New Roman" w:eastAsia="Arial Unicode MS" w:hAnsi="Times New Roman" w:cs="Times New Roman"/>
          <w:shd w:val="clear" w:color="auto" w:fill="FFFFFF"/>
        </w:rPr>
        <w:t xml:space="preserve">is useful as a well-characterized model organism, </w:t>
      </w:r>
      <w:r w:rsidRPr="00942D6E">
        <w:rPr>
          <w:rFonts w:ascii="Times New Roman" w:eastAsia="Arial Unicode MS" w:hAnsi="Times New Roman" w:cs="Times New Roman"/>
          <w:i/>
          <w:shd w:val="clear" w:color="auto" w:fill="FFFFFF"/>
        </w:rPr>
        <w:t xml:space="preserve">S. </w:t>
      </w:r>
      <w:proofErr w:type="spellStart"/>
      <w:r w:rsidRPr="00942D6E">
        <w:rPr>
          <w:rFonts w:ascii="Times New Roman" w:eastAsia="Arial Unicode MS" w:hAnsi="Times New Roman" w:cs="Times New Roman"/>
          <w:i/>
          <w:shd w:val="clear" w:color="auto" w:fill="FFFFFF"/>
        </w:rPr>
        <w:t>pombe</w:t>
      </w:r>
      <w:proofErr w:type="spellEnd"/>
      <w:r w:rsidRPr="00942D6E">
        <w:rPr>
          <w:rFonts w:ascii="Times New Roman" w:eastAsia="Arial Unicode MS" w:hAnsi="Times New Roman" w:cs="Times New Roman"/>
          <w:i/>
          <w:shd w:val="clear" w:color="auto" w:fill="FFFFFF"/>
        </w:rPr>
        <w:t xml:space="preserve"> </w:t>
      </w:r>
      <w:r w:rsidRPr="00942D6E">
        <w:rPr>
          <w:rFonts w:ascii="Times New Roman" w:eastAsia="Arial Unicode MS" w:hAnsi="Times New Roman" w:cs="Times New Roman"/>
          <w:shd w:val="clear" w:color="auto" w:fill="FFFFFF"/>
        </w:rPr>
        <w:t xml:space="preserve">is attractive to the </w:t>
      </w:r>
      <w:r w:rsidR="00BD408F">
        <w:rPr>
          <w:rFonts w:ascii="Times New Roman" w:eastAsia="Arial Unicode MS" w:hAnsi="Times New Roman" w:cs="Times New Roman"/>
          <w:shd w:val="clear" w:color="auto" w:fill="FFFFFF"/>
        </w:rPr>
        <w:t>molecular</w:t>
      </w:r>
      <w:r w:rsidR="00BD408F" w:rsidRPr="00942D6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shd w:val="clear" w:color="auto" w:fill="FFFFFF"/>
        </w:rPr>
        <w:t xml:space="preserve">biology community as a result of </w:t>
      </w:r>
      <w:r w:rsidR="00DB3FC6">
        <w:rPr>
          <w:rFonts w:ascii="Times New Roman" w:eastAsia="Arial Unicode MS" w:hAnsi="Times New Roman" w:cs="Times New Roman"/>
          <w:shd w:val="clear" w:color="auto" w:fill="FFFFFF"/>
        </w:rPr>
        <w:t>its greater similarity to human cells in many aspects</w:t>
      </w:r>
      <w:r w:rsidRPr="00942D6E">
        <w:rPr>
          <w:rFonts w:ascii="Times New Roman" w:eastAsia="Arial Unicode MS" w:hAnsi="Times New Roman" w:cs="Times New Roman"/>
          <w:shd w:val="clear" w:color="auto" w:fill="FFFFFF"/>
        </w:rPr>
        <w:t xml:space="preserve">. </w:t>
      </w:r>
      <w:r w:rsidR="00DB3FC6">
        <w:rPr>
          <w:rFonts w:ascii="Times New Roman" w:eastAsia="Arial Unicode MS" w:hAnsi="Times New Roman" w:cs="Times New Roman"/>
          <w:shd w:val="clear" w:color="auto" w:fill="FFFFFF"/>
        </w:rPr>
        <w:t xml:space="preserve">While </w:t>
      </w:r>
      <w:r w:rsidR="00DB3FC6" w:rsidRPr="00B0327D">
        <w:rPr>
          <w:rFonts w:ascii="Times New Roman" w:eastAsia="Arial Unicode MS" w:hAnsi="Times New Roman" w:cs="Times New Roman"/>
          <w:i/>
          <w:shd w:val="clear" w:color="auto" w:fill="FFFFFF"/>
          <w:rPrChange w:id="19" w:author="P Uetz" w:date="2017-05-01T18:09:00Z">
            <w:rPr>
              <w:rFonts w:ascii="Times New Roman" w:eastAsia="Arial Unicode MS" w:hAnsi="Times New Roman" w:cs="Times New Roman"/>
              <w:shd w:val="clear" w:color="auto" w:fill="FFFFFF"/>
            </w:rPr>
          </w:rPrChange>
        </w:rPr>
        <w:t>S. cerevisiae</w:t>
      </w:r>
      <w:r w:rsidR="00DB3FC6">
        <w:rPr>
          <w:rFonts w:ascii="Times New Roman" w:eastAsia="Arial Unicode MS" w:hAnsi="Times New Roman" w:cs="Times New Roman"/>
          <w:shd w:val="clear" w:color="auto" w:fill="FFFFFF"/>
        </w:rPr>
        <w:t xml:space="preserve"> has undergone a whole genome duplication event </w:t>
      </w:r>
      <w:ins w:id="20" w:author="P Uetz" w:date="2017-07-09T13:04:00Z">
        <w:r w:rsidR="00E5676A">
          <w:rPr>
            <w:rFonts w:ascii="Times New Roman" w:eastAsia="Arial Unicode MS" w:hAnsi="Times New Roman" w:cs="Times New Roman"/>
            <w:shd w:val="clear" w:color="auto" w:fill="FFFFFF"/>
          </w:rPr>
          <w:t xml:space="preserve">(REF </w:t>
        </w:r>
        <w:proofErr w:type="spellStart"/>
        <w:r w:rsidR="00E5676A">
          <w:rPr>
            <w:rFonts w:ascii="Times New Roman" w:eastAsia="Arial Unicode MS" w:hAnsi="Times New Roman" w:cs="Times New Roman"/>
            <w:shd w:val="clear" w:color="auto" w:fill="FFFFFF"/>
          </w:rPr>
          <w:t>Ashbya</w:t>
        </w:r>
        <w:proofErr w:type="spellEnd"/>
        <w:r w:rsidR="00E5676A">
          <w:rPr>
            <w:rFonts w:ascii="Times New Roman" w:eastAsia="Arial Unicode MS" w:hAnsi="Times New Roman" w:cs="Times New Roman"/>
            <w:shd w:val="clear" w:color="auto" w:fill="FFFFFF"/>
          </w:rPr>
          <w:t xml:space="preserve">) </w:t>
        </w:r>
      </w:ins>
      <w:r w:rsidR="00DB3FC6">
        <w:rPr>
          <w:rFonts w:ascii="Times New Roman" w:eastAsia="Arial Unicode MS" w:hAnsi="Times New Roman" w:cs="Times New Roman"/>
          <w:shd w:val="clear" w:color="auto" w:fill="FFFFFF"/>
        </w:rPr>
        <w:t xml:space="preserve">there seems to be no evidence for such an </w:t>
      </w:r>
      <w:r w:rsidRPr="00942D6E">
        <w:rPr>
          <w:rFonts w:ascii="Times New Roman" w:eastAsia="Arial Unicode MS" w:hAnsi="Times New Roman" w:cs="Times New Roman"/>
          <w:shd w:val="clear" w:color="auto" w:fill="FFFFFF"/>
        </w:rPr>
        <w:t>event</w:t>
      </w:r>
      <w:r w:rsidR="00AC1059" w:rsidRPr="00942D6E">
        <w:rPr>
          <w:rFonts w:ascii="Times New Roman" w:eastAsia="Arial Unicode MS" w:hAnsi="Times New Roman" w:cs="Times New Roman"/>
          <w:shd w:val="clear" w:color="auto" w:fill="FFFFFF"/>
        </w:rPr>
        <w:t xml:space="preserve"> </w:t>
      </w:r>
      <w:r w:rsidR="00DB3FC6">
        <w:rPr>
          <w:rFonts w:ascii="Times New Roman" w:eastAsia="Arial Unicode MS" w:hAnsi="Times New Roman" w:cs="Times New Roman"/>
          <w:shd w:val="clear" w:color="auto" w:fill="FFFFFF"/>
        </w:rPr>
        <w:t xml:space="preserve">in </w:t>
      </w:r>
      <w:r w:rsidR="00DB3FC6" w:rsidRPr="00B0327D">
        <w:rPr>
          <w:rFonts w:ascii="Times New Roman" w:eastAsia="Arial Unicode MS" w:hAnsi="Times New Roman" w:cs="Times New Roman"/>
          <w:i/>
          <w:shd w:val="clear" w:color="auto" w:fill="FFFFFF"/>
          <w:rPrChange w:id="21" w:author="P Uetz" w:date="2017-05-01T18:09:00Z">
            <w:rPr>
              <w:rFonts w:ascii="Times New Roman" w:eastAsia="Arial Unicode MS" w:hAnsi="Times New Roman" w:cs="Times New Roman"/>
              <w:shd w:val="clear" w:color="auto" w:fill="FFFFFF"/>
            </w:rPr>
          </w:rPrChange>
        </w:rPr>
        <w:t xml:space="preserve">S. </w:t>
      </w:r>
      <w:proofErr w:type="spellStart"/>
      <w:r w:rsidR="00DB3FC6" w:rsidRPr="00B0327D">
        <w:rPr>
          <w:rFonts w:ascii="Times New Roman" w:eastAsia="Arial Unicode MS" w:hAnsi="Times New Roman" w:cs="Times New Roman"/>
          <w:i/>
          <w:shd w:val="clear" w:color="auto" w:fill="FFFFFF"/>
          <w:rPrChange w:id="22" w:author="P Uetz" w:date="2017-05-01T18:09:00Z">
            <w:rPr>
              <w:rFonts w:ascii="Times New Roman" w:eastAsia="Arial Unicode MS" w:hAnsi="Times New Roman" w:cs="Times New Roman"/>
              <w:shd w:val="clear" w:color="auto" w:fill="FFFFFF"/>
            </w:rPr>
          </w:rPrChange>
        </w:rPr>
        <w:t>pombe</w:t>
      </w:r>
      <w:proofErr w:type="spellEnd"/>
      <w:r w:rsidR="00DB3FC6">
        <w:rPr>
          <w:rFonts w:ascii="Times New Roman" w:eastAsia="Arial Unicode MS" w:hAnsi="Times New Roman" w:cs="Times New Roman"/>
          <w:shd w:val="clear" w:color="auto" w:fill="FFFFFF"/>
        </w:rPr>
        <w:t xml:space="preserve"> </w:t>
      </w:r>
      <w:r w:rsidR="00AC1059" w:rsidRPr="00942D6E">
        <w:rPr>
          <w:rFonts w:ascii="Times New Roman" w:eastAsia="Arial Unicode MS" w:hAnsi="Times New Roman" w:cs="Times New Roman"/>
          <w:shd w:val="clear" w:color="auto" w:fill="FFFFFF"/>
        </w:rPr>
        <w:t>(Wolfe and Shields, 1997</w:t>
      </w:r>
      <w:r w:rsidR="00DB3FC6">
        <w:rPr>
          <w:rFonts w:ascii="Times New Roman" w:eastAsia="Arial Unicode MS" w:hAnsi="Times New Roman" w:cs="Times New Roman"/>
          <w:shd w:val="clear" w:color="auto" w:fill="FFFFFF"/>
        </w:rPr>
        <w:t xml:space="preserve">, </w:t>
      </w:r>
      <w:proofErr w:type="spellStart"/>
      <w:r w:rsidR="00DB3FC6">
        <w:rPr>
          <w:rFonts w:ascii="Times New Roman" w:eastAsia="Arial Unicode MS" w:hAnsi="Times New Roman" w:cs="Times New Roman"/>
          <w:shd w:val="clear" w:color="auto" w:fill="FFFFFF"/>
        </w:rPr>
        <w:t>Wixon</w:t>
      </w:r>
      <w:proofErr w:type="spellEnd"/>
      <w:r w:rsidR="00DB3FC6">
        <w:rPr>
          <w:rFonts w:ascii="Times New Roman" w:eastAsia="Arial Unicode MS" w:hAnsi="Times New Roman" w:cs="Times New Roman"/>
          <w:shd w:val="clear" w:color="auto" w:fill="FFFFFF"/>
        </w:rPr>
        <w:t xml:space="preserve"> 2002</w:t>
      </w:r>
      <w:r w:rsidR="00AC1059" w:rsidRPr="00942D6E">
        <w:rPr>
          <w:rFonts w:ascii="Times New Roman" w:eastAsia="Arial Unicode MS" w:hAnsi="Times New Roman" w:cs="Times New Roman"/>
          <w:shd w:val="clear" w:color="auto" w:fill="FFFFFF"/>
        </w:rPr>
        <w:t>)</w:t>
      </w:r>
      <w:r w:rsidRPr="00942D6E">
        <w:rPr>
          <w:rFonts w:ascii="Times New Roman" w:eastAsia="Arial Unicode MS" w:hAnsi="Times New Roman" w:cs="Times New Roman"/>
          <w:shd w:val="clear" w:color="auto" w:fill="FFFFFF"/>
        </w:rPr>
        <w:t xml:space="preserve">. </w:t>
      </w:r>
      <w:r w:rsidRPr="00942D6E">
        <w:rPr>
          <w:rFonts w:ascii="Times New Roman" w:hAnsi="Times New Roman" w:cs="Times New Roman"/>
          <w:i/>
        </w:rPr>
        <w:t xml:space="preserve">S. </w:t>
      </w:r>
      <w:proofErr w:type="spellStart"/>
      <w:r w:rsidRPr="00942D6E">
        <w:rPr>
          <w:rFonts w:ascii="Times New Roman" w:hAnsi="Times New Roman" w:cs="Times New Roman"/>
          <w:i/>
        </w:rPr>
        <w:t>pombe</w:t>
      </w:r>
      <w:proofErr w:type="spellEnd"/>
      <w:r w:rsidRPr="00942D6E">
        <w:rPr>
          <w:rFonts w:ascii="Times New Roman" w:hAnsi="Times New Roman" w:cs="Times New Roman"/>
          <w:i/>
        </w:rPr>
        <w:t xml:space="preserve"> </w:t>
      </w:r>
      <w:r w:rsidRPr="00942D6E">
        <w:rPr>
          <w:rFonts w:ascii="Times New Roman" w:hAnsi="Times New Roman" w:cs="Times New Roman"/>
        </w:rPr>
        <w:t>also has more in common with higher eukaryotes, such as cell-cycle control elements (G2/M), contractile ring in cytokinesis, repeating centromeres, more complex heterochromatin, more complex splicing re</w:t>
      </w:r>
      <w:r w:rsidR="00E75CCA" w:rsidRPr="00942D6E">
        <w:rPr>
          <w:rFonts w:ascii="Times New Roman" w:hAnsi="Times New Roman" w:cs="Times New Roman"/>
        </w:rPr>
        <w:t xml:space="preserve">gulation, and RNA interference </w:t>
      </w:r>
      <w:r w:rsidRPr="00942D6E">
        <w:rPr>
          <w:rFonts w:ascii="Times New Roman" w:eastAsia="Arial Unicode MS" w:hAnsi="Times New Roman" w:cs="Times New Roman"/>
          <w:shd w:val="clear" w:color="auto" w:fill="FFFFFF"/>
        </w:rPr>
        <w:t>(</w:t>
      </w:r>
      <w:proofErr w:type="spellStart"/>
      <w:r w:rsidR="008646E1">
        <w:fldChar w:fldCharType="begin"/>
      </w:r>
      <w:r w:rsidR="008646E1">
        <w:instrText xml:space="preserve"> HYPERLINK "http://www.sciencedirect.com/science/article/pii/S0092867412005739" \l "bib46" </w:instrText>
      </w:r>
      <w:r w:rsidR="008646E1">
        <w:fldChar w:fldCharType="separate"/>
      </w:r>
      <w:r w:rsidRPr="00942D6E">
        <w:rPr>
          <w:rStyle w:val="Hyperlink"/>
          <w:rFonts w:ascii="Times New Roman" w:eastAsia="Arial Unicode MS" w:hAnsi="Times New Roman" w:cs="Times New Roman"/>
          <w:color w:val="auto"/>
          <w:u w:val="none"/>
          <w:bdr w:val="none" w:sz="0" w:space="0" w:color="auto" w:frame="1"/>
          <w:shd w:val="clear" w:color="auto" w:fill="FFFFFF"/>
        </w:rPr>
        <w:t>Sabatinos</w:t>
      </w:r>
      <w:proofErr w:type="spellEnd"/>
      <w:r w:rsidRPr="00942D6E">
        <w:rPr>
          <w:rStyle w:val="Hyperlink"/>
          <w:rFonts w:ascii="Times New Roman" w:eastAsia="Arial Unicode MS" w:hAnsi="Times New Roman" w:cs="Times New Roman"/>
          <w:color w:val="auto"/>
          <w:u w:val="none"/>
          <w:bdr w:val="none" w:sz="0" w:space="0" w:color="auto" w:frame="1"/>
          <w:shd w:val="clear" w:color="auto" w:fill="FFFFFF"/>
        </w:rPr>
        <w:t xml:space="preserve"> and </w:t>
      </w:r>
      <w:proofErr w:type="spellStart"/>
      <w:r w:rsidRPr="00942D6E">
        <w:rPr>
          <w:rStyle w:val="Hyperlink"/>
          <w:rFonts w:ascii="Times New Roman" w:eastAsia="Arial Unicode MS" w:hAnsi="Times New Roman" w:cs="Times New Roman"/>
          <w:color w:val="auto"/>
          <w:u w:val="none"/>
          <w:bdr w:val="none" w:sz="0" w:space="0" w:color="auto" w:frame="1"/>
          <w:shd w:val="clear" w:color="auto" w:fill="FFFFFF"/>
        </w:rPr>
        <w:t>Forsburg</w:t>
      </w:r>
      <w:proofErr w:type="spellEnd"/>
      <w:r w:rsidRPr="00942D6E">
        <w:rPr>
          <w:rStyle w:val="Hyperlink"/>
          <w:rFonts w:ascii="Times New Roman" w:eastAsia="Arial Unicode MS" w:hAnsi="Times New Roman" w:cs="Times New Roman"/>
          <w:color w:val="auto"/>
          <w:u w:val="none"/>
          <w:bdr w:val="none" w:sz="0" w:space="0" w:color="auto" w:frame="1"/>
          <w:shd w:val="clear" w:color="auto" w:fill="FFFFFF"/>
        </w:rPr>
        <w:t>, 2010</w:t>
      </w:r>
      <w:r w:rsidR="008646E1">
        <w:rPr>
          <w:rStyle w:val="Hyperlink"/>
          <w:rFonts w:ascii="Times New Roman" w:eastAsia="Arial Unicode MS" w:hAnsi="Times New Roman" w:cs="Times New Roman"/>
          <w:color w:val="auto"/>
          <w:u w:val="none"/>
          <w:bdr w:val="none" w:sz="0" w:space="0" w:color="auto" w:frame="1"/>
          <w:shd w:val="clear" w:color="auto" w:fill="FFFFFF"/>
        </w:rPr>
        <w:fldChar w:fldCharType="end"/>
      </w:r>
      <w:r w:rsidRPr="00942D6E">
        <w:rPr>
          <w:rFonts w:ascii="Times New Roman" w:eastAsia="Arial Unicode MS" w:hAnsi="Times New Roman" w:cs="Times New Roman"/>
          <w:shd w:val="clear" w:color="auto" w:fill="FFFFFF"/>
        </w:rPr>
        <w:t xml:space="preserve">; </w:t>
      </w:r>
      <w:hyperlink r:id="rId5" w:anchor="bib42" w:history="1">
        <w:proofErr w:type="spellStart"/>
        <w:r w:rsidRPr="00942D6E">
          <w:rPr>
            <w:rStyle w:val="Hyperlink"/>
            <w:rFonts w:ascii="Times New Roman" w:eastAsia="Arial Unicode MS" w:hAnsi="Times New Roman" w:cs="Times New Roman"/>
            <w:color w:val="auto"/>
            <w:u w:val="none"/>
            <w:bdr w:val="none" w:sz="0" w:space="0" w:color="auto" w:frame="1"/>
            <w:shd w:val="clear" w:color="auto" w:fill="FFFFFF"/>
          </w:rPr>
          <w:t>Rhind</w:t>
        </w:r>
        <w:proofErr w:type="spellEnd"/>
        <w:r w:rsidRPr="00942D6E">
          <w:rPr>
            <w:rStyle w:val="Hyperlink"/>
            <w:rFonts w:ascii="Times New Roman" w:eastAsia="Arial Unicode MS" w:hAnsi="Times New Roman" w:cs="Times New Roman"/>
            <w:color w:val="auto"/>
            <w:u w:val="none"/>
            <w:bdr w:val="none" w:sz="0" w:space="0" w:color="auto" w:frame="1"/>
            <w:shd w:val="clear" w:color="auto" w:fill="FFFFFF"/>
          </w:rPr>
          <w:t xml:space="preserve"> et al., 2011</w:t>
        </w:r>
      </w:hyperlink>
      <w:r w:rsidRPr="00942D6E">
        <w:rPr>
          <w:rFonts w:ascii="Times New Roman" w:eastAsia="Arial Unicode MS" w:hAnsi="Times New Roman" w:cs="Times New Roman"/>
          <w:color w:val="2E2E2E"/>
          <w:shd w:val="clear" w:color="auto" w:fill="FFFFFF"/>
        </w:rPr>
        <w:t xml:space="preserve">). These cell cycle processes likely arose after selective pressure to maintain genome stability following the ancestral duplication. </w:t>
      </w:r>
    </w:p>
    <w:p w14:paraId="5C6F30A9" w14:textId="2F12BABB" w:rsidR="003404E4" w:rsidRPr="00942D6E" w:rsidRDefault="00AC1059" w:rsidP="00B55D79">
      <w:pPr>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t xml:space="preserve">The significance of differences in essential genes between </w:t>
      </w:r>
      <w:r w:rsidRPr="00942D6E">
        <w:rPr>
          <w:rFonts w:ascii="Times New Roman" w:eastAsia="Arial Unicode MS" w:hAnsi="Times New Roman" w:cs="Times New Roman"/>
          <w:i/>
          <w:shd w:val="clear" w:color="auto" w:fill="FFFFFF"/>
        </w:rPr>
        <w:t xml:space="preserve">S. cerevisiae </w:t>
      </w:r>
      <w:r w:rsidRPr="00942D6E">
        <w:rPr>
          <w:rFonts w:ascii="Times New Roman" w:eastAsia="Arial Unicode MS" w:hAnsi="Times New Roman" w:cs="Times New Roman"/>
          <w:shd w:val="clear" w:color="auto" w:fill="FFFFFF"/>
        </w:rPr>
        <w:t xml:space="preserve">and </w:t>
      </w:r>
      <w:r w:rsidRPr="00942D6E">
        <w:rPr>
          <w:rFonts w:ascii="Times New Roman" w:eastAsia="Arial Unicode MS" w:hAnsi="Times New Roman" w:cs="Times New Roman"/>
          <w:i/>
          <w:shd w:val="clear" w:color="auto" w:fill="FFFFFF"/>
        </w:rPr>
        <w:t xml:space="preserve">S. </w:t>
      </w:r>
      <w:proofErr w:type="spellStart"/>
      <w:r w:rsidRPr="00942D6E">
        <w:rPr>
          <w:rFonts w:ascii="Times New Roman" w:eastAsia="Arial Unicode MS" w:hAnsi="Times New Roman" w:cs="Times New Roman"/>
          <w:i/>
          <w:shd w:val="clear" w:color="auto" w:fill="FFFFFF"/>
        </w:rPr>
        <w:t>pombe</w:t>
      </w:r>
      <w:proofErr w:type="spellEnd"/>
      <w:r w:rsidRPr="00942D6E">
        <w:rPr>
          <w:rFonts w:ascii="Times New Roman" w:eastAsia="Arial Unicode MS" w:hAnsi="Times New Roman" w:cs="Times New Roman"/>
          <w:i/>
          <w:shd w:val="clear" w:color="auto" w:fill="FFFFFF"/>
        </w:rPr>
        <w:t xml:space="preserve"> </w:t>
      </w:r>
      <w:del w:id="23" w:author="P Uetz" w:date="2017-07-09T13:04:00Z">
        <w:r w:rsidRPr="00942D6E" w:rsidDel="00E5676A">
          <w:rPr>
            <w:rFonts w:ascii="Times New Roman" w:eastAsia="Arial Unicode MS" w:hAnsi="Times New Roman" w:cs="Times New Roman"/>
            <w:shd w:val="clear" w:color="auto" w:fill="FFFFFF"/>
          </w:rPr>
          <w:delText>remains unclear</w:delText>
        </w:r>
      </w:del>
      <w:ins w:id="24" w:author="P Uetz" w:date="2017-07-09T13:04:00Z">
        <w:r w:rsidR="00E5676A">
          <w:rPr>
            <w:rFonts w:ascii="Times New Roman" w:eastAsia="Arial Unicode MS" w:hAnsi="Times New Roman" w:cs="Times New Roman"/>
            <w:shd w:val="clear" w:color="auto" w:fill="FFFFFF"/>
          </w:rPr>
          <w:t>has not been studied in detail</w:t>
        </w:r>
      </w:ins>
      <w:r w:rsidRPr="00942D6E">
        <w:rPr>
          <w:rFonts w:ascii="Times New Roman" w:eastAsia="Arial Unicode MS" w:hAnsi="Times New Roman" w:cs="Times New Roman"/>
          <w:shd w:val="clear" w:color="auto" w:fill="FFFFFF"/>
        </w:rPr>
        <w:t xml:space="preserve">. A greater proportion of genes appear to be essential in </w:t>
      </w:r>
      <w:r w:rsidRPr="00942D6E">
        <w:rPr>
          <w:rFonts w:ascii="Times New Roman" w:eastAsia="Arial Unicode MS" w:hAnsi="Times New Roman" w:cs="Times New Roman"/>
          <w:i/>
          <w:shd w:val="clear" w:color="auto" w:fill="FFFFFF"/>
        </w:rPr>
        <w:t xml:space="preserve">S. </w:t>
      </w:r>
      <w:proofErr w:type="spellStart"/>
      <w:r w:rsidRPr="00942D6E">
        <w:rPr>
          <w:rFonts w:ascii="Times New Roman" w:eastAsia="Arial Unicode MS" w:hAnsi="Times New Roman" w:cs="Times New Roman"/>
          <w:i/>
          <w:shd w:val="clear" w:color="auto" w:fill="FFFFFF"/>
        </w:rPr>
        <w:t>pombe</w:t>
      </w:r>
      <w:proofErr w:type="spellEnd"/>
      <w:r w:rsidRPr="00942D6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highlight w:val="yellow"/>
          <w:shd w:val="clear" w:color="auto" w:fill="FFFFFF"/>
        </w:rPr>
        <w:t>(Database of Essential Genes or DEG</w:t>
      </w:r>
      <w:r w:rsidR="00990235">
        <w:rPr>
          <w:rFonts w:ascii="Times New Roman" w:eastAsia="Arial Unicode MS" w:hAnsi="Times New Roman" w:cs="Times New Roman"/>
          <w:highlight w:val="yellow"/>
          <w:shd w:val="clear" w:color="auto" w:fill="FFFFFF"/>
        </w:rPr>
        <w:t>,</w:t>
      </w:r>
      <w:r w:rsidRPr="00942D6E">
        <w:rPr>
          <w:rFonts w:ascii="Times New Roman" w:eastAsia="Arial Unicode MS" w:hAnsi="Times New Roman" w:cs="Times New Roman"/>
          <w:highlight w:val="yellow"/>
          <w:shd w:val="clear" w:color="auto" w:fill="FFFFFF"/>
        </w:rPr>
        <w:t xml:space="preserve"> </w:t>
      </w:r>
      <w:r w:rsidR="00990235">
        <w:rPr>
          <w:rFonts w:ascii="Times New Roman" w:eastAsia="Arial Unicode MS" w:hAnsi="Times New Roman" w:cs="Times New Roman"/>
          <w:highlight w:val="yellow"/>
          <w:shd w:val="clear" w:color="auto" w:fill="FFFFFF"/>
        </w:rPr>
        <w:t>Luo et al 2013</w:t>
      </w:r>
      <w:r w:rsidRPr="00942D6E">
        <w:rPr>
          <w:rFonts w:ascii="Times New Roman" w:eastAsia="Arial Unicode MS" w:hAnsi="Times New Roman" w:cs="Times New Roman"/>
          <w:highlight w:val="yellow"/>
          <w:shd w:val="clear" w:color="auto" w:fill="FFFFFF"/>
        </w:rPr>
        <w:t>).</w:t>
      </w:r>
      <w:r w:rsidRPr="00942D6E">
        <w:rPr>
          <w:rFonts w:ascii="Times New Roman" w:eastAsia="Arial Unicode MS" w:hAnsi="Times New Roman" w:cs="Times New Roman"/>
          <w:shd w:val="clear" w:color="auto" w:fill="FFFFFF"/>
        </w:rPr>
        <w:t xml:space="preserve"> Analysis of co</w:t>
      </w:r>
      <w:r w:rsidR="002659F3">
        <w:rPr>
          <w:rFonts w:ascii="Times New Roman" w:eastAsia="Arial Unicode MS" w:hAnsi="Times New Roman" w:cs="Times New Roman"/>
          <w:shd w:val="clear" w:color="auto" w:fill="FFFFFF"/>
        </w:rPr>
        <w:t>-</w:t>
      </w:r>
      <w:r w:rsidRPr="00942D6E">
        <w:rPr>
          <w:rFonts w:ascii="Times New Roman" w:eastAsia="Arial Unicode MS" w:hAnsi="Times New Roman" w:cs="Times New Roman"/>
          <w:shd w:val="clear" w:color="auto" w:fill="FFFFFF"/>
        </w:rPr>
        <w:t xml:space="preserve">fitness profiles from Costanzo et al. (2010) </w:t>
      </w:r>
      <w:commentRangeStart w:id="25"/>
      <w:r w:rsidRPr="00942D6E">
        <w:rPr>
          <w:rFonts w:ascii="Times New Roman" w:eastAsia="Arial Unicode MS" w:hAnsi="Times New Roman" w:cs="Times New Roman"/>
          <w:shd w:val="clear" w:color="auto" w:fill="FFFFFF"/>
        </w:rPr>
        <w:t xml:space="preserve">revealed widespread differences between gene pairs in </w:t>
      </w:r>
      <w:r w:rsidRPr="00942D6E">
        <w:rPr>
          <w:rFonts w:ascii="Times New Roman" w:eastAsia="Arial Unicode MS" w:hAnsi="Times New Roman" w:cs="Times New Roman"/>
          <w:i/>
          <w:shd w:val="clear" w:color="auto" w:fill="FFFFFF"/>
        </w:rPr>
        <w:t xml:space="preserve">S. </w:t>
      </w:r>
      <w:proofErr w:type="spellStart"/>
      <w:r w:rsidRPr="00942D6E">
        <w:rPr>
          <w:rFonts w:ascii="Times New Roman" w:eastAsia="Arial Unicode MS" w:hAnsi="Times New Roman" w:cs="Times New Roman"/>
          <w:i/>
          <w:shd w:val="clear" w:color="auto" w:fill="FFFFFF"/>
        </w:rPr>
        <w:t>pombe</w:t>
      </w:r>
      <w:proofErr w:type="spellEnd"/>
      <w:r w:rsidRPr="00942D6E">
        <w:rPr>
          <w:rFonts w:ascii="Times New Roman" w:eastAsia="Arial Unicode MS" w:hAnsi="Times New Roman" w:cs="Times New Roman"/>
          <w:shd w:val="clear" w:color="auto" w:fill="FFFFFF"/>
        </w:rPr>
        <w:t xml:space="preserve"> and </w:t>
      </w:r>
      <w:r w:rsidR="00990235">
        <w:rPr>
          <w:rFonts w:ascii="Times New Roman" w:eastAsia="Arial Unicode MS" w:hAnsi="Times New Roman" w:cs="Times New Roman"/>
          <w:shd w:val="clear" w:color="auto" w:fill="FFFFFF"/>
        </w:rPr>
        <w:t>orthologous</w:t>
      </w:r>
      <w:r w:rsidRPr="00942D6E">
        <w:rPr>
          <w:rFonts w:ascii="Times New Roman" w:eastAsia="Arial Unicode MS" w:hAnsi="Times New Roman" w:cs="Times New Roman"/>
          <w:shd w:val="clear" w:color="auto" w:fill="FFFFFF"/>
        </w:rPr>
        <w:t xml:space="preserve"> pairs in </w:t>
      </w:r>
      <w:r w:rsidRPr="00942D6E">
        <w:rPr>
          <w:rFonts w:ascii="Times New Roman" w:eastAsia="Arial Unicode MS" w:hAnsi="Times New Roman" w:cs="Times New Roman"/>
          <w:i/>
          <w:shd w:val="clear" w:color="auto" w:fill="FFFFFF"/>
        </w:rPr>
        <w:t>S. cerevisiae</w:t>
      </w:r>
      <w:r w:rsidRPr="00942D6E">
        <w:rPr>
          <w:rFonts w:ascii="Times New Roman" w:eastAsia="Arial Unicode MS" w:hAnsi="Times New Roman" w:cs="Times New Roman"/>
          <w:shd w:val="clear" w:color="auto" w:fill="FFFFFF"/>
        </w:rPr>
        <w:t xml:space="preserve">, which may provide evidence of functional repurposing, </w:t>
      </w:r>
      <w:commentRangeEnd w:id="25"/>
      <w:r w:rsidR="001348CF">
        <w:rPr>
          <w:rStyle w:val="CommentReference"/>
        </w:rPr>
        <w:commentReference w:id="25"/>
      </w:r>
      <w:r w:rsidRPr="00942D6E">
        <w:rPr>
          <w:rFonts w:ascii="Times New Roman" w:eastAsia="Arial Unicode MS" w:hAnsi="Times New Roman" w:cs="Times New Roman"/>
          <w:shd w:val="clear" w:color="auto" w:fill="FFFFFF"/>
        </w:rPr>
        <w:t xml:space="preserve">or the co-opting of a gene’s function for a different biological process in one organism compared to another (Frost et al., 2012). Since domains are the most fundamental unit of </w:t>
      </w:r>
      <w:r w:rsidR="00990235">
        <w:rPr>
          <w:rFonts w:ascii="Times New Roman" w:eastAsia="Arial Unicode MS" w:hAnsi="Times New Roman" w:cs="Times New Roman"/>
          <w:shd w:val="clear" w:color="auto" w:fill="FFFFFF"/>
        </w:rPr>
        <w:lastRenderedPageBreak/>
        <w:t>protein</w:t>
      </w:r>
      <w:r w:rsidR="00990235" w:rsidRPr="00942D6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shd w:val="clear" w:color="auto" w:fill="FFFFFF"/>
        </w:rPr>
        <w:t xml:space="preserve">function, an obvious way to study these differences </w:t>
      </w:r>
      <w:r w:rsidR="00E75CCA" w:rsidRPr="00942D6E">
        <w:rPr>
          <w:rFonts w:ascii="Times New Roman" w:eastAsia="Arial Unicode MS" w:hAnsi="Times New Roman" w:cs="Times New Roman"/>
          <w:shd w:val="clear" w:color="auto" w:fill="FFFFFF"/>
        </w:rPr>
        <w:t xml:space="preserve">in gene essentiality </w:t>
      </w:r>
      <w:r w:rsidRPr="00942D6E">
        <w:rPr>
          <w:rFonts w:ascii="Times New Roman" w:eastAsia="Arial Unicode MS" w:hAnsi="Times New Roman" w:cs="Times New Roman"/>
          <w:shd w:val="clear" w:color="auto" w:fill="FFFFFF"/>
        </w:rPr>
        <w:t>is to compare the domain architecture of essential proteins between both species of yeast.</w:t>
      </w:r>
    </w:p>
    <w:p w14:paraId="30AAB06B" w14:textId="4214B670" w:rsidR="00D615FF" w:rsidRPr="00942D6E" w:rsidRDefault="00225151" w:rsidP="00B55D79">
      <w:pPr>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t>The</w:t>
      </w:r>
      <w:r w:rsidR="00AC5C00" w:rsidRPr="00942D6E">
        <w:rPr>
          <w:rFonts w:ascii="Times New Roman" w:eastAsia="Arial Unicode MS" w:hAnsi="Times New Roman" w:cs="Times New Roman"/>
          <w:shd w:val="clear" w:color="auto" w:fill="FFFFFF"/>
        </w:rPr>
        <w:t xml:space="preserve"> present study has </w:t>
      </w:r>
      <w:ins w:id="26" w:author="P Uetz" w:date="2017-05-01T18:11:00Z">
        <w:r w:rsidR="00B0327D">
          <w:rPr>
            <w:rFonts w:ascii="Times New Roman" w:eastAsia="Arial Unicode MS" w:hAnsi="Times New Roman" w:cs="Times New Roman"/>
            <w:shd w:val="clear" w:color="auto" w:fill="FFFFFF"/>
          </w:rPr>
          <w:t>three</w:t>
        </w:r>
      </w:ins>
      <w:del w:id="27" w:author="P Uetz" w:date="2017-05-01T18:11:00Z">
        <w:r w:rsidR="00AC5C00" w:rsidRPr="00942D6E" w:rsidDel="00B0327D">
          <w:rPr>
            <w:rFonts w:ascii="Times New Roman" w:eastAsia="Arial Unicode MS" w:hAnsi="Times New Roman" w:cs="Times New Roman"/>
            <w:shd w:val="clear" w:color="auto" w:fill="FFFFFF"/>
          </w:rPr>
          <w:delText>3</w:delText>
        </w:r>
      </w:del>
      <w:r w:rsidR="00AC5C00" w:rsidRPr="00942D6E">
        <w:rPr>
          <w:rFonts w:ascii="Times New Roman" w:eastAsia="Arial Unicode MS" w:hAnsi="Times New Roman" w:cs="Times New Roman"/>
          <w:shd w:val="clear" w:color="auto" w:fill="FFFFFF"/>
        </w:rPr>
        <w:t xml:space="preserve"> goals: </w:t>
      </w:r>
      <w:ins w:id="28" w:author="P Uetz" w:date="2017-05-01T18:11:00Z">
        <w:r w:rsidR="00B0327D">
          <w:rPr>
            <w:rFonts w:ascii="Times New Roman" w:eastAsia="Arial Unicode MS" w:hAnsi="Times New Roman" w:cs="Times New Roman"/>
            <w:shd w:val="clear" w:color="auto" w:fill="FFFFFF"/>
          </w:rPr>
          <w:t xml:space="preserve">(1) </w:t>
        </w:r>
      </w:ins>
      <w:r w:rsidR="00AC5C00" w:rsidRPr="00942D6E">
        <w:rPr>
          <w:rFonts w:ascii="Times New Roman" w:eastAsia="Arial Unicode MS" w:hAnsi="Times New Roman" w:cs="Times New Roman"/>
          <w:shd w:val="clear" w:color="auto" w:fill="FFFFFF"/>
        </w:rPr>
        <w:t xml:space="preserve">to discover </w:t>
      </w:r>
      <w:r w:rsidR="00990235">
        <w:rPr>
          <w:rFonts w:ascii="Times New Roman" w:eastAsia="Arial Unicode MS" w:hAnsi="Times New Roman" w:cs="Times New Roman"/>
          <w:shd w:val="clear" w:color="auto" w:fill="FFFFFF"/>
        </w:rPr>
        <w:t xml:space="preserve">essential </w:t>
      </w:r>
      <w:r w:rsidR="00AC5C00" w:rsidRPr="00942D6E">
        <w:rPr>
          <w:rFonts w:ascii="Times New Roman" w:eastAsia="Arial Unicode MS" w:hAnsi="Times New Roman" w:cs="Times New Roman"/>
          <w:shd w:val="clear" w:color="auto" w:fill="FFFFFF"/>
        </w:rPr>
        <w:t>yeast domains of unknown function (</w:t>
      </w:r>
      <w:proofErr w:type="spellStart"/>
      <w:r w:rsidR="00AC5C00" w:rsidRPr="00942D6E">
        <w:rPr>
          <w:rFonts w:ascii="Times New Roman" w:eastAsia="Arial Unicode MS" w:hAnsi="Times New Roman" w:cs="Times New Roman"/>
          <w:shd w:val="clear" w:color="auto" w:fill="FFFFFF"/>
        </w:rPr>
        <w:t>yeDUFs</w:t>
      </w:r>
      <w:proofErr w:type="spellEnd"/>
      <w:r w:rsidR="00AC5C00" w:rsidRPr="00942D6E">
        <w:rPr>
          <w:rFonts w:ascii="Times New Roman" w:eastAsia="Arial Unicode MS" w:hAnsi="Times New Roman" w:cs="Times New Roman"/>
          <w:shd w:val="clear" w:color="auto" w:fill="FFFFFF"/>
        </w:rPr>
        <w:t xml:space="preserve">), </w:t>
      </w:r>
      <w:ins w:id="29" w:author="P Uetz" w:date="2017-05-01T18:11:00Z">
        <w:r w:rsidR="00B0327D">
          <w:rPr>
            <w:rFonts w:ascii="Times New Roman" w:eastAsia="Arial Unicode MS" w:hAnsi="Times New Roman" w:cs="Times New Roman"/>
            <w:shd w:val="clear" w:color="auto" w:fill="FFFFFF"/>
          </w:rPr>
          <w:t xml:space="preserve">(2) </w:t>
        </w:r>
      </w:ins>
      <w:r w:rsidR="00AC5C00" w:rsidRPr="00942D6E">
        <w:rPr>
          <w:rFonts w:ascii="Times New Roman" w:eastAsia="Arial Unicode MS" w:hAnsi="Times New Roman" w:cs="Times New Roman"/>
          <w:shd w:val="clear" w:color="auto" w:fill="FFFFFF"/>
        </w:rPr>
        <w:t xml:space="preserve">to evaluate the differences in </w:t>
      </w:r>
      <w:proofErr w:type="spellStart"/>
      <w:r w:rsidR="00AC5C00" w:rsidRPr="00942D6E">
        <w:rPr>
          <w:rFonts w:ascii="Times New Roman" w:eastAsia="Arial Unicode MS" w:hAnsi="Times New Roman" w:cs="Times New Roman"/>
          <w:shd w:val="clear" w:color="auto" w:fill="FFFFFF"/>
        </w:rPr>
        <w:t>yeDUF</w:t>
      </w:r>
      <w:r w:rsidR="003404E4" w:rsidRPr="00942D6E">
        <w:rPr>
          <w:rFonts w:ascii="Times New Roman" w:eastAsia="Arial Unicode MS" w:hAnsi="Times New Roman" w:cs="Times New Roman"/>
          <w:shd w:val="clear" w:color="auto" w:fill="FFFFFF"/>
        </w:rPr>
        <w:t>s</w:t>
      </w:r>
      <w:proofErr w:type="spellEnd"/>
      <w:r w:rsidR="003404E4" w:rsidRPr="00942D6E">
        <w:rPr>
          <w:rFonts w:ascii="Times New Roman" w:eastAsia="Arial Unicode MS" w:hAnsi="Times New Roman" w:cs="Times New Roman"/>
          <w:shd w:val="clear" w:color="auto" w:fill="FFFFFF"/>
        </w:rPr>
        <w:t xml:space="preserve"> and their apparent characteristics between </w:t>
      </w:r>
      <w:r w:rsidR="003404E4" w:rsidRPr="00942D6E">
        <w:rPr>
          <w:rFonts w:ascii="Times New Roman" w:eastAsia="Arial Unicode MS" w:hAnsi="Times New Roman" w:cs="Times New Roman"/>
          <w:i/>
          <w:shd w:val="clear" w:color="auto" w:fill="FFFFFF"/>
        </w:rPr>
        <w:t xml:space="preserve">S. cerevisiae </w:t>
      </w:r>
      <w:r w:rsidR="003404E4" w:rsidRPr="00942D6E">
        <w:rPr>
          <w:rFonts w:ascii="Times New Roman" w:eastAsia="Arial Unicode MS" w:hAnsi="Times New Roman" w:cs="Times New Roman"/>
          <w:shd w:val="clear" w:color="auto" w:fill="FFFFFF"/>
        </w:rPr>
        <w:t xml:space="preserve">and </w:t>
      </w:r>
      <w:r w:rsidR="003404E4" w:rsidRPr="00942D6E">
        <w:rPr>
          <w:rFonts w:ascii="Times New Roman" w:eastAsia="Arial Unicode MS" w:hAnsi="Times New Roman" w:cs="Times New Roman"/>
          <w:i/>
          <w:shd w:val="clear" w:color="auto" w:fill="FFFFFF"/>
        </w:rPr>
        <w:t xml:space="preserve">S. </w:t>
      </w:r>
      <w:proofErr w:type="spellStart"/>
      <w:r w:rsidR="003404E4" w:rsidRPr="00942D6E">
        <w:rPr>
          <w:rFonts w:ascii="Times New Roman" w:eastAsia="Arial Unicode MS" w:hAnsi="Times New Roman" w:cs="Times New Roman"/>
          <w:i/>
          <w:shd w:val="clear" w:color="auto" w:fill="FFFFFF"/>
        </w:rPr>
        <w:t>pombe</w:t>
      </w:r>
      <w:proofErr w:type="spellEnd"/>
      <w:r w:rsidR="00990235">
        <w:rPr>
          <w:rFonts w:ascii="Times New Roman" w:eastAsia="Arial Unicode MS" w:hAnsi="Times New Roman" w:cs="Times New Roman"/>
          <w:i/>
          <w:shd w:val="clear" w:color="auto" w:fill="FFFFFF"/>
        </w:rPr>
        <w:t xml:space="preserve">, </w:t>
      </w:r>
      <w:r w:rsidR="00990235" w:rsidRPr="00B576F8">
        <w:rPr>
          <w:rFonts w:ascii="Times New Roman" w:eastAsia="Arial Unicode MS" w:hAnsi="Times New Roman" w:cs="Times New Roman"/>
          <w:shd w:val="clear" w:color="auto" w:fill="FFFFFF"/>
        </w:rPr>
        <w:t xml:space="preserve">and </w:t>
      </w:r>
      <w:ins w:id="30" w:author="P Uetz" w:date="2017-05-01T18:11:00Z">
        <w:r w:rsidR="00B0327D">
          <w:rPr>
            <w:rFonts w:ascii="Times New Roman" w:eastAsia="Arial Unicode MS" w:hAnsi="Times New Roman" w:cs="Times New Roman"/>
            <w:shd w:val="clear" w:color="auto" w:fill="FFFFFF"/>
          </w:rPr>
          <w:t xml:space="preserve">(3) </w:t>
        </w:r>
      </w:ins>
      <w:r w:rsidR="00990235" w:rsidRPr="00B576F8">
        <w:rPr>
          <w:rFonts w:ascii="Times New Roman" w:eastAsia="Arial Unicode MS" w:hAnsi="Times New Roman" w:cs="Times New Roman"/>
          <w:shd w:val="clear" w:color="auto" w:fill="FFFFFF"/>
        </w:rPr>
        <w:t xml:space="preserve">to </w:t>
      </w:r>
      <w:r w:rsidR="00990235">
        <w:rPr>
          <w:rFonts w:ascii="Times New Roman" w:eastAsia="Arial Unicode MS" w:hAnsi="Times New Roman" w:cs="Times New Roman"/>
          <w:shd w:val="clear" w:color="auto" w:fill="FFFFFF"/>
        </w:rPr>
        <w:t>prioritize</w:t>
      </w:r>
      <w:r w:rsidR="00990235" w:rsidRPr="00B576F8">
        <w:rPr>
          <w:rFonts w:ascii="Times New Roman" w:eastAsia="Arial Unicode MS" w:hAnsi="Times New Roman" w:cs="Times New Roman"/>
          <w:shd w:val="clear" w:color="auto" w:fill="FFFFFF"/>
        </w:rPr>
        <w:t xml:space="preserve"> these </w:t>
      </w:r>
      <w:r w:rsidR="00990235">
        <w:rPr>
          <w:rFonts w:ascii="Times New Roman" w:eastAsia="Arial Unicode MS" w:hAnsi="Times New Roman" w:cs="Times New Roman"/>
          <w:shd w:val="clear" w:color="auto" w:fill="FFFFFF"/>
        </w:rPr>
        <w:t xml:space="preserve">proteins and domains for experimental </w:t>
      </w:r>
      <w:r w:rsidR="00990235" w:rsidRPr="00990235">
        <w:rPr>
          <w:rFonts w:ascii="Times New Roman" w:eastAsia="Arial Unicode MS" w:hAnsi="Times New Roman" w:cs="Times New Roman"/>
          <w:shd w:val="clear" w:color="auto" w:fill="FFFFFF"/>
        </w:rPr>
        <w:t>analysis</w:t>
      </w:r>
      <w:r w:rsidR="003404E4" w:rsidRPr="00990235">
        <w:rPr>
          <w:rFonts w:ascii="Times New Roman" w:eastAsia="Arial Unicode MS" w:hAnsi="Times New Roman" w:cs="Times New Roman"/>
          <w:shd w:val="clear" w:color="auto" w:fill="FFFFFF"/>
        </w:rPr>
        <w:t>.</w:t>
      </w:r>
      <w:r w:rsidR="00900054" w:rsidRPr="00990235">
        <w:rPr>
          <w:rFonts w:ascii="Times New Roman" w:eastAsia="Arial Unicode MS" w:hAnsi="Times New Roman" w:cs="Times New Roman"/>
          <w:shd w:val="clear" w:color="auto" w:fill="FFFFFF"/>
        </w:rPr>
        <w:t xml:space="preserve"> As shown in earlier work (Goodacre et al., 2013), bacterial</w:t>
      </w:r>
      <w:r w:rsidR="00900054" w:rsidRPr="00942D6E">
        <w:rPr>
          <w:rFonts w:ascii="Times New Roman" w:eastAsia="Arial Unicode MS" w:hAnsi="Times New Roman" w:cs="Times New Roman"/>
          <w:shd w:val="clear" w:color="auto" w:fill="FFFFFF"/>
        </w:rPr>
        <w:t xml:space="preserve"> </w:t>
      </w:r>
      <w:proofErr w:type="spellStart"/>
      <w:r w:rsidR="00900054" w:rsidRPr="00942D6E">
        <w:rPr>
          <w:rFonts w:ascii="Times New Roman" w:eastAsia="Arial Unicode MS" w:hAnsi="Times New Roman" w:cs="Times New Roman"/>
          <w:shd w:val="clear" w:color="auto" w:fill="FFFFFF"/>
        </w:rPr>
        <w:t>eDUFs</w:t>
      </w:r>
      <w:proofErr w:type="spellEnd"/>
      <w:r w:rsidR="00900054" w:rsidRPr="00942D6E">
        <w:rPr>
          <w:rFonts w:ascii="Times New Roman" w:eastAsia="Arial Unicode MS" w:hAnsi="Times New Roman" w:cs="Times New Roman"/>
          <w:shd w:val="clear" w:color="auto" w:fill="FFFFFF"/>
        </w:rPr>
        <w:t xml:space="preserve"> (</w:t>
      </w:r>
      <w:proofErr w:type="spellStart"/>
      <w:r w:rsidR="00900054" w:rsidRPr="00942D6E">
        <w:rPr>
          <w:rFonts w:ascii="Times New Roman" w:eastAsia="Arial Unicode MS" w:hAnsi="Times New Roman" w:cs="Times New Roman"/>
          <w:shd w:val="clear" w:color="auto" w:fill="FFFFFF"/>
        </w:rPr>
        <w:t>beDUFs</w:t>
      </w:r>
      <w:proofErr w:type="spellEnd"/>
      <w:r w:rsidR="00900054" w:rsidRPr="00942D6E">
        <w:rPr>
          <w:rFonts w:ascii="Times New Roman" w:eastAsia="Arial Unicode MS" w:hAnsi="Times New Roman" w:cs="Times New Roman"/>
          <w:shd w:val="clear" w:color="auto" w:fill="FFFFFF"/>
        </w:rPr>
        <w:t xml:space="preserve">) can be found in a number of common model bacterial organisms, including pathogens. Although the majority of </w:t>
      </w:r>
      <w:proofErr w:type="spellStart"/>
      <w:r w:rsidR="00900054" w:rsidRPr="00942D6E">
        <w:rPr>
          <w:rFonts w:ascii="Times New Roman" w:eastAsia="Arial Unicode MS" w:hAnsi="Times New Roman" w:cs="Times New Roman"/>
          <w:shd w:val="clear" w:color="auto" w:fill="FFFFFF"/>
        </w:rPr>
        <w:t>beDUFs</w:t>
      </w:r>
      <w:proofErr w:type="spellEnd"/>
      <w:r w:rsidR="00900054" w:rsidRPr="00942D6E">
        <w:rPr>
          <w:rFonts w:ascii="Times New Roman" w:eastAsia="Arial Unicode MS" w:hAnsi="Times New Roman" w:cs="Times New Roman"/>
          <w:shd w:val="clear" w:color="auto" w:fill="FFFFFF"/>
        </w:rPr>
        <w:t xml:space="preserve"> were not found to be highly conserved, some </w:t>
      </w:r>
      <w:proofErr w:type="spellStart"/>
      <w:r w:rsidR="00900054" w:rsidRPr="00942D6E">
        <w:rPr>
          <w:rFonts w:ascii="Times New Roman" w:eastAsia="Arial Unicode MS" w:hAnsi="Times New Roman" w:cs="Times New Roman"/>
          <w:shd w:val="clear" w:color="auto" w:fill="FFFFFF"/>
        </w:rPr>
        <w:t>beDUFs</w:t>
      </w:r>
      <w:proofErr w:type="spellEnd"/>
      <w:r w:rsidR="00900054" w:rsidRPr="00942D6E">
        <w:rPr>
          <w:rFonts w:ascii="Times New Roman" w:eastAsia="Arial Unicode MS" w:hAnsi="Times New Roman" w:cs="Times New Roman"/>
          <w:shd w:val="clear" w:color="auto" w:fill="FFFFFF"/>
        </w:rPr>
        <w:t xml:space="preserve"> were found in </w:t>
      </w:r>
      <w:r w:rsidR="007B681E" w:rsidRPr="00942D6E">
        <w:rPr>
          <w:rFonts w:ascii="Times New Roman" w:eastAsia="Arial Unicode MS" w:hAnsi="Times New Roman" w:cs="Times New Roman"/>
          <w:shd w:val="clear" w:color="auto" w:fill="FFFFFF"/>
        </w:rPr>
        <w:t>almost</w:t>
      </w:r>
      <w:r w:rsidR="00900054" w:rsidRPr="00942D6E">
        <w:rPr>
          <w:rFonts w:ascii="Times New Roman" w:eastAsia="Arial Unicode MS" w:hAnsi="Times New Roman" w:cs="Times New Roman"/>
          <w:shd w:val="clear" w:color="auto" w:fill="FFFFFF"/>
        </w:rPr>
        <w:t xml:space="preserve"> every known bacterial family and even in multiple kingdoms. </w:t>
      </w:r>
      <w:r w:rsidR="00990235">
        <w:rPr>
          <w:rFonts w:ascii="Times New Roman" w:eastAsia="Arial Unicode MS" w:hAnsi="Times New Roman" w:cs="Times New Roman"/>
          <w:shd w:val="clear" w:color="auto" w:fill="FFFFFF"/>
        </w:rPr>
        <w:t>Here we show that s</w:t>
      </w:r>
      <w:r w:rsidR="003404E4" w:rsidRPr="00942D6E">
        <w:rPr>
          <w:rFonts w:ascii="Times New Roman" w:eastAsia="Arial Unicode MS" w:hAnsi="Times New Roman" w:cs="Times New Roman"/>
          <w:shd w:val="clear" w:color="auto" w:fill="FFFFFF"/>
        </w:rPr>
        <w:t xml:space="preserve">ome </w:t>
      </w:r>
      <w:proofErr w:type="spellStart"/>
      <w:r w:rsidR="003404E4" w:rsidRPr="00942D6E">
        <w:rPr>
          <w:rFonts w:ascii="Times New Roman" w:eastAsia="Arial Unicode MS" w:hAnsi="Times New Roman" w:cs="Times New Roman"/>
          <w:shd w:val="clear" w:color="auto" w:fill="FFFFFF"/>
        </w:rPr>
        <w:t>yeDUFs</w:t>
      </w:r>
      <w:proofErr w:type="spellEnd"/>
      <w:r w:rsidR="003404E4" w:rsidRPr="00942D6E">
        <w:rPr>
          <w:rFonts w:ascii="Times New Roman" w:eastAsia="Arial Unicode MS" w:hAnsi="Times New Roman" w:cs="Times New Roman"/>
          <w:shd w:val="clear" w:color="auto" w:fill="FFFFFF"/>
        </w:rPr>
        <w:t xml:space="preserve"> </w:t>
      </w:r>
      <w:r w:rsidR="00990235">
        <w:rPr>
          <w:rFonts w:ascii="Times New Roman" w:eastAsia="Arial Unicode MS" w:hAnsi="Times New Roman" w:cs="Times New Roman"/>
          <w:shd w:val="clear" w:color="auto" w:fill="FFFFFF"/>
        </w:rPr>
        <w:t>are</w:t>
      </w:r>
      <w:r w:rsidR="003404E4" w:rsidRPr="00942D6E">
        <w:rPr>
          <w:rFonts w:ascii="Times New Roman" w:eastAsia="Arial Unicode MS" w:hAnsi="Times New Roman" w:cs="Times New Roman"/>
          <w:shd w:val="clear" w:color="auto" w:fill="FFFFFF"/>
        </w:rPr>
        <w:t xml:space="preserve"> well-conserved, </w:t>
      </w:r>
      <w:r w:rsidR="00990235">
        <w:rPr>
          <w:rFonts w:ascii="Times New Roman" w:eastAsia="Arial Unicode MS" w:hAnsi="Times New Roman" w:cs="Times New Roman"/>
          <w:shd w:val="clear" w:color="auto" w:fill="FFFFFF"/>
        </w:rPr>
        <w:t>and that</w:t>
      </w:r>
      <w:r w:rsidR="00990235" w:rsidRPr="00942D6E">
        <w:rPr>
          <w:rFonts w:ascii="Times New Roman" w:eastAsia="Arial Unicode MS" w:hAnsi="Times New Roman" w:cs="Times New Roman"/>
          <w:shd w:val="clear" w:color="auto" w:fill="FFFFFF"/>
        </w:rPr>
        <w:t xml:space="preserve"> </w:t>
      </w:r>
      <w:proofErr w:type="spellStart"/>
      <w:r w:rsidR="007B681E" w:rsidRPr="00942D6E">
        <w:rPr>
          <w:rFonts w:ascii="Times New Roman" w:eastAsia="Arial Unicode MS" w:hAnsi="Times New Roman" w:cs="Times New Roman"/>
          <w:shd w:val="clear" w:color="auto" w:fill="FFFFFF"/>
        </w:rPr>
        <w:t>yeDUFs</w:t>
      </w:r>
      <w:proofErr w:type="spellEnd"/>
      <w:r w:rsidR="007B681E" w:rsidRPr="00942D6E">
        <w:rPr>
          <w:rFonts w:ascii="Times New Roman" w:eastAsia="Arial Unicode MS" w:hAnsi="Times New Roman" w:cs="Times New Roman"/>
          <w:shd w:val="clear" w:color="auto" w:fill="FFFFFF"/>
        </w:rPr>
        <w:t xml:space="preserve"> specific to </w:t>
      </w:r>
      <w:proofErr w:type="spellStart"/>
      <w:r w:rsidR="003404E4" w:rsidRPr="00942D6E">
        <w:rPr>
          <w:rFonts w:ascii="Times New Roman" w:eastAsia="Arial Unicode MS" w:hAnsi="Times New Roman" w:cs="Times New Roman"/>
          <w:i/>
          <w:shd w:val="clear" w:color="auto" w:fill="FFFFFF"/>
        </w:rPr>
        <w:t>S.cerevisiae</w:t>
      </w:r>
      <w:proofErr w:type="spellEnd"/>
      <w:r w:rsidR="003404E4" w:rsidRPr="00942D6E">
        <w:rPr>
          <w:rFonts w:ascii="Times New Roman" w:eastAsia="Arial Unicode MS" w:hAnsi="Times New Roman" w:cs="Times New Roman"/>
          <w:i/>
          <w:shd w:val="clear" w:color="auto" w:fill="FFFFFF"/>
        </w:rPr>
        <w:t xml:space="preserve"> </w:t>
      </w:r>
      <w:r w:rsidR="003404E4" w:rsidRPr="00942D6E">
        <w:rPr>
          <w:rFonts w:ascii="Times New Roman" w:eastAsia="Arial Unicode MS" w:hAnsi="Times New Roman" w:cs="Times New Roman"/>
          <w:shd w:val="clear" w:color="auto" w:fill="FFFFFF"/>
        </w:rPr>
        <w:t xml:space="preserve">or </w:t>
      </w:r>
      <w:r w:rsidR="007B681E" w:rsidRPr="00942D6E">
        <w:rPr>
          <w:rFonts w:ascii="Times New Roman" w:eastAsia="Arial Unicode MS" w:hAnsi="Times New Roman" w:cs="Times New Roman"/>
          <w:i/>
          <w:shd w:val="clear" w:color="auto" w:fill="FFFFFF"/>
        </w:rPr>
        <w:t xml:space="preserve">S. </w:t>
      </w:r>
      <w:proofErr w:type="spellStart"/>
      <w:r w:rsidR="007B681E" w:rsidRPr="00942D6E">
        <w:rPr>
          <w:rFonts w:ascii="Times New Roman" w:eastAsia="Arial Unicode MS" w:hAnsi="Times New Roman" w:cs="Times New Roman"/>
          <w:i/>
          <w:shd w:val="clear" w:color="auto" w:fill="FFFFFF"/>
        </w:rPr>
        <w:t>pombe</w:t>
      </w:r>
      <w:proofErr w:type="spellEnd"/>
      <w:r w:rsidR="007B681E" w:rsidRPr="00942D6E">
        <w:rPr>
          <w:rFonts w:ascii="Times New Roman" w:eastAsia="Arial Unicode MS" w:hAnsi="Times New Roman" w:cs="Times New Roman"/>
          <w:i/>
          <w:shd w:val="clear" w:color="auto" w:fill="FFFFFF"/>
        </w:rPr>
        <w:t xml:space="preserve"> </w:t>
      </w:r>
      <w:r w:rsidR="007B681E" w:rsidRPr="00942D6E">
        <w:rPr>
          <w:rFonts w:ascii="Times New Roman" w:eastAsia="Arial Unicode MS" w:hAnsi="Times New Roman" w:cs="Times New Roman"/>
          <w:shd w:val="clear" w:color="auto" w:fill="FFFFFF"/>
        </w:rPr>
        <w:t>contain clues about the evolution of molecular functions specific to eukaryotes</w:t>
      </w:r>
      <w:r w:rsidR="003404E4" w:rsidRPr="00942D6E">
        <w:rPr>
          <w:rFonts w:ascii="Times New Roman" w:eastAsia="Arial Unicode MS" w:hAnsi="Times New Roman" w:cs="Times New Roman"/>
          <w:shd w:val="clear" w:color="auto" w:fill="FFFFFF"/>
        </w:rPr>
        <w:t xml:space="preserve">, especially as regards the cell cycle. </w:t>
      </w:r>
      <w:r w:rsidR="00650FBF" w:rsidRPr="00942D6E">
        <w:rPr>
          <w:rFonts w:ascii="Times New Roman" w:eastAsia="Arial Unicode MS" w:hAnsi="Times New Roman" w:cs="Times New Roman"/>
          <w:shd w:val="clear" w:color="auto" w:fill="FFFFFF"/>
        </w:rPr>
        <w:t xml:space="preserve">Focusing on </w:t>
      </w:r>
      <w:proofErr w:type="spellStart"/>
      <w:r w:rsidR="00650FBF" w:rsidRPr="00942D6E">
        <w:rPr>
          <w:rFonts w:ascii="Times New Roman" w:eastAsia="Arial Unicode MS" w:hAnsi="Times New Roman" w:cs="Times New Roman"/>
          <w:shd w:val="clear" w:color="auto" w:fill="FFFFFF"/>
        </w:rPr>
        <w:t>yeDUFs</w:t>
      </w:r>
      <w:proofErr w:type="spellEnd"/>
      <w:r w:rsidR="00650FBF" w:rsidRPr="00942D6E">
        <w:rPr>
          <w:rFonts w:ascii="Times New Roman" w:eastAsia="Arial Unicode MS" w:hAnsi="Times New Roman" w:cs="Times New Roman"/>
          <w:shd w:val="clear" w:color="auto" w:fill="FFFFFF"/>
        </w:rPr>
        <w:t xml:space="preserve"> may also provide more valuable clues to the synthetic biology community about which component of genes can be removed in </w:t>
      </w:r>
      <w:r w:rsidR="00650FBF" w:rsidRPr="00942D6E">
        <w:rPr>
          <w:rFonts w:ascii="Times New Roman" w:eastAsia="Arial Unicode MS" w:hAnsi="Times New Roman" w:cs="Times New Roman"/>
          <w:i/>
          <w:shd w:val="clear" w:color="auto" w:fill="FFFFFF"/>
        </w:rPr>
        <w:t xml:space="preserve">S. cerevisiae </w:t>
      </w:r>
      <w:r w:rsidR="00650FBF" w:rsidRPr="00942D6E">
        <w:rPr>
          <w:rFonts w:ascii="Times New Roman" w:eastAsia="Arial Unicode MS" w:hAnsi="Times New Roman" w:cs="Times New Roman"/>
          <w:shd w:val="clear" w:color="auto" w:fill="FFFFFF"/>
        </w:rPr>
        <w:t xml:space="preserve">or </w:t>
      </w:r>
      <w:r w:rsidR="00650FBF" w:rsidRPr="00942D6E">
        <w:rPr>
          <w:rFonts w:ascii="Times New Roman" w:eastAsia="Arial Unicode MS" w:hAnsi="Times New Roman" w:cs="Times New Roman"/>
          <w:i/>
          <w:shd w:val="clear" w:color="auto" w:fill="FFFFFF"/>
        </w:rPr>
        <w:t xml:space="preserve">S. </w:t>
      </w:r>
      <w:proofErr w:type="spellStart"/>
      <w:r w:rsidR="00650FBF" w:rsidRPr="00942D6E">
        <w:rPr>
          <w:rFonts w:ascii="Times New Roman" w:eastAsia="Arial Unicode MS" w:hAnsi="Times New Roman" w:cs="Times New Roman"/>
          <w:i/>
          <w:shd w:val="clear" w:color="auto" w:fill="FFFFFF"/>
        </w:rPr>
        <w:t>pombe</w:t>
      </w:r>
      <w:proofErr w:type="spellEnd"/>
      <w:r w:rsidR="00650FBF" w:rsidRPr="00942D6E">
        <w:rPr>
          <w:rFonts w:ascii="Times New Roman" w:eastAsia="Arial Unicode MS" w:hAnsi="Times New Roman" w:cs="Times New Roman"/>
          <w:shd w:val="clear" w:color="auto" w:fill="FFFFFF"/>
        </w:rPr>
        <w:t>.</w:t>
      </w:r>
    </w:p>
    <w:p w14:paraId="7CAC1BA0" w14:textId="77777777" w:rsidR="00905A8F" w:rsidRPr="00942D6E" w:rsidRDefault="00905A8F" w:rsidP="004E1C2F">
      <w:pPr>
        <w:tabs>
          <w:tab w:val="left" w:pos="720"/>
          <w:tab w:val="left" w:pos="2600"/>
        </w:tabs>
        <w:spacing w:line="360" w:lineRule="auto"/>
        <w:rPr>
          <w:rFonts w:ascii="Times New Roman" w:eastAsia="Arial Unicode MS" w:hAnsi="Times New Roman" w:cs="Times New Roman"/>
          <w:shd w:val="clear" w:color="auto" w:fill="FFFFFF"/>
        </w:rPr>
      </w:pPr>
    </w:p>
    <w:p w14:paraId="440D30FE" w14:textId="77777777" w:rsidR="00200216" w:rsidRPr="00581887" w:rsidRDefault="00200216" w:rsidP="00B55D79">
      <w:pPr>
        <w:tabs>
          <w:tab w:val="left" w:pos="720"/>
          <w:tab w:val="left" w:pos="2600"/>
        </w:tabs>
        <w:spacing w:line="360" w:lineRule="auto"/>
        <w:jc w:val="center"/>
        <w:rPr>
          <w:rFonts w:ascii="Times New Roman" w:eastAsia="Arial Unicode MS" w:hAnsi="Times New Roman" w:cs="Times New Roman"/>
          <w:b/>
          <w:sz w:val="28"/>
          <w:szCs w:val="28"/>
          <w:shd w:val="clear" w:color="auto" w:fill="FFFFFF"/>
        </w:rPr>
      </w:pPr>
      <w:r w:rsidRPr="00581887">
        <w:rPr>
          <w:rFonts w:ascii="Times New Roman" w:eastAsia="Arial Unicode MS" w:hAnsi="Times New Roman" w:cs="Times New Roman"/>
          <w:b/>
          <w:sz w:val="28"/>
          <w:szCs w:val="28"/>
          <w:shd w:val="clear" w:color="auto" w:fill="FFFFFF"/>
        </w:rPr>
        <w:t>Methods</w:t>
      </w:r>
    </w:p>
    <w:p w14:paraId="491D61AE" w14:textId="77777777" w:rsidR="00200216" w:rsidRPr="00942D6E" w:rsidRDefault="001D28FC" w:rsidP="00B55D79">
      <w:pPr>
        <w:tabs>
          <w:tab w:val="left" w:pos="720"/>
          <w:tab w:val="left" w:pos="2600"/>
        </w:tabs>
        <w:spacing w:after="0" w:line="360" w:lineRule="auto"/>
        <w:rPr>
          <w:rFonts w:ascii="Times New Roman" w:eastAsia="Arial Unicode MS" w:hAnsi="Times New Roman" w:cs="Times New Roman"/>
          <w:b/>
          <w:shd w:val="clear" w:color="auto" w:fill="FFFFFF"/>
        </w:rPr>
      </w:pPr>
      <w:r w:rsidRPr="00942D6E">
        <w:rPr>
          <w:rFonts w:ascii="Times New Roman" w:eastAsia="Arial Unicode MS" w:hAnsi="Times New Roman" w:cs="Times New Roman"/>
          <w:b/>
          <w:shd w:val="clear" w:color="auto" w:fill="FFFFFF"/>
        </w:rPr>
        <w:t>Data sources</w:t>
      </w:r>
    </w:p>
    <w:p w14:paraId="37D27D9A" w14:textId="410435AF" w:rsidR="00C2548C" w:rsidRPr="00B576F8" w:rsidRDefault="00DE5BDE" w:rsidP="00B576F8">
      <w:pPr>
        <w:tabs>
          <w:tab w:val="left" w:pos="720"/>
          <w:tab w:val="left" w:pos="2600"/>
        </w:tabs>
        <w:spacing w:after="0" w:line="360" w:lineRule="auto"/>
        <w:rPr>
          <w:rFonts w:ascii="Times New Roman" w:eastAsiaTheme="majorEastAsia" w:hAnsi="Times New Roman" w:cs="Times New Roman"/>
          <w:b/>
          <w:iCs/>
          <w:color w:val="000000" w:themeColor="text1"/>
          <w:kern w:val="24"/>
        </w:rPr>
      </w:pPr>
      <w:commentRangeStart w:id="31"/>
      <w:r w:rsidRPr="00942D6E">
        <w:rPr>
          <w:rFonts w:ascii="Times New Roman" w:eastAsia="Arial Unicode MS" w:hAnsi="Times New Roman" w:cs="Times New Roman"/>
          <w:shd w:val="clear" w:color="auto" w:fill="FFFFFF"/>
        </w:rPr>
        <w:t xml:space="preserve">Both single-gene knockout </w:t>
      </w:r>
      <w:r w:rsidR="00BD7275">
        <w:rPr>
          <w:rFonts w:ascii="Times New Roman" w:eastAsia="Arial Unicode MS" w:hAnsi="Times New Roman" w:cs="Times New Roman"/>
          <w:shd w:val="clear" w:color="auto" w:fill="FFFFFF"/>
        </w:rPr>
        <w:t>(SGK</w:t>
      </w:r>
      <w:ins w:id="32" w:author="P Uetz" w:date="2017-07-09T13:05:00Z">
        <w:r w:rsidR="00E5676A">
          <w:rPr>
            <w:rFonts w:ascii="Times New Roman" w:eastAsia="Arial Unicode MS" w:hAnsi="Times New Roman" w:cs="Times New Roman"/>
            <w:shd w:val="clear" w:color="auto" w:fill="FFFFFF"/>
          </w:rPr>
          <w:t>O</w:t>
        </w:r>
      </w:ins>
      <w:r w:rsidR="00BD7275">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shd w:val="clear" w:color="auto" w:fill="FFFFFF"/>
        </w:rPr>
        <w:t xml:space="preserve">and genetic interaction </w:t>
      </w:r>
      <w:r w:rsidR="00BD7275">
        <w:rPr>
          <w:rFonts w:ascii="Times New Roman" w:eastAsia="Arial Unicode MS" w:hAnsi="Times New Roman" w:cs="Times New Roman"/>
          <w:shd w:val="clear" w:color="auto" w:fill="FFFFFF"/>
        </w:rPr>
        <w:t xml:space="preserve">(GI) </w:t>
      </w:r>
      <w:r w:rsidRPr="00942D6E">
        <w:rPr>
          <w:rFonts w:ascii="Times New Roman" w:eastAsia="Arial Unicode MS" w:hAnsi="Times New Roman" w:cs="Times New Roman"/>
          <w:shd w:val="clear" w:color="auto" w:fill="FFFFFF"/>
        </w:rPr>
        <w:t xml:space="preserve">data were used as gene essentiality information for the inference of </w:t>
      </w:r>
      <w:proofErr w:type="spellStart"/>
      <w:r w:rsidR="00C44791">
        <w:rPr>
          <w:rFonts w:ascii="Times New Roman" w:eastAsia="Arial Unicode MS" w:hAnsi="Times New Roman" w:cs="Times New Roman"/>
          <w:shd w:val="clear" w:color="auto" w:fill="FFFFFF"/>
        </w:rPr>
        <w:t>y</w:t>
      </w:r>
      <w:r w:rsidRPr="00942D6E">
        <w:rPr>
          <w:rFonts w:ascii="Times New Roman" w:eastAsia="Arial Unicode MS" w:hAnsi="Times New Roman" w:cs="Times New Roman"/>
          <w:shd w:val="clear" w:color="auto" w:fill="FFFFFF"/>
        </w:rPr>
        <w:t>eDUFs</w:t>
      </w:r>
      <w:proofErr w:type="spellEnd"/>
      <w:r w:rsidRPr="00942D6E">
        <w:rPr>
          <w:rFonts w:ascii="Times New Roman" w:eastAsia="Arial Unicode MS" w:hAnsi="Times New Roman" w:cs="Times New Roman"/>
          <w:shd w:val="clear" w:color="auto" w:fill="FFFFFF"/>
        </w:rPr>
        <w:t xml:space="preserve"> in the present study. </w:t>
      </w:r>
      <w:commentRangeEnd w:id="31"/>
      <w:r w:rsidR="00FC692C">
        <w:rPr>
          <w:rStyle w:val="CommentReference"/>
        </w:rPr>
        <w:commentReference w:id="31"/>
      </w:r>
      <w:r w:rsidR="00BD7275">
        <w:rPr>
          <w:rFonts w:ascii="Times New Roman" w:eastAsia="Arial Unicode MS" w:hAnsi="Times New Roman" w:cs="Times New Roman"/>
          <w:shd w:val="clear" w:color="auto" w:fill="FFFFFF"/>
        </w:rPr>
        <w:t>These two types of essentiality information were used for distinct purposes: SGK</w:t>
      </w:r>
      <w:ins w:id="33" w:author="P Uetz" w:date="2017-07-09T13:05:00Z">
        <w:r w:rsidR="00E5676A">
          <w:rPr>
            <w:rFonts w:ascii="Times New Roman" w:eastAsia="Arial Unicode MS" w:hAnsi="Times New Roman" w:cs="Times New Roman"/>
            <w:shd w:val="clear" w:color="auto" w:fill="FFFFFF"/>
          </w:rPr>
          <w:t>O</w:t>
        </w:r>
      </w:ins>
      <w:r w:rsidR="00BD7275">
        <w:rPr>
          <w:rFonts w:ascii="Times New Roman" w:eastAsia="Arial Unicode MS" w:hAnsi="Times New Roman" w:cs="Times New Roman"/>
          <w:shd w:val="clear" w:color="auto" w:fill="FFFFFF"/>
        </w:rPr>
        <w:t xml:space="preserve"> was used as the basis for inference of </w:t>
      </w:r>
      <w:proofErr w:type="spellStart"/>
      <w:r w:rsidR="00BD7275">
        <w:rPr>
          <w:rFonts w:ascii="Times New Roman" w:eastAsia="Arial Unicode MS" w:hAnsi="Times New Roman" w:cs="Times New Roman"/>
          <w:shd w:val="clear" w:color="auto" w:fill="FFFFFF"/>
        </w:rPr>
        <w:t>yeDUFs</w:t>
      </w:r>
      <w:proofErr w:type="spellEnd"/>
      <w:r w:rsidR="00BD7275">
        <w:rPr>
          <w:rFonts w:ascii="Times New Roman" w:eastAsia="Arial Unicode MS" w:hAnsi="Times New Roman" w:cs="Times New Roman"/>
          <w:shd w:val="clear" w:color="auto" w:fill="FFFFFF"/>
        </w:rPr>
        <w:t xml:space="preserve">, while GI was used to explore possible conditional essentiality of inferred </w:t>
      </w:r>
      <w:proofErr w:type="spellStart"/>
      <w:r w:rsidR="00BD7275">
        <w:rPr>
          <w:rFonts w:ascii="Times New Roman" w:eastAsia="Arial Unicode MS" w:hAnsi="Times New Roman" w:cs="Times New Roman"/>
          <w:shd w:val="clear" w:color="auto" w:fill="FFFFFF"/>
        </w:rPr>
        <w:t>yeDUFs</w:t>
      </w:r>
      <w:proofErr w:type="spellEnd"/>
      <w:r w:rsidR="00BD7275">
        <w:rPr>
          <w:rFonts w:ascii="Times New Roman" w:eastAsia="Arial Unicode MS" w:hAnsi="Times New Roman" w:cs="Times New Roman"/>
          <w:shd w:val="clear" w:color="auto" w:fill="FFFFFF"/>
        </w:rPr>
        <w:t>.</w:t>
      </w:r>
      <w:ins w:id="34" w:author="P Uetz" w:date="2017-05-01T18:12:00Z">
        <w:r w:rsidR="00B0327D">
          <w:rPr>
            <w:rFonts w:ascii="Times New Roman" w:eastAsia="Arial Unicode MS" w:hAnsi="Times New Roman" w:cs="Times New Roman"/>
            <w:shd w:val="clear" w:color="auto" w:fill="FFFFFF"/>
          </w:rPr>
          <w:t xml:space="preserve"> </w:t>
        </w:r>
      </w:ins>
      <w:r w:rsidR="00BD7275">
        <w:rPr>
          <w:rFonts w:ascii="Times New Roman" w:eastAsia="Arial Unicode MS" w:hAnsi="Times New Roman" w:cs="Times New Roman"/>
          <w:shd w:val="clear" w:color="auto" w:fill="FFFFFF"/>
        </w:rPr>
        <w:t>SGK</w:t>
      </w:r>
      <w:r w:rsidR="00D06E95" w:rsidRPr="00942D6E">
        <w:rPr>
          <w:rFonts w:ascii="Times New Roman" w:eastAsia="Arial Unicode MS" w:hAnsi="Times New Roman" w:cs="Times New Roman"/>
          <w:shd w:val="clear" w:color="auto" w:fill="FFFFFF"/>
        </w:rPr>
        <w:t xml:space="preserve"> </w:t>
      </w:r>
      <w:r w:rsidR="001D28FC" w:rsidRPr="00942D6E">
        <w:rPr>
          <w:rFonts w:ascii="Times New Roman" w:eastAsia="Arial Unicode MS" w:hAnsi="Times New Roman" w:cs="Times New Roman"/>
          <w:shd w:val="clear" w:color="auto" w:fill="FFFFFF"/>
        </w:rPr>
        <w:t xml:space="preserve">essentiality information was </w:t>
      </w:r>
      <w:r w:rsidR="00D06E95" w:rsidRPr="00942D6E">
        <w:rPr>
          <w:rFonts w:ascii="Times New Roman" w:eastAsia="Arial Unicode MS" w:hAnsi="Times New Roman" w:cs="Times New Roman"/>
          <w:shd w:val="clear" w:color="auto" w:fill="FFFFFF"/>
        </w:rPr>
        <w:t>obtained</w:t>
      </w:r>
      <w:r w:rsidR="001D28FC" w:rsidRPr="00942D6E">
        <w:rPr>
          <w:rFonts w:ascii="Times New Roman" w:eastAsia="Arial Unicode MS" w:hAnsi="Times New Roman" w:cs="Times New Roman"/>
          <w:shd w:val="clear" w:color="auto" w:fill="FFFFFF"/>
        </w:rPr>
        <w:t xml:space="preserve"> from the Database of Essential </w:t>
      </w:r>
      <w:r w:rsidR="009C049F" w:rsidRPr="00942D6E">
        <w:rPr>
          <w:rFonts w:ascii="Times New Roman" w:eastAsia="Arial Unicode MS" w:hAnsi="Times New Roman" w:cs="Times New Roman"/>
          <w:shd w:val="clear" w:color="auto" w:fill="FFFFFF"/>
        </w:rPr>
        <w:t>Genes (DEG) version 13.3</w:t>
      </w:r>
      <w:r w:rsidR="00536800" w:rsidRPr="00942D6E">
        <w:rPr>
          <w:rFonts w:ascii="Times New Roman" w:eastAsia="Arial Unicode MS" w:hAnsi="Times New Roman" w:cs="Times New Roman"/>
          <w:shd w:val="clear" w:color="auto" w:fill="FFFFFF"/>
        </w:rPr>
        <w:t xml:space="preserve"> (Luo et al., 2014)</w:t>
      </w:r>
      <w:r w:rsidR="009C049F" w:rsidRPr="00942D6E">
        <w:rPr>
          <w:rFonts w:ascii="Times New Roman" w:eastAsia="Arial Unicode MS" w:hAnsi="Times New Roman" w:cs="Times New Roman"/>
          <w:shd w:val="clear" w:color="auto" w:fill="FFFFFF"/>
        </w:rPr>
        <w:t>. DEG</w:t>
      </w:r>
      <w:r w:rsidR="001D28FC" w:rsidRPr="00942D6E">
        <w:rPr>
          <w:rFonts w:ascii="Times New Roman" w:eastAsia="Arial Unicode MS" w:hAnsi="Times New Roman" w:cs="Times New Roman"/>
          <w:shd w:val="clear" w:color="auto" w:fill="FFFFFF"/>
        </w:rPr>
        <w:t xml:space="preserve"> contains both essentiality and non-essentiality </w:t>
      </w:r>
      <w:r w:rsidRPr="00942D6E">
        <w:rPr>
          <w:rFonts w:ascii="Times New Roman" w:eastAsia="Arial Unicode MS" w:hAnsi="Times New Roman" w:cs="Times New Roman"/>
          <w:shd w:val="clear" w:color="auto" w:fill="FFFFFF"/>
        </w:rPr>
        <w:t xml:space="preserve">information </w:t>
      </w:r>
      <w:r w:rsidR="001D28FC" w:rsidRPr="00942D6E">
        <w:rPr>
          <w:rFonts w:ascii="Times New Roman" w:eastAsia="Arial Unicode MS" w:hAnsi="Times New Roman" w:cs="Times New Roman"/>
          <w:shd w:val="clear" w:color="auto" w:fill="FFFFFF"/>
        </w:rPr>
        <w:t xml:space="preserve">for </w:t>
      </w:r>
      <w:r w:rsidRPr="00942D6E">
        <w:rPr>
          <w:rFonts w:ascii="Times New Roman" w:eastAsia="Arial Unicode MS" w:hAnsi="Times New Roman" w:cs="Times New Roman"/>
          <w:i/>
          <w:shd w:val="clear" w:color="auto" w:fill="FFFFFF"/>
        </w:rPr>
        <w:t xml:space="preserve">S. </w:t>
      </w:r>
      <w:proofErr w:type="spellStart"/>
      <w:r w:rsidRPr="00942D6E">
        <w:rPr>
          <w:rFonts w:ascii="Times New Roman" w:eastAsia="Arial Unicode MS" w:hAnsi="Times New Roman" w:cs="Times New Roman"/>
          <w:i/>
          <w:shd w:val="clear" w:color="auto" w:fill="FFFFFF"/>
        </w:rPr>
        <w:t>pombe</w:t>
      </w:r>
      <w:proofErr w:type="spellEnd"/>
      <w:r w:rsidRPr="00942D6E">
        <w:rPr>
          <w:rFonts w:ascii="Times New Roman" w:eastAsia="Arial Unicode MS" w:hAnsi="Times New Roman" w:cs="Times New Roman"/>
          <w:shd w:val="clear" w:color="auto" w:fill="FFFFFF"/>
        </w:rPr>
        <w:t xml:space="preserve">, and essentiality information </w:t>
      </w:r>
      <w:r w:rsidR="001D28FC" w:rsidRPr="00942D6E">
        <w:rPr>
          <w:rFonts w:ascii="Times New Roman" w:eastAsia="Arial Unicode MS" w:hAnsi="Times New Roman" w:cs="Times New Roman"/>
          <w:shd w:val="clear" w:color="auto" w:fill="FFFFFF"/>
        </w:rPr>
        <w:t xml:space="preserve">for </w:t>
      </w:r>
      <w:r w:rsidR="001D28FC" w:rsidRPr="00942D6E">
        <w:rPr>
          <w:rFonts w:ascii="Times New Roman" w:eastAsia="Arial Unicode MS" w:hAnsi="Times New Roman" w:cs="Times New Roman"/>
          <w:i/>
          <w:shd w:val="clear" w:color="auto" w:fill="FFFFFF"/>
        </w:rPr>
        <w:t>S. cerevisiae</w:t>
      </w:r>
      <w:r w:rsidR="001D28FC" w:rsidRPr="00942D6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shd w:val="clear" w:color="auto" w:fill="FFFFFF"/>
        </w:rPr>
        <w:t>DEG genes</w:t>
      </w:r>
      <w:r w:rsidR="00C2548C" w:rsidRPr="00942D6E">
        <w:rPr>
          <w:rFonts w:ascii="Times New Roman" w:eastAsia="Arial Unicode MS" w:hAnsi="Times New Roman" w:cs="Times New Roman"/>
          <w:shd w:val="clear" w:color="auto" w:fill="FFFFFF"/>
        </w:rPr>
        <w:t xml:space="preserve"> were mapped to </w:t>
      </w:r>
      <w:proofErr w:type="spellStart"/>
      <w:r w:rsidR="00C2548C" w:rsidRPr="00942D6E">
        <w:rPr>
          <w:rFonts w:ascii="Times New Roman" w:eastAsia="Arial Unicode MS" w:hAnsi="Times New Roman" w:cs="Times New Roman"/>
          <w:shd w:val="clear" w:color="auto" w:fill="FFFFFF"/>
        </w:rPr>
        <w:t>Uniprot</w:t>
      </w:r>
      <w:proofErr w:type="spellEnd"/>
      <w:r w:rsidR="00C2548C" w:rsidRPr="00942D6E">
        <w:rPr>
          <w:rFonts w:ascii="Times New Roman" w:eastAsia="Arial Unicode MS" w:hAnsi="Times New Roman" w:cs="Times New Roman"/>
          <w:shd w:val="clear" w:color="auto" w:fill="FFFFFF"/>
        </w:rPr>
        <w:t xml:space="preserve"> accessions using the </w:t>
      </w:r>
      <w:proofErr w:type="spellStart"/>
      <w:r w:rsidR="00C2548C" w:rsidRPr="00942D6E">
        <w:rPr>
          <w:rFonts w:ascii="Times New Roman" w:eastAsia="Arial Unicode MS" w:hAnsi="Times New Roman" w:cs="Times New Roman"/>
          <w:shd w:val="clear" w:color="auto" w:fill="FFFFFF"/>
        </w:rPr>
        <w:t>Uniprot</w:t>
      </w:r>
      <w:proofErr w:type="spellEnd"/>
      <w:r w:rsidR="00C2548C" w:rsidRPr="00942D6E">
        <w:rPr>
          <w:rFonts w:ascii="Times New Roman" w:eastAsia="Arial Unicode MS" w:hAnsi="Times New Roman" w:cs="Times New Roman"/>
          <w:shd w:val="clear" w:color="auto" w:fill="FFFFFF"/>
        </w:rPr>
        <w:t xml:space="preserve"> ID mapping tool (</w:t>
      </w:r>
      <w:proofErr w:type="spellStart"/>
      <w:r w:rsidR="009A3E1D" w:rsidRPr="00942D6E">
        <w:rPr>
          <w:rFonts w:ascii="Times New Roman" w:eastAsia="Arial Unicode MS" w:hAnsi="Times New Roman" w:cs="Times New Roman"/>
          <w:shd w:val="clear" w:color="auto" w:fill="FFFFFF"/>
        </w:rPr>
        <w:t>UniProt</w:t>
      </w:r>
      <w:proofErr w:type="spellEnd"/>
      <w:r w:rsidR="009A3E1D" w:rsidRPr="00942D6E">
        <w:rPr>
          <w:rFonts w:ascii="Times New Roman" w:eastAsia="Arial Unicode MS" w:hAnsi="Times New Roman" w:cs="Times New Roman"/>
          <w:shd w:val="clear" w:color="auto" w:fill="FFFFFF"/>
        </w:rPr>
        <w:t xml:space="preserve"> Consortium, 2014</w:t>
      </w:r>
      <w:r w:rsidR="00C2548C" w:rsidRPr="00942D6E">
        <w:rPr>
          <w:rFonts w:ascii="Times New Roman" w:eastAsia="Arial Unicode MS" w:hAnsi="Times New Roman" w:cs="Times New Roman"/>
          <w:shd w:val="clear" w:color="auto" w:fill="FFFFFF"/>
        </w:rPr>
        <w:t>)</w:t>
      </w:r>
      <w:r w:rsidRPr="00942D6E">
        <w:rPr>
          <w:rFonts w:ascii="Times New Roman" w:eastAsia="Arial Unicode MS" w:hAnsi="Times New Roman" w:cs="Times New Roman"/>
          <w:shd w:val="clear" w:color="auto" w:fill="FFFFFF"/>
        </w:rPr>
        <w:t xml:space="preserve"> with gene identifiers (GI numbers) as input</w:t>
      </w:r>
      <w:r w:rsidR="009C049F" w:rsidRPr="00942D6E">
        <w:rPr>
          <w:rFonts w:ascii="Times New Roman" w:eastAsia="Arial Unicode MS" w:hAnsi="Times New Roman" w:cs="Times New Roman"/>
          <w:shd w:val="clear" w:color="auto" w:fill="FFFFFF"/>
        </w:rPr>
        <w:t xml:space="preserve"> or gene names where GI numbers were missing</w:t>
      </w:r>
      <w:r w:rsidR="00F367F4" w:rsidRPr="00942D6E">
        <w:rPr>
          <w:rFonts w:ascii="Times New Roman" w:eastAsia="Arial Unicode MS" w:hAnsi="Times New Roman" w:cs="Times New Roman"/>
          <w:shd w:val="clear" w:color="auto" w:fill="FFFFFF"/>
        </w:rPr>
        <w:t xml:space="preserve">. </w:t>
      </w:r>
      <w:r w:rsidR="00BD7275">
        <w:rPr>
          <w:rFonts w:ascii="Times New Roman" w:eastAsia="Arial Unicode MS" w:hAnsi="Times New Roman" w:cs="Times New Roman"/>
          <w:shd w:val="clear" w:color="auto" w:fill="FFFFFF"/>
        </w:rPr>
        <w:t>GI essentiality information is described further in the section “</w:t>
      </w:r>
      <w:proofErr w:type="spellStart"/>
      <w:r w:rsidR="00BD7275" w:rsidRPr="00B0327D">
        <w:rPr>
          <w:rFonts w:ascii="Times New Roman" w:eastAsiaTheme="majorEastAsia" w:hAnsi="Times New Roman" w:cs="Times New Roman"/>
          <w:iCs/>
          <w:color w:val="000000" w:themeColor="text1"/>
          <w:kern w:val="24"/>
          <w:rPrChange w:id="35" w:author="P Uetz" w:date="2017-05-01T18:12:00Z">
            <w:rPr>
              <w:rFonts w:ascii="Times New Roman" w:eastAsiaTheme="majorEastAsia" w:hAnsi="Times New Roman" w:cs="Times New Roman"/>
              <w:b/>
              <w:iCs/>
              <w:color w:val="000000" w:themeColor="text1"/>
              <w:kern w:val="24"/>
            </w:rPr>
          </w:rPrChange>
        </w:rPr>
        <w:t>YeDUFs</w:t>
      </w:r>
      <w:proofErr w:type="spellEnd"/>
      <w:r w:rsidR="00BD7275" w:rsidRPr="00B0327D">
        <w:rPr>
          <w:rFonts w:ascii="Times New Roman" w:eastAsiaTheme="majorEastAsia" w:hAnsi="Times New Roman" w:cs="Times New Roman"/>
          <w:iCs/>
          <w:color w:val="000000" w:themeColor="text1"/>
          <w:kern w:val="24"/>
          <w:rPrChange w:id="36" w:author="P Uetz" w:date="2017-05-01T18:12:00Z">
            <w:rPr>
              <w:rFonts w:ascii="Times New Roman" w:eastAsiaTheme="majorEastAsia" w:hAnsi="Times New Roman" w:cs="Times New Roman"/>
              <w:b/>
              <w:iCs/>
              <w:color w:val="000000" w:themeColor="text1"/>
              <w:kern w:val="24"/>
            </w:rPr>
          </w:rPrChange>
        </w:rPr>
        <w:t xml:space="preserve"> in </w:t>
      </w:r>
      <w:proofErr w:type="spellStart"/>
      <w:r w:rsidR="00BD7275" w:rsidRPr="00B0327D">
        <w:rPr>
          <w:rFonts w:ascii="Times New Roman" w:eastAsiaTheme="majorEastAsia" w:hAnsi="Times New Roman" w:cs="Times New Roman"/>
          <w:iCs/>
          <w:color w:val="000000" w:themeColor="text1"/>
          <w:kern w:val="24"/>
          <w:rPrChange w:id="37" w:author="P Uetz" w:date="2017-05-01T18:12:00Z">
            <w:rPr>
              <w:rFonts w:ascii="Times New Roman" w:eastAsiaTheme="majorEastAsia" w:hAnsi="Times New Roman" w:cs="Times New Roman"/>
              <w:b/>
              <w:iCs/>
              <w:color w:val="000000" w:themeColor="text1"/>
              <w:kern w:val="24"/>
            </w:rPr>
          </w:rPrChange>
        </w:rPr>
        <w:t>Hillenmeyer</w:t>
      </w:r>
      <w:proofErr w:type="spellEnd"/>
      <w:r w:rsidR="00BD7275" w:rsidRPr="00B0327D">
        <w:rPr>
          <w:rFonts w:ascii="Times New Roman" w:eastAsiaTheme="majorEastAsia" w:hAnsi="Times New Roman" w:cs="Times New Roman"/>
          <w:iCs/>
          <w:color w:val="000000" w:themeColor="text1"/>
          <w:kern w:val="24"/>
          <w:rPrChange w:id="38" w:author="P Uetz" w:date="2017-05-01T18:12:00Z">
            <w:rPr>
              <w:rFonts w:ascii="Times New Roman" w:eastAsiaTheme="majorEastAsia" w:hAnsi="Times New Roman" w:cs="Times New Roman"/>
              <w:b/>
              <w:iCs/>
              <w:color w:val="000000" w:themeColor="text1"/>
              <w:kern w:val="24"/>
            </w:rPr>
          </w:rPrChange>
        </w:rPr>
        <w:t>, 2008 conditionally-essential genes</w:t>
      </w:r>
      <w:r w:rsidR="00BD7275" w:rsidRPr="00B0327D">
        <w:rPr>
          <w:rFonts w:ascii="Times New Roman" w:eastAsiaTheme="majorEastAsia" w:hAnsi="Times New Roman" w:cs="Times New Roman"/>
          <w:iCs/>
          <w:color w:val="000000" w:themeColor="text1"/>
          <w:kern w:val="24"/>
        </w:rPr>
        <w:t>”,</w:t>
      </w:r>
      <w:r w:rsidR="00BD7275" w:rsidRPr="00B576F8">
        <w:rPr>
          <w:rFonts w:ascii="Times New Roman" w:eastAsiaTheme="majorEastAsia" w:hAnsi="Times New Roman" w:cs="Times New Roman"/>
          <w:iCs/>
          <w:color w:val="000000" w:themeColor="text1"/>
          <w:kern w:val="24"/>
        </w:rPr>
        <w:t xml:space="preserve"> below.</w:t>
      </w:r>
      <w:r w:rsidR="00BD7275">
        <w:rPr>
          <w:rFonts w:ascii="Times New Roman" w:eastAsiaTheme="majorEastAsia" w:hAnsi="Times New Roman" w:cs="Times New Roman"/>
          <w:b/>
          <w:iCs/>
          <w:color w:val="000000" w:themeColor="text1"/>
          <w:kern w:val="24"/>
        </w:rPr>
        <w:t xml:space="preserve"> </w:t>
      </w:r>
    </w:p>
    <w:p w14:paraId="3C531B12" w14:textId="3CD7C93C" w:rsidR="00C44791" w:rsidRPr="00942D6E" w:rsidRDefault="00C44791" w:rsidP="004E1C2F">
      <w:pPr>
        <w:tabs>
          <w:tab w:val="left" w:pos="720"/>
          <w:tab w:val="left" w:pos="2600"/>
        </w:tabs>
        <w:spacing w:line="360" w:lineRule="auto"/>
        <w:rPr>
          <w:rFonts w:ascii="Times New Roman" w:eastAsia="Arial Unicode MS" w:hAnsi="Times New Roman" w:cs="Times New Roman"/>
          <w:shd w:val="clear" w:color="auto" w:fill="FFFFFF"/>
        </w:rPr>
      </w:pPr>
    </w:p>
    <w:p w14:paraId="21294AA6" w14:textId="77777777" w:rsidR="003A5049" w:rsidRPr="00B55D79" w:rsidRDefault="0045653D" w:rsidP="00B55D79">
      <w:pPr>
        <w:tabs>
          <w:tab w:val="left" w:pos="720"/>
          <w:tab w:val="left" w:pos="2600"/>
        </w:tabs>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t xml:space="preserve">Protein domains of unknown function were defined as in (Goodacre et al., 2014), as any domain in the </w:t>
      </w:r>
      <w:proofErr w:type="spellStart"/>
      <w:r w:rsidRPr="00942D6E">
        <w:rPr>
          <w:rFonts w:ascii="Times New Roman" w:eastAsia="Arial Unicode MS" w:hAnsi="Times New Roman" w:cs="Times New Roman"/>
          <w:shd w:val="clear" w:color="auto" w:fill="FFFFFF"/>
        </w:rPr>
        <w:t>Pfam</w:t>
      </w:r>
      <w:proofErr w:type="spellEnd"/>
      <w:r w:rsidRPr="00942D6E">
        <w:rPr>
          <w:rFonts w:ascii="Times New Roman" w:eastAsia="Arial Unicode MS" w:hAnsi="Times New Roman" w:cs="Times New Roman"/>
          <w:shd w:val="clear" w:color="auto" w:fill="FFFFFF"/>
        </w:rPr>
        <w:t xml:space="preserve"> database (Punta et al., 2011) with “</w:t>
      </w:r>
      <w:proofErr w:type="spellStart"/>
      <w:r w:rsidRPr="00942D6E">
        <w:rPr>
          <w:rFonts w:ascii="Times New Roman" w:eastAsia="Arial Unicode MS" w:hAnsi="Times New Roman" w:cs="Times New Roman"/>
          <w:shd w:val="clear" w:color="auto" w:fill="FFFFFF"/>
        </w:rPr>
        <w:t>DUFxxxx</w:t>
      </w:r>
      <w:proofErr w:type="spellEnd"/>
      <w:r w:rsidRPr="00942D6E">
        <w:rPr>
          <w:rFonts w:ascii="Times New Roman" w:eastAsia="Arial Unicode MS" w:hAnsi="Times New Roman" w:cs="Times New Roman"/>
          <w:shd w:val="clear" w:color="auto" w:fill="FFFFFF"/>
        </w:rPr>
        <w:t xml:space="preserve">” as a name or “unknown function” </w:t>
      </w:r>
      <w:r w:rsidR="009C049F" w:rsidRPr="00942D6E">
        <w:rPr>
          <w:rFonts w:ascii="Times New Roman" w:eastAsia="Arial Unicode MS" w:hAnsi="Times New Roman" w:cs="Times New Roman"/>
          <w:shd w:val="clear" w:color="auto" w:fill="FFFFFF"/>
        </w:rPr>
        <w:t xml:space="preserve">or “uncharacterized/uncharacterized” + “protein/domain” </w:t>
      </w:r>
      <w:r w:rsidRPr="00942D6E">
        <w:rPr>
          <w:rFonts w:ascii="Times New Roman" w:eastAsia="Arial Unicode MS" w:hAnsi="Times New Roman" w:cs="Times New Roman"/>
          <w:shd w:val="clear" w:color="auto" w:fill="FFFFFF"/>
        </w:rPr>
        <w:t xml:space="preserve">in the description. </w:t>
      </w:r>
      <w:r w:rsidR="00A04E39" w:rsidRPr="00942D6E">
        <w:rPr>
          <w:rFonts w:ascii="Times New Roman" w:eastAsia="Arial Unicode MS" w:hAnsi="Times New Roman" w:cs="Times New Roman"/>
          <w:shd w:val="clear" w:color="auto" w:fill="FFFFFF"/>
        </w:rPr>
        <w:t xml:space="preserve">Domain content of yeast proteins was obtained from </w:t>
      </w:r>
      <w:proofErr w:type="spellStart"/>
      <w:r w:rsidR="00A04E39" w:rsidRPr="00942D6E">
        <w:rPr>
          <w:rFonts w:ascii="Times New Roman" w:eastAsia="Arial Unicode MS" w:hAnsi="Times New Roman" w:cs="Times New Roman"/>
          <w:shd w:val="clear" w:color="auto" w:fill="FFFFFF"/>
        </w:rPr>
        <w:t>Uniprot</w:t>
      </w:r>
      <w:proofErr w:type="spellEnd"/>
      <w:r w:rsidR="00A04E39" w:rsidRPr="00942D6E">
        <w:rPr>
          <w:rFonts w:ascii="Times New Roman" w:eastAsia="Arial Unicode MS" w:hAnsi="Times New Roman" w:cs="Times New Roman"/>
          <w:shd w:val="clear" w:color="auto" w:fill="FFFFFF"/>
        </w:rPr>
        <w:t xml:space="preserve"> annotation.</w:t>
      </w:r>
      <w:r w:rsidRPr="00942D6E">
        <w:rPr>
          <w:rFonts w:ascii="Times New Roman" w:eastAsia="Arial Unicode MS" w:hAnsi="Times New Roman" w:cs="Times New Roman"/>
          <w:shd w:val="clear" w:color="auto" w:fill="FFFFFF"/>
        </w:rPr>
        <w:t xml:space="preserve"> </w:t>
      </w:r>
    </w:p>
    <w:p w14:paraId="482183A4" w14:textId="77777777" w:rsidR="003A5049" w:rsidRPr="00B55D79" w:rsidRDefault="003A5049" w:rsidP="00B55D79">
      <w:pPr>
        <w:tabs>
          <w:tab w:val="left" w:pos="720"/>
          <w:tab w:val="left" w:pos="2600"/>
        </w:tabs>
        <w:spacing w:after="0" w:line="360" w:lineRule="auto"/>
        <w:rPr>
          <w:rFonts w:ascii="Times New Roman" w:eastAsia="Arial Unicode MS" w:hAnsi="Times New Roman" w:cs="Times New Roman"/>
          <w:b/>
          <w:shd w:val="clear" w:color="auto" w:fill="FFFFFF"/>
        </w:rPr>
      </w:pPr>
      <w:r w:rsidRPr="00B55D79">
        <w:rPr>
          <w:rFonts w:ascii="Times New Roman" w:eastAsia="Arial Unicode MS" w:hAnsi="Times New Roman" w:cs="Times New Roman"/>
          <w:b/>
          <w:shd w:val="clear" w:color="auto" w:fill="FFFFFF"/>
        </w:rPr>
        <w:t xml:space="preserve">Inference of </w:t>
      </w:r>
      <w:proofErr w:type="spellStart"/>
      <w:r w:rsidRPr="00B55D79">
        <w:rPr>
          <w:rFonts w:ascii="Times New Roman" w:eastAsia="Arial Unicode MS" w:hAnsi="Times New Roman" w:cs="Times New Roman"/>
          <w:b/>
          <w:shd w:val="clear" w:color="auto" w:fill="FFFFFF"/>
        </w:rPr>
        <w:t>eDUFs</w:t>
      </w:r>
      <w:proofErr w:type="spellEnd"/>
    </w:p>
    <w:p w14:paraId="48C41367" w14:textId="5F5E6479" w:rsidR="003A5049" w:rsidRPr="00942D6E" w:rsidRDefault="003A5049" w:rsidP="003A5049">
      <w:pPr>
        <w:tabs>
          <w:tab w:val="left" w:pos="720"/>
          <w:tab w:val="left" w:pos="2600"/>
        </w:tabs>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lastRenderedPageBreak/>
        <w:t>Essential DUFs were inferred using both an adaptation of the rule-based method from (Goodacre et al., 2014) and the maximum likelihood (ML)-based statistical method from (</w:t>
      </w:r>
      <w:r w:rsidR="001975F4">
        <w:rPr>
          <w:rFonts w:ascii="Times New Roman" w:eastAsia="Arial Unicode MS" w:hAnsi="Times New Roman" w:cs="Times New Roman"/>
          <w:shd w:val="clear" w:color="auto" w:fill="FFFFFF"/>
        </w:rPr>
        <w:t>Lu et al., 2015</w:t>
      </w:r>
      <w:r w:rsidRPr="00942D6E">
        <w:rPr>
          <w:rFonts w:ascii="Times New Roman" w:eastAsia="Arial Unicode MS" w:hAnsi="Times New Roman" w:cs="Times New Roman"/>
          <w:shd w:val="clear" w:color="auto" w:fill="FFFFFF"/>
        </w:rPr>
        <w:t>).</w:t>
      </w:r>
      <w:r w:rsidR="001975F4">
        <w:rPr>
          <w:rFonts w:ascii="Times New Roman" w:eastAsia="Arial Unicode MS" w:hAnsi="Times New Roman" w:cs="Times New Roman"/>
          <w:shd w:val="clear" w:color="auto" w:fill="FFFFFF"/>
        </w:rPr>
        <w:t xml:space="preserve"> </w:t>
      </w:r>
      <w:r w:rsidR="0090727E">
        <w:rPr>
          <w:rFonts w:ascii="Times New Roman" w:eastAsia="Arial Unicode MS" w:hAnsi="Times New Roman" w:cs="Times New Roman"/>
          <w:shd w:val="clear" w:color="auto" w:fill="FFFFFF"/>
        </w:rPr>
        <w:t xml:space="preserve">For clarification </w:t>
      </w:r>
      <w:ins w:id="39" w:author="P Uetz" w:date="2017-05-01T18:12:00Z">
        <w:r w:rsidR="00B0327D">
          <w:rPr>
            <w:rFonts w:ascii="Times New Roman" w:eastAsia="Arial Unicode MS" w:hAnsi="Times New Roman" w:cs="Times New Roman"/>
            <w:shd w:val="clear" w:color="auto" w:fill="FFFFFF"/>
          </w:rPr>
          <w:t xml:space="preserve">of </w:t>
        </w:r>
      </w:ins>
      <w:r w:rsidR="0090727E">
        <w:rPr>
          <w:rFonts w:ascii="Times New Roman" w:eastAsia="Arial Unicode MS" w:hAnsi="Times New Roman" w:cs="Times New Roman"/>
          <w:shd w:val="clear" w:color="auto" w:fill="FFFFFF"/>
        </w:rPr>
        <w:t xml:space="preserve">these methodologies, a flowchart and example is shown in </w:t>
      </w:r>
      <w:r w:rsidR="0090727E">
        <w:rPr>
          <w:rFonts w:ascii="Times New Roman" w:eastAsia="Arial Unicode MS" w:hAnsi="Times New Roman" w:cs="Times New Roman"/>
          <w:b/>
          <w:shd w:val="clear" w:color="auto" w:fill="FFFFFF"/>
        </w:rPr>
        <w:t>Figure 1</w:t>
      </w:r>
      <w:r w:rsidR="0090727E">
        <w:rPr>
          <w:rFonts w:ascii="Times New Roman" w:eastAsia="Arial Unicode MS" w:hAnsi="Times New Roman" w:cs="Times New Roman"/>
          <w:shd w:val="clear" w:color="auto" w:fill="FFFFFF"/>
        </w:rPr>
        <w:t>.</w:t>
      </w:r>
      <w:r w:rsidRPr="00942D6E">
        <w:rPr>
          <w:rFonts w:ascii="Times New Roman" w:eastAsia="Arial Unicode MS" w:hAnsi="Times New Roman" w:cs="Times New Roman"/>
          <w:shd w:val="clear" w:color="auto" w:fill="FFFFFF"/>
        </w:rPr>
        <w:t xml:space="preserve"> The union of both sets of inferred </w:t>
      </w:r>
      <w:proofErr w:type="spellStart"/>
      <w:r w:rsidRPr="00942D6E">
        <w:rPr>
          <w:rFonts w:ascii="Times New Roman" w:eastAsia="Arial Unicode MS" w:hAnsi="Times New Roman" w:cs="Times New Roman"/>
          <w:shd w:val="clear" w:color="auto" w:fill="FFFFFF"/>
        </w:rPr>
        <w:t>eDUFs</w:t>
      </w:r>
      <w:proofErr w:type="spellEnd"/>
      <w:r w:rsidR="0090727E">
        <w:rPr>
          <w:rFonts w:ascii="Times New Roman" w:eastAsia="Arial Unicode MS" w:hAnsi="Times New Roman" w:cs="Times New Roman"/>
          <w:shd w:val="clear" w:color="auto" w:fill="FFFFFF"/>
        </w:rPr>
        <w:t xml:space="preserve"> for both species of yeast</w:t>
      </w:r>
      <w:r w:rsidRPr="00942D6E">
        <w:rPr>
          <w:rFonts w:ascii="Times New Roman" w:eastAsia="Arial Unicode MS" w:hAnsi="Times New Roman" w:cs="Times New Roman"/>
          <w:shd w:val="clear" w:color="auto" w:fill="FFFFFF"/>
        </w:rPr>
        <w:t xml:space="preserve"> </w:t>
      </w:r>
      <w:r w:rsidR="0090727E">
        <w:rPr>
          <w:rFonts w:ascii="Times New Roman" w:eastAsia="Arial Unicode MS" w:hAnsi="Times New Roman" w:cs="Times New Roman"/>
          <w:shd w:val="clear" w:color="auto" w:fill="FFFFFF"/>
        </w:rPr>
        <w:t>(</w:t>
      </w:r>
      <w:r w:rsidR="0090727E">
        <w:rPr>
          <w:rFonts w:ascii="Times New Roman" w:eastAsia="Arial Unicode MS" w:hAnsi="Times New Roman" w:cs="Times New Roman"/>
          <w:b/>
          <w:shd w:val="clear" w:color="auto" w:fill="FFFFFF"/>
        </w:rPr>
        <w:t>Figure 2</w:t>
      </w:r>
      <w:r w:rsidR="0090727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shd w:val="clear" w:color="auto" w:fill="FFFFFF"/>
        </w:rPr>
        <w:t xml:space="preserve">was used for subsequent analyses. </w:t>
      </w:r>
    </w:p>
    <w:p w14:paraId="252934AE" w14:textId="77777777" w:rsidR="00B55D79" w:rsidRPr="00D2571B" w:rsidRDefault="00581887" w:rsidP="00D2571B">
      <w:pPr>
        <w:tabs>
          <w:tab w:val="left" w:pos="720"/>
          <w:tab w:val="left" w:pos="2600"/>
        </w:tabs>
        <w:spacing w:after="0" w:line="360" w:lineRule="auto"/>
        <w:rPr>
          <w:rFonts w:ascii="Times New Roman" w:eastAsia="Arial Unicode MS" w:hAnsi="Times New Roman" w:cs="Times New Roman"/>
          <w:i/>
          <w:shd w:val="clear" w:color="auto" w:fill="FFFFFF"/>
        </w:rPr>
      </w:pPr>
      <w:r w:rsidRPr="00D2571B">
        <w:rPr>
          <w:rFonts w:ascii="Times New Roman" w:eastAsia="Arial Unicode MS" w:hAnsi="Times New Roman" w:cs="Times New Roman"/>
          <w:i/>
          <w:shd w:val="clear" w:color="auto" w:fill="FFFFFF"/>
        </w:rPr>
        <w:t>Domains</w:t>
      </w:r>
    </w:p>
    <w:p w14:paraId="38D6BE05" w14:textId="4BCD8A66" w:rsidR="003A5049" w:rsidRPr="00942D6E" w:rsidRDefault="003A5049" w:rsidP="003A5049">
      <w:pPr>
        <w:tabs>
          <w:tab w:val="left" w:pos="720"/>
          <w:tab w:val="left" w:pos="2600"/>
        </w:tabs>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t xml:space="preserve">For all inferences algorithms, the set of length </w:t>
      </w:r>
      <w:r w:rsidRPr="00B576F8">
        <w:rPr>
          <w:rFonts w:ascii="Times New Roman" w:eastAsia="Arial Unicode MS" w:hAnsi="Times New Roman" w:cs="Times New Roman"/>
          <w:i/>
          <w:highlight w:val="yellow"/>
          <w:shd w:val="clear" w:color="auto" w:fill="FFFFFF"/>
        </w:rPr>
        <w:t>L</w:t>
      </w:r>
      <w:r w:rsidRPr="00942D6E">
        <w:rPr>
          <w:rFonts w:ascii="Times New Roman" w:eastAsia="Arial Unicode MS" w:hAnsi="Times New Roman" w:cs="Times New Roman"/>
          <w:shd w:val="clear" w:color="auto" w:fill="FFFFFF"/>
        </w:rPr>
        <w:t xml:space="preserve"> domains from protein products of all genes, whether from essential genes / interactions or not, was defined as </w:t>
      </w:r>
      <w:commentRangeStart w:id="40"/>
      <w:r w:rsidRPr="00942D6E">
        <w:rPr>
          <w:rFonts w:ascii="Times New Roman" w:eastAsia="Arial Unicode MS" w:hAnsi="Times New Roman" w:cs="Times New Roman"/>
          <w:i/>
          <w:shd w:val="clear" w:color="auto" w:fill="FFFFFF"/>
        </w:rPr>
        <w:t>K</w:t>
      </w:r>
      <w:r w:rsidRPr="00942D6E">
        <w:rPr>
          <w:rFonts w:ascii="Times New Roman" w:eastAsia="Arial Unicode MS" w:hAnsi="Times New Roman" w:cs="Times New Roman"/>
          <w:shd w:val="clear" w:color="auto" w:fill="FFFFFF"/>
        </w:rPr>
        <w:t xml:space="preserve"> </w:t>
      </w:r>
      <w:commentRangeEnd w:id="40"/>
      <w:r w:rsidR="003677AF">
        <w:rPr>
          <w:rStyle w:val="CommentReference"/>
        </w:rPr>
        <w:commentReference w:id="40"/>
      </w:r>
      <w:r w:rsidRPr="00942D6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i/>
          <w:shd w:val="clear" w:color="auto" w:fill="FFFFFF"/>
        </w:rPr>
        <w:t>{k</w:t>
      </w:r>
      <w:r w:rsidRPr="00942D6E">
        <w:rPr>
          <w:rFonts w:ascii="Times New Roman" w:eastAsia="Arial Unicode MS" w:hAnsi="Times New Roman" w:cs="Times New Roman"/>
          <w:i/>
          <w:shd w:val="clear" w:color="auto" w:fill="FFFFFF"/>
          <w:vertAlign w:val="subscript"/>
        </w:rPr>
        <w:t>1</w:t>
      </w:r>
      <w:r w:rsidRPr="00942D6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i/>
          <w:shd w:val="clear" w:color="auto" w:fill="FFFFFF"/>
        </w:rPr>
        <w:t>k</w:t>
      </w:r>
      <w:r w:rsidRPr="00942D6E">
        <w:rPr>
          <w:rFonts w:ascii="Times New Roman" w:eastAsia="Arial Unicode MS" w:hAnsi="Times New Roman" w:cs="Times New Roman"/>
          <w:i/>
          <w:shd w:val="clear" w:color="auto" w:fill="FFFFFF"/>
          <w:vertAlign w:val="subscript"/>
        </w:rPr>
        <w:t>2</w:t>
      </w:r>
      <w:r w:rsidRPr="00942D6E">
        <w:rPr>
          <w:rFonts w:ascii="Times New Roman" w:eastAsia="Arial Unicode MS" w:hAnsi="Times New Roman" w:cs="Times New Roman"/>
          <w:shd w:val="clear" w:color="auto" w:fill="FFFFFF"/>
        </w:rPr>
        <w:t xml:space="preserve">… </w:t>
      </w:r>
      <w:proofErr w:type="spellStart"/>
      <w:r w:rsidRPr="00942D6E">
        <w:rPr>
          <w:rFonts w:ascii="Times New Roman" w:eastAsia="Arial Unicode MS" w:hAnsi="Times New Roman" w:cs="Times New Roman"/>
          <w:i/>
          <w:shd w:val="clear" w:color="auto" w:fill="FFFFFF"/>
        </w:rPr>
        <w:t>k</w:t>
      </w:r>
      <w:r w:rsidRPr="00942D6E">
        <w:rPr>
          <w:rFonts w:ascii="Times New Roman" w:eastAsia="Arial Unicode MS" w:hAnsi="Times New Roman" w:cs="Times New Roman"/>
          <w:i/>
          <w:shd w:val="clear" w:color="auto" w:fill="FFFFFF"/>
          <w:vertAlign w:val="subscript"/>
        </w:rPr>
        <w:t>L</w:t>
      </w:r>
      <w:proofErr w:type="spellEnd"/>
      <w:r w:rsidRPr="00942D6E">
        <w:rPr>
          <w:rFonts w:ascii="Times New Roman" w:eastAsia="Arial Unicode MS" w:hAnsi="Times New Roman" w:cs="Times New Roman"/>
          <w:shd w:val="clear" w:color="auto" w:fill="FFFFFF"/>
        </w:rPr>
        <w:t xml:space="preserve">}. </w:t>
      </w:r>
      <w:r w:rsidR="00A2787E">
        <w:rPr>
          <w:rFonts w:ascii="Times New Roman" w:eastAsia="Arial Unicode MS" w:hAnsi="Times New Roman" w:cs="Times New Roman"/>
          <w:shd w:val="clear" w:color="auto" w:fill="FFFFFF"/>
        </w:rPr>
        <w:t xml:space="preserve">Because domains are generally present in multiple proteins, it was necessary </w:t>
      </w:r>
      <w:ins w:id="41" w:author="Goodacre, Norman *" w:date="2017-12-01T10:26:00Z">
        <w:r w:rsidR="00B73813">
          <w:rPr>
            <w:rFonts w:ascii="Times New Roman" w:eastAsia="Arial Unicode MS" w:hAnsi="Times New Roman" w:cs="Times New Roman"/>
            <w:shd w:val="clear" w:color="auto" w:fill="FFFFFF"/>
          </w:rPr>
          <w:t xml:space="preserve">to define </w:t>
        </w:r>
      </w:ins>
      <w:r w:rsidR="008B3025">
        <w:rPr>
          <w:rFonts w:ascii="Times New Roman" w:eastAsia="Arial Unicode MS" w:hAnsi="Times New Roman" w:cs="Times New Roman"/>
          <w:shd w:val="clear" w:color="auto" w:fill="FFFFFF"/>
        </w:rPr>
        <w:t>them both</w:t>
      </w:r>
      <w:ins w:id="42" w:author="Goodacre, Norman *" w:date="2017-12-01T10:26:00Z">
        <w:r w:rsidR="00B73813">
          <w:rPr>
            <w:rFonts w:ascii="Times New Roman" w:eastAsia="Arial Unicode MS" w:hAnsi="Times New Roman" w:cs="Times New Roman"/>
            <w:shd w:val="clear" w:color="auto" w:fill="FFFFFF"/>
          </w:rPr>
          <w:t xml:space="preserve"> </w:t>
        </w:r>
      </w:ins>
      <w:r w:rsidR="008B3025">
        <w:rPr>
          <w:rFonts w:ascii="Times New Roman" w:eastAsia="Arial Unicode MS" w:hAnsi="Times New Roman" w:cs="Times New Roman"/>
          <w:shd w:val="clear" w:color="auto" w:fill="FFFFFF"/>
        </w:rPr>
        <w:t xml:space="preserve">independently </w:t>
      </w:r>
      <w:r w:rsidR="008B3025">
        <w:rPr>
          <w:rFonts w:ascii="Times New Roman" w:eastAsia="Arial Unicode MS" w:hAnsi="Times New Roman" w:cs="Times New Roman"/>
          <w:shd w:val="clear" w:color="auto" w:fill="FFFFFF"/>
        </w:rPr>
        <w:t>(</w:t>
      </w:r>
      <w:r w:rsidR="008B3025" w:rsidRPr="00B576F8">
        <w:rPr>
          <w:rFonts w:ascii="Times New Roman" w:eastAsia="Arial Unicode MS" w:hAnsi="Times New Roman" w:cs="Times New Roman"/>
          <w:i/>
          <w:shd w:val="clear" w:color="auto" w:fill="FFFFFF"/>
        </w:rPr>
        <w:t>K</w:t>
      </w:r>
      <w:r w:rsidR="008B3025">
        <w:rPr>
          <w:rFonts w:ascii="Times New Roman" w:eastAsia="Arial Unicode MS" w:hAnsi="Times New Roman" w:cs="Times New Roman"/>
          <w:shd w:val="clear" w:color="auto" w:fill="FFFFFF"/>
        </w:rPr>
        <w:t xml:space="preserve">) and in their protein context. </w:t>
      </w:r>
    </w:p>
    <w:p w14:paraId="2144923F" w14:textId="77777777" w:rsidR="003A5049" w:rsidRPr="00942D6E" w:rsidRDefault="003A5049" w:rsidP="00802961">
      <w:pPr>
        <w:tabs>
          <w:tab w:val="left" w:pos="720"/>
          <w:tab w:val="left" w:pos="2600"/>
        </w:tabs>
        <w:spacing w:after="0" w:line="360" w:lineRule="auto"/>
        <w:rPr>
          <w:rFonts w:ascii="Times New Roman" w:eastAsia="Arial Unicode MS" w:hAnsi="Times New Roman" w:cs="Times New Roman"/>
          <w:i/>
          <w:shd w:val="clear" w:color="auto" w:fill="FFFFFF"/>
        </w:rPr>
      </w:pPr>
      <w:r w:rsidRPr="00942D6E">
        <w:rPr>
          <w:rFonts w:ascii="Times New Roman" w:eastAsia="Arial Unicode MS" w:hAnsi="Times New Roman" w:cs="Times New Roman"/>
          <w:i/>
          <w:shd w:val="clear" w:color="auto" w:fill="FFFFFF"/>
        </w:rPr>
        <w:t>Rule-based inference (Goodacre et al., 2014)</w:t>
      </w:r>
    </w:p>
    <w:p w14:paraId="5EAB38DA" w14:textId="73EB8A40" w:rsidR="003A5049" w:rsidRPr="00942D6E" w:rsidRDefault="00DF1C0D" w:rsidP="003A5049">
      <w:pPr>
        <w:tabs>
          <w:tab w:val="left" w:pos="720"/>
          <w:tab w:val="left" w:pos="2600"/>
        </w:tabs>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t xml:space="preserve">The set of </w:t>
      </w:r>
      <w:commentRangeStart w:id="43"/>
      <w:r w:rsidRPr="00942D6E">
        <w:rPr>
          <w:rFonts w:ascii="Times New Roman" w:eastAsia="Arial Unicode MS" w:hAnsi="Times New Roman" w:cs="Times New Roman"/>
          <w:shd w:val="clear" w:color="auto" w:fill="FFFFFF"/>
        </w:rPr>
        <w:t xml:space="preserve">6,740 </w:t>
      </w:r>
      <w:commentRangeEnd w:id="43"/>
      <w:r w:rsidR="00810CFB">
        <w:rPr>
          <w:rStyle w:val="CommentReference"/>
        </w:rPr>
        <w:commentReference w:id="43"/>
      </w:r>
      <w:r w:rsidR="00810CFB">
        <w:rPr>
          <w:rFonts w:ascii="Times New Roman" w:eastAsia="Arial Unicode MS" w:hAnsi="Times New Roman" w:cs="Times New Roman"/>
          <w:shd w:val="clear" w:color="auto" w:fill="FFFFFF"/>
        </w:rPr>
        <w:t>proteins</w:t>
      </w:r>
      <w:r w:rsidR="00810CFB" w:rsidRPr="00942D6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shd w:val="clear" w:color="auto" w:fill="FFFFFF"/>
        </w:rPr>
        <w:t xml:space="preserve">for </w:t>
      </w:r>
      <w:bookmarkStart w:id="44" w:name="OLE_LINK36"/>
      <w:bookmarkStart w:id="45" w:name="OLE_LINK37"/>
      <w:r w:rsidRPr="00942D6E">
        <w:rPr>
          <w:rFonts w:ascii="Times New Roman" w:eastAsia="Arial Unicode MS" w:hAnsi="Times New Roman" w:cs="Times New Roman"/>
          <w:i/>
          <w:shd w:val="clear" w:color="auto" w:fill="FFFFFF"/>
        </w:rPr>
        <w:t>S. cerevisiae</w:t>
      </w:r>
      <w:r w:rsidRPr="00942D6E">
        <w:rPr>
          <w:rFonts w:ascii="Times New Roman" w:eastAsia="Arial Unicode MS" w:hAnsi="Times New Roman" w:cs="Times New Roman"/>
          <w:shd w:val="clear" w:color="auto" w:fill="FFFFFF"/>
        </w:rPr>
        <w:t xml:space="preserve">, </w:t>
      </w:r>
      <w:commentRangeStart w:id="46"/>
      <w:proofErr w:type="spellStart"/>
      <w:r w:rsidR="00DE29B2" w:rsidRPr="00942D6E">
        <w:rPr>
          <w:rFonts w:ascii="Times New Roman" w:eastAsia="Arial Unicode MS" w:hAnsi="Times New Roman" w:cs="Times New Roman"/>
          <w:shd w:val="clear" w:color="auto" w:fill="FFFFFF"/>
        </w:rPr>
        <w:t>Sc_</w:t>
      </w:r>
      <w:r w:rsidR="00EE4155">
        <w:rPr>
          <w:rFonts w:ascii="Times New Roman" w:eastAsia="Arial Unicode MS" w:hAnsi="Times New Roman" w:cs="Times New Roman"/>
          <w:shd w:val="clear" w:color="auto" w:fill="FFFFFF"/>
        </w:rPr>
        <w:t>P</w:t>
      </w:r>
      <w:proofErr w:type="spellEnd"/>
      <w:r w:rsidR="00900172">
        <w:rPr>
          <w:rFonts w:ascii="Times New Roman" w:eastAsia="Arial Unicode MS" w:hAnsi="Times New Roman" w:cs="Times New Roman"/>
          <w:shd w:val="clear" w:color="auto" w:fill="FFFFFF"/>
        </w:rPr>
        <w:t xml:space="preserve"> </w:t>
      </w:r>
      <w:proofErr w:type="spellStart"/>
      <w:r w:rsidR="00900172">
        <w:rPr>
          <w:rFonts w:ascii="Times New Roman" w:eastAsia="Arial Unicode MS" w:hAnsi="Times New Roman" w:cs="Times New Roman"/>
          <w:shd w:val="clear" w:color="auto" w:fill="FFFFFF"/>
        </w:rPr>
        <w:t>P_Sc</w:t>
      </w:r>
      <w:commentRangeEnd w:id="46"/>
      <w:proofErr w:type="spellEnd"/>
      <w:r w:rsidR="008646E1">
        <w:rPr>
          <w:rStyle w:val="CommentReference"/>
        </w:rPr>
        <w:commentReference w:id="46"/>
      </w:r>
      <w:r w:rsidRPr="00942D6E">
        <w:rPr>
          <w:rFonts w:ascii="Times New Roman" w:eastAsia="Arial Unicode MS" w:hAnsi="Times New Roman" w:cs="Times New Roman"/>
          <w:shd w:val="clear" w:color="auto" w:fill="FFFFFF"/>
        </w:rPr>
        <w:t xml:space="preserve">, was sub-divided into </w:t>
      </w:r>
      <w:commentRangeStart w:id="47"/>
      <w:r w:rsidRPr="00942D6E">
        <w:rPr>
          <w:rFonts w:ascii="Times New Roman" w:eastAsia="Arial Unicode MS" w:hAnsi="Times New Roman" w:cs="Times New Roman"/>
          <w:shd w:val="clear" w:color="auto" w:fill="FFFFFF"/>
        </w:rPr>
        <w:t>essential and non-essential components</w:t>
      </w:r>
      <w:commentRangeEnd w:id="47"/>
      <w:r w:rsidR="00900172">
        <w:rPr>
          <w:rStyle w:val="CommentReference"/>
        </w:rPr>
        <w:commentReference w:id="47"/>
      </w:r>
      <w:r w:rsidRPr="00942D6E">
        <w:rPr>
          <w:rFonts w:ascii="Times New Roman" w:eastAsia="Arial Unicode MS" w:hAnsi="Times New Roman" w:cs="Times New Roman"/>
          <w:shd w:val="clear" w:color="auto" w:fill="FFFFFF"/>
        </w:rPr>
        <w:t xml:space="preserve">; likewise, the set of </w:t>
      </w:r>
      <w:commentRangeStart w:id="48"/>
      <w:r w:rsidRPr="00942D6E">
        <w:rPr>
          <w:rFonts w:ascii="Times New Roman" w:eastAsia="Arial Unicode MS" w:hAnsi="Times New Roman" w:cs="Times New Roman"/>
          <w:shd w:val="clear" w:color="auto" w:fill="FFFFFF"/>
        </w:rPr>
        <w:t xml:space="preserve">5,147 </w:t>
      </w:r>
      <w:commentRangeEnd w:id="48"/>
      <w:r w:rsidR="00810CFB">
        <w:rPr>
          <w:rStyle w:val="CommentReference"/>
        </w:rPr>
        <w:commentReference w:id="48"/>
      </w:r>
      <w:r w:rsidR="00810CFB">
        <w:rPr>
          <w:rFonts w:ascii="Times New Roman" w:eastAsia="Arial Unicode MS" w:hAnsi="Times New Roman" w:cs="Times New Roman"/>
          <w:shd w:val="clear" w:color="auto" w:fill="FFFFFF"/>
        </w:rPr>
        <w:t>proteins</w:t>
      </w:r>
      <w:r w:rsidR="00810CFB" w:rsidRPr="00942D6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shd w:val="clear" w:color="auto" w:fill="FFFFFF"/>
        </w:rPr>
        <w:t xml:space="preserve">for </w:t>
      </w:r>
      <w:r w:rsidRPr="00942D6E">
        <w:rPr>
          <w:rFonts w:ascii="Times New Roman" w:eastAsia="Arial Unicode MS" w:hAnsi="Times New Roman" w:cs="Times New Roman"/>
          <w:i/>
          <w:shd w:val="clear" w:color="auto" w:fill="FFFFFF"/>
        </w:rPr>
        <w:t xml:space="preserve">S. </w:t>
      </w:r>
      <w:proofErr w:type="spellStart"/>
      <w:r w:rsidRPr="00942D6E">
        <w:rPr>
          <w:rFonts w:ascii="Times New Roman" w:eastAsia="Arial Unicode MS" w:hAnsi="Times New Roman" w:cs="Times New Roman"/>
          <w:i/>
          <w:shd w:val="clear" w:color="auto" w:fill="FFFFFF"/>
        </w:rPr>
        <w:t>pombe</w:t>
      </w:r>
      <w:bookmarkEnd w:id="44"/>
      <w:bookmarkEnd w:id="45"/>
      <w:proofErr w:type="spellEnd"/>
      <w:r w:rsidRPr="00942D6E">
        <w:rPr>
          <w:rFonts w:ascii="Times New Roman" w:eastAsia="Arial Unicode MS" w:hAnsi="Times New Roman" w:cs="Times New Roman"/>
          <w:shd w:val="clear" w:color="auto" w:fill="FFFFFF"/>
        </w:rPr>
        <w:t xml:space="preserve">, </w:t>
      </w:r>
      <w:proofErr w:type="spellStart"/>
      <w:r w:rsidR="00DE29B2" w:rsidRPr="00942D6E">
        <w:rPr>
          <w:rFonts w:ascii="Times New Roman" w:eastAsia="Arial Unicode MS" w:hAnsi="Times New Roman" w:cs="Times New Roman"/>
          <w:shd w:val="clear" w:color="auto" w:fill="FFFFFF"/>
        </w:rPr>
        <w:t>Sp_</w:t>
      </w:r>
      <w:r w:rsidR="00EE4155">
        <w:rPr>
          <w:rFonts w:ascii="Times New Roman" w:eastAsia="Arial Unicode MS" w:hAnsi="Times New Roman" w:cs="Times New Roman"/>
          <w:shd w:val="clear" w:color="auto" w:fill="FFFFFF"/>
        </w:rPr>
        <w:t>P</w:t>
      </w:r>
      <w:proofErr w:type="spellEnd"/>
      <w:r w:rsidRPr="00942D6E">
        <w:rPr>
          <w:rFonts w:ascii="Times New Roman" w:eastAsia="Arial Unicode MS" w:hAnsi="Times New Roman" w:cs="Times New Roman"/>
          <w:shd w:val="clear" w:color="auto" w:fill="FFFFFF"/>
        </w:rPr>
        <w:t xml:space="preserve">. </w:t>
      </w:r>
      <w:r w:rsidR="003A5049" w:rsidRPr="00942D6E">
        <w:rPr>
          <w:rFonts w:ascii="Times New Roman" w:eastAsia="Arial Unicode MS" w:hAnsi="Times New Roman" w:cs="Times New Roman"/>
          <w:shd w:val="clear" w:color="auto" w:fill="FFFFFF"/>
        </w:rPr>
        <w:t>The set of</w:t>
      </w:r>
      <w:r w:rsidR="00FB5244" w:rsidRPr="00942D6E">
        <w:rPr>
          <w:rFonts w:ascii="Times New Roman" w:eastAsia="Arial Unicode MS" w:hAnsi="Times New Roman" w:cs="Times New Roman"/>
          <w:shd w:val="clear" w:color="auto" w:fill="FFFFFF"/>
        </w:rPr>
        <w:t xml:space="preserve"> </w:t>
      </w:r>
      <w:r w:rsidR="008D021E" w:rsidRPr="00942D6E">
        <w:rPr>
          <w:rFonts w:ascii="Times New Roman" w:eastAsia="Arial Unicode MS" w:hAnsi="Times New Roman" w:cs="Times New Roman"/>
          <w:shd w:val="clear" w:color="auto" w:fill="FFFFFF"/>
        </w:rPr>
        <w:t xml:space="preserve">1,129 </w:t>
      </w:r>
      <w:r w:rsidR="003A5049" w:rsidRPr="00942D6E">
        <w:rPr>
          <w:rFonts w:ascii="Times New Roman" w:eastAsia="Arial Unicode MS" w:hAnsi="Times New Roman" w:cs="Times New Roman"/>
          <w:shd w:val="clear" w:color="auto" w:fill="FFFFFF"/>
        </w:rPr>
        <w:t xml:space="preserve">essential </w:t>
      </w:r>
      <w:r w:rsidR="00810CFB">
        <w:rPr>
          <w:rFonts w:ascii="Times New Roman" w:eastAsia="Arial Unicode MS" w:hAnsi="Times New Roman" w:cs="Times New Roman"/>
          <w:shd w:val="clear" w:color="auto" w:fill="FFFFFF"/>
        </w:rPr>
        <w:t>proteins</w:t>
      </w:r>
      <w:r w:rsidR="00810CFB" w:rsidRPr="00942D6E">
        <w:rPr>
          <w:rFonts w:ascii="Times New Roman" w:eastAsia="Arial Unicode MS" w:hAnsi="Times New Roman" w:cs="Times New Roman"/>
          <w:shd w:val="clear" w:color="auto" w:fill="FFFFFF"/>
        </w:rPr>
        <w:t xml:space="preserve"> </w:t>
      </w:r>
      <w:r w:rsidR="00FB5244" w:rsidRPr="00942D6E">
        <w:rPr>
          <w:rFonts w:ascii="Times New Roman" w:eastAsia="Arial Unicode MS" w:hAnsi="Times New Roman" w:cs="Times New Roman"/>
          <w:shd w:val="clear" w:color="auto" w:fill="FFFFFF"/>
        </w:rPr>
        <w:t xml:space="preserve">for </w:t>
      </w:r>
      <w:r w:rsidR="00FB5244" w:rsidRPr="00942D6E">
        <w:rPr>
          <w:rFonts w:ascii="Times New Roman" w:eastAsia="Arial Unicode MS" w:hAnsi="Times New Roman" w:cs="Times New Roman"/>
          <w:i/>
          <w:shd w:val="clear" w:color="auto" w:fill="FFFFFF"/>
        </w:rPr>
        <w:t xml:space="preserve">S. cerevisiae </w:t>
      </w:r>
      <w:r w:rsidR="003A5049" w:rsidRPr="00942D6E">
        <w:rPr>
          <w:rFonts w:ascii="Times New Roman" w:eastAsia="Arial Unicode MS" w:hAnsi="Times New Roman" w:cs="Times New Roman"/>
          <w:shd w:val="clear" w:color="auto" w:fill="FFFFFF"/>
        </w:rPr>
        <w:t xml:space="preserve">was defined as </w:t>
      </w:r>
      <w:proofErr w:type="spellStart"/>
      <w:r w:rsidR="00FB5244" w:rsidRPr="00942D6E">
        <w:rPr>
          <w:rFonts w:ascii="Times New Roman" w:eastAsia="Arial Unicode MS" w:hAnsi="Times New Roman" w:cs="Times New Roman"/>
          <w:i/>
          <w:shd w:val="clear" w:color="auto" w:fill="FFFFFF"/>
        </w:rPr>
        <w:t>Sc_</w:t>
      </w:r>
      <w:r w:rsidR="00810CFB">
        <w:rPr>
          <w:rFonts w:ascii="Times New Roman" w:eastAsia="Arial Unicode MS" w:hAnsi="Times New Roman" w:cs="Times New Roman"/>
          <w:i/>
          <w:shd w:val="clear" w:color="auto" w:fill="FFFFFF"/>
        </w:rPr>
        <w:t>P</w:t>
      </w:r>
      <w:r w:rsidR="00FB5244" w:rsidRPr="00B576F8">
        <w:rPr>
          <w:rFonts w:ascii="Times New Roman" w:eastAsia="Arial Unicode MS" w:hAnsi="Times New Roman" w:cs="Times New Roman"/>
          <w:i/>
          <w:shd w:val="clear" w:color="auto" w:fill="FFFFFF"/>
          <w:vertAlign w:val="subscript"/>
        </w:rPr>
        <w:t>e</w:t>
      </w:r>
      <w:proofErr w:type="spellEnd"/>
      <w:r w:rsidR="003A5049" w:rsidRPr="00942D6E">
        <w:rPr>
          <w:rFonts w:ascii="Times New Roman" w:eastAsia="Arial Unicode MS" w:hAnsi="Times New Roman" w:cs="Times New Roman"/>
          <w:shd w:val="clear" w:color="auto" w:fill="FFFFFF"/>
        </w:rPr>
        <w:t xml:space="preserve"> = {</w:t>
      </w:r>
      <w:r w:rsidR="00FB5244" w:rsidRPr="00942D6E">
        <w:rPr>
          <w:rFonts w:ascii="Times New Roman" w:eastAsia="Arial Unicode MS" w:hAnsi="Times New Roman" w:cs="Times New Roman"/>
          <w:shd w:val="clear" w:color="auto" w:fill="FFFFFF"/>
        </w:rPr>
        <w:t>sc_</w:t>
      </w:r>
      <w:r w:rsidR="00810CFB">
        <w:rPr>
          <w:rFonts w:ascii="Times New Roman" w:eastAsia="Arial Unicode MS" w:hAnsi="Times New Roman" w:cs="Times New Roman"/>
          <w:i/>
          <w:shd w:val="clear" w:color="auto" w:fill="FFFFFF"/>
        </w:rPr>
        <w:t>p</w:t>
      </w:r>
      <w:r w:rsidR="00FB5244" w:rsidRPr="00B576F8">
        <w:rPr>
          <w:rFonts w:ascii="Times New Roman" w:eastAsia="Arial Unicode MS" w:hAnsi="Times New Roman" w:cs="Times New Roman"/>
          <w:i/>
          <w:shd w:val="clear" w:color="auto" w:fill="FFFFFF"/>
          <w:vertAlign w:val="subscript"/>
        </w:rPr>
        <w:t>e</w:t>
      </w:r>
      <w:r w:rsidR="003A5049" w:rsidRPr="00810CFB">
        <w:rPr>
          <w:rFonts w:ascii="Times New Roman" w:eastAsia="Arial Unicode MS" w:hAnsi="Times New Roman" w:cs="Times New Roman"/>
          <w:i/>
          <w:shd w:val="clear" w:color="auto" w:fill="FFFFFF"/>
          <w:vertAlign w:val="subscript"/>
        </w:rPr>
        <w:t>1</w:t>
      </w:r>
      <w:r w:rsidR="003A5049" w:rsidRPr="00942D6E">
        <w:rPr>
          <w:rFonts w:ascii="Times New Roman" w:eastAsia="Arial Unicode MS" w:hAnsi="Times New Roman" w:cs="Times New Roman"/>
          <w:i/>
          <w:shd w:val="clear" w:color="auto" w:fill="FFFFFF"/>
        </w:rPr>
        <w:t>,</w:t>
      </w:r>
      <w:r w:rsidR="00FB5244" w:rsidRPr="00942D6E">
        <w:rPr>
          <w:rFonts w:ascii="Times New Roman" w:eastAsia="Arial Unicode MS" w:hAnsi="Times New Roman" w:cs="Times New Roman"/>
          <w:i/>
          <w:shd w:val="clear" w:color="auto" w:fill="FFFFFF"/>
        </w:rPr>
        <w:t xml:space="preserve"> sc_</w:t>
      </w:r>
      <w:r w:rsidR="00810CFB">
        <w:rPr>
          <w:rFonts w:ascii="Times New Roman" w:eastAsia="Arial Unicode MS" w:hAnsi="Times New Roman" w:cs="Times New Roman"/>
          <w:i/>
          <w:shd w:val="clear" w:color="auto" w:fill="FFFFFF"/>
        </w:rPr>
        <w:t>p</w:t>
      </w:r>
      <w:r w:rsidR="00FB5244" w:rsidRPr="00B576F8">
        <w:rPr>
          <w:rFonts w:ascii="Times New Roman" w:eastAsia="Arial Unicode MS" w:hAnsi="Times New Roman" w:cs="Times New Roman"/>
          <w:i/>
          <w:shd w:val="clear" w:color="auto" w:fill="FFFFFF"/>
          <w:vertAlign w:val="subscript"/>
        </w:rPr>
        <w:t>e</w:t>
      </w:r>
      <w:r w:rsidR="003A5049" w:rsidRPr="00810CFB">
        <w:rPr>
          <w:rFonts w:ascii="Times New Roman" w:eastAsia="Arial Unicode MS" w:hAnsi="Times New Roman" w:cs="Times New Roman"/>
          <w:i/>
          <w:shd w:val="clear" w:color="auto" w:fill="FFFFFF"/>
          <w:vertAlign w:val="subscript"/>
        </w:rPr>
        <w:t>2</w:t>
      </w:r>
      <w:r w:rsidR="003A5049" w:rsidRPr="00942D6E">
        <w:rPr>
          <w:rFonts w:ascii="Times New Roman" w:eastAsia="Arial Unicode MS" w:hAnsi="Times New Roman" w:cs="Times New Roman"/>
          <w:i/>
          <w:shd w:val="clear" w:color="auto" w:fill="FFFFFF"/>
          <w:vertAlign w:val="subscript"/>
        </w:rPr>
        <w:t xml:space="preserve"> </w:t>
      </w:r>
      <w:r w:rsidR="003A5049" w:rsidRPr="00942D6E">
        <w:rPr>
          <w:rFonts w:ascii="Times New Roman" w:eastAsia="Arial Unicode MS" w:hAnsi="Times New Roman" w:cs="Times New Roman"/>
          <w:shd w:val="clear" w:color="auto" w:fill="FFFFFF"/>
        </w:rPr>
        <w:t xml:space="preserve">… </w:t>
      </w:r>
      <w:r w:rsidR="00FB5244" w:rsidRPr="00942D6E">
        <w:rPr>
          <w:rFonts w:ascii="Times New Roman" w:eastAsia="Arial Unicode MS" w:hAnsi="Times New Roman" w:cs="Times New Roman"/>
          <w:shd w:val="clear" w:color="auto" w:fill="FFFFFF"/>
        </w:rPr>
        <w:t>sc_</w:t>
      </w:r>
      <w:r w:rsidR="00810CFB">
        <w:rPr>
          <w:rFonts w:ascii="Times New Roman" w:eastAsia="Arial Unicode MS" w:hAnsi="Times New Roman" w:cs="Times New Roman"/>
          <w:i/>
          <w:shd w:val="clear" w:color="auto" w:fill="FFFFFF"/>
        </w:rPr>
        <w:t>p</w:t>
      </w:r>
      <w:r w:rsidR="00FB5244" w:rsidRPr="00B576F8">
        <w:rPr>
          <w:rFonts w:ascii="Times New Roman" w:eastAsia="Arial Unicode MS" w:hAnsi="Times New Roman" w:cs="Times New Roman"/>
          <w:i/>
          <w:shd w:val="clear" w:color="auto" w:fill="FFFFFF"/>
          <w:vertAlign w:val="subscript"/>
        </w:rPr>
        <w:t>e</w:t>
      </w:r>
      <w:r w:rsidR="008D021E" w:rsidRPr="00810CFB">
        <w:rPr>
          <w:rFonts w:ascii="Times New Roman" w:eastAsia="Arial Unicode MS" w:hAnsi="Times New Roman" w:cs="Times New Roman"/>
          <w:i/>
          <w:shd w:val="clear" w:color="auto" w:fill="FFFFFF"/>
          <w:vertAlign w:val="subscript"/>
        </w:rPr>
        <w:t>1129</w:t>
      </w:r>
      <w:r w:rsidR="00FB5244" w:rsidRPr="00942D6E">
        <w:rPr>
          <w:rFonts w:ascii="Times New Roman" w:eastAsia="Arial Unicode MS" w:hAnsi="Times New Roman" w:cs="Times New Roman"/>
          <w:shd w:val="clear" w:color="auto" w:fill="FFFFFF"/>
        </w:rPr>
        <w:t xml:space="preserve">}; likewise the set of </w:t>
      </w:r>
      <w:r w:rsidR="008D021E" w:rsidRPr="00942D6E">
        <w:rPr>
          <w:rFonts w:ascii="Times New Roman" w:eastAsia="Arial Unicode MS" w:hAnsi="Times New Roman" w:cs="Times New Roman"/>
          <w:shd w:val="clear" w:color="auto" w:fill="FFFFFF"/>
        </w:rPr>
        <w:t>1,234</w:t>
      </w:r>
      <w:r w:rsidR="008D021E" w:rsidRPr="00942D6E">
        <w:rPr>
          <w:rFonts w:ascii="Times New Roman" w:eastAsia="Arial Unicode MS" w:hAnsi="Times New Roman" w:cs="Times New Roman"/>
          <w:i/>
          <w:shd w:val="clear" w:color="auto" w:fill="FFFFFF"/>
        </w:rPr>
        <w:t xml:space="preserve"> </w:t>
      </w:r>
      <w:r w:rsidR="00FB5244" w:rsidRPr="00942D6E">
        <w:rPr>
          <w:rFonts w:ascii="Times New Roman" w:eastAsia="Arial Unicode MS" w:hAnsi="Times New Roman" w:cs="Times New Roman"/>
          <w:shd w:val="clear" w:color="auto" w:fill="FFFFFF"/>
        </w:rPr>
        <w:t xml:space="preserve">essential genes for </w:t>
      </w:r>
      <w:r w:rsidR="00FB5244" w:rsidRPr="00942D6E">
        <w:rPr>
          <w:rFonts w:ascii="Times New Roman" w:eastAsia="Arial Unicode MS" w:hAnsi="Times New Roman" w:cs="Times New Roman"/>
          <w:i/>
          <w:shd w:val="clear" w:color="auto" w:fill="FFFFFF"/>
        </w:rPr>
        <w:t xml:space="preserve">S. </w:t>
      </w:r>
      <w:proofErr w:type="spellStart"/>
      <w:r w:rsidR="00FB5244" w:rsidRPr="00942D6E">
        <w:rPr>
          <w:rFonts w:ascii="Times New Roman" w:eastAsia="Arial Unicode MS" w:hAnsi="Times New Roman" w:cs="Times New Roman"/>
          <w:i/>
          <w:shd w:val="clear" w:color="auto" w:fill="FFFFFF"/>
        </w:rPr>
        <w:t>pombe</w:t>
      </w:r>
      <w:proofErr w:type="spellEnd"/>
      <w:r w:rsidR="00FB5244" w:rsidRPr="00942D6E">
        <w:rPr>
          <w:rFonts w:ascii="Times New Roman" w:eastAsia="Arial Unicode MS" w:hAnsi="Times New Roman" w:cs="Times New Roman"/>
          <w:i/>
          <w:shd w:val="clear" w:color="auto" w:fill="FFFFFF"/>
        </w:rPr>
        <w:t xml:space="preserve"> </w:t>
      </w:r>
      <w:r w:rsidR="00FB5244" w:rsidRPr="00942D6E">
        <w:rPr>
          <w:rFonts w:ascii="Times New Roman" w:eastAsia="Arial Unicode MS" w:hAnsi="Times New Roman" w:cs="Times New Roman"/>
          <w:shd w:val="clear" w:color="auto" w:fill="FFFFFF"/>
        </w:rPr>
        <w:t xml:space="preserve">was defined as </w:t>
      </w:r>
      <w:proofErr w:type="spellStart"/>
      <w:r w:rsidR="00FB5244" w:rsidRPr="00942D6E">
        <w:rPr>
          <w:rFonts w:ascii="Times New Roman" w:eastAsia="Arial Unicode MS" w:hAnsi="Times New Roman" w:cs="Times New Roman"/>
          <w:i/>
          <w:shd w:val="clear" w:color="auto" w:fill="FFFFFF"/>
        </w:rPr>
        <w:t>Sp_</w:t>
      </w:r>
      <w:r w:rsidR="00810CFB">
        <w:rPr>
          <w:rFonts w:ascii="Times New Roman" w:eastAsia="Arial Unicode MS" w:hAnsi="Times New Roman" w:cs="Times New Roman"/>
          <w:i/>
          <w:shd w:val="clear" w:color="auto" w:fill="FFFFFF"/>
        </w:rPr>
        <w:t>P</w:t>
      </w:r>
      <w:r w:rsidR="00FB5244" w:rsidRPr="00942D6E">
        <w:rPr>
          <w:rFonts w:ascii="Times New Roman" w:eastAsia="Arial Unicode MS" w:hAnsi="Times New Roman" w:cs="Times New Roman"/>
          <w:i/>
          <w:shd w:val="clear" w:color="auto" w:fill="FFFFFF"/>
        </w:rPr>
        <w:t>e</w:t>
      </w:r>
      <w:proofErr w:type="spellEnd"/>
      <w:r w:rsidR="00FB5244" w:rsidRPr="00942D6E">
        <w:rPr>
          <w:rFonts w:ascii="Times New Roman" w:eastAsia="Arial Unicode MS" w:hAnsi="Times New Roman" w:cs="Times New Roman"/>
          <w:shd w:val="clear" w:color="auto" w:fill="FFFFFF"/>
        </w:rPr>
        <w:t xml:space="preserve"> = {sp_</w:t>
      </w:r>
      <w:r w:rsidR="00810CFB">
        <w:rPr>
          <w:rFonts w:ascii="Times New Roman" w:eastAsia="Arial Unicode MS" w:hAnsi="Times New Roman" w:cs="Times New Roman"/>
          <w:i/>
          <w:shd w:val="clear" w:color="auto" w:fill="FFFFFF"/>
        </w:rPr>
        <w:t>p</w:t>
      </w:r>
      <w:r w:rsidR="00FB5244" w:rsidRPr="00B576F8">
        <w:rPr>
          <w:rFonts w:ascii="Times New Roman" w:eastAsia="Arial Unicode MS" w:hAnsi="Times New Roman" w:cs="Times New Roman"/>
          <w:i/>
          <w:shd w:val="clear" w:color="auto" w:fill="FFFFFF"/>
          <w:vertAlign w:val="subscript"/>
        </w:rPr>
        <w:t>e</w:t>
      </w:r>
      <w:r w:rsidR="00FB5244" w:rsidRPr="00810CFB">
        <w:rPr>
          <w:rFonts w:ascii="Times New Roman" w:eastAsia="Arial Unicode MS" w:hAnsi="Times New Roman" w:cs="Times New Roman"/>
          <w:i/>
          <w:shd w:val="clear" w:color="auto" w:fill="FFFFFF"/>
          <w:vertAlign w:val="subscript"/>
        </w:rPr>
        <w:t>1</w:t>
      </w:r>
      <w:r w:rsidR="00FB5244" w:rsidRPr="00942D6E">
        <w:rPr>
          <w:rFonts w:ascii="Times New Roman" w:eastAsia="Arial Unicode MS" w:hAnsi="Times New Roman" w:cs="Times New Roman"/>
          <w:i/>
          <w:shd w:val="clear" w:color="auto" w:fill="FFFFFF"/>
        </w:rPr>
        <w:t>, sp_</w:t>
      </w:r>
      <w:r w:rsidR="00810CFB">
        <w:rPr>
          <w:rFonts w:ascii="Times New Roman" w:eastAsia="Arial Unicode MS" w:hAnsi="Times New Roman" w:cs="Times New Roman"/>
          <w:i/>
          <w:shd w:val="clear" w:color="auto" w:fill="FFFFFF"/>
        </w:rPr>
        <w:t>p</w:t>
      </w:r>
      <w:r w:rsidR="00FB5244" w:rsidRPr="00B576F8">
        <w:rPr>
          <w:rFonts w:ascii="Times New Roman" w:eastAsia="Arial Unicode MS" w:hAnsi="Times New Roman" w:cs="Times New Roman"/>
          <w:i/>
          <w:shd w:val="clear" w:color="auto" w:fill="FFFFFF"/>
          <w:vertAlign w:val="subscript"/>
        </w:rPr>
        <w:t>e</w:t>
      </w:r>
      <w:r w:rsidR="00FB5244" w:rsidRPr="00810CFB">
        <w:rPr>
          <w:rFonts w:ascii="Times New Roman" w:eastAsia="Arial Unicode MS" w:hAnsi="Times New Roman" w:cs="Times New Roman"/>
          <w:i/>
          <w:shd w:val="clear" w:color="auto" w:fill="FFFFFF"/>
          <w:vertAlign w:val="subscript"/>
        </w:rPr>
        <w:t>2</w:t>
      </w:r>
      <w:r w:rsidR="00FB5244" w:rsidRPr="00942D6E">
        <w:rPr>
          <w:rFonts w:ascii="Times New Roman" w:eastAsia="Arial Unicode MS" w:hAnsi="Times New Roman" w:cs="Times New Roman"/>
          <w:i/>
          <w:shd w:val="clear" w:color="auto" w:fill="FFFFFF"/>
          <w:vertAlign w:val="subscript"/>
        </w:rPr>
        <w:t xml:space="preserve"> </w:t>
      </w:r>
      <w:r w:rsidR="00FB5244" w:rsidRPr="00942D6E">
        <w:rPr>
          <w:rFonts w:ascii="Times New Roman" w:eastAsia="Arial Unicode MS" w:hAnsi="Times New Roman" w:cs="Times New Roman"/>
          <w:shd w:val="clear" w:color="auto" w:fill="FFFFFF"/>
        </w:rPr>
        <w:t>… sp_</w:t>
      </w:r>
      <w:r w:rsidR="00810CFB">
        <w:rPr>
          <w:rFonts w:ascii="Times New Roman" w:eastAsia="Arial Unicode MS" w:hAnsi="Times New Roman" w:cs="Times New Roman"/>
          <w:i/>
          <w:shd w:val="clear" w:color="auto" w:fill="FFFFFF"/>
        </w:rPr>
        <w:t>p</w:t>
      </w:r>
      <w:r w:rsidR="00FB5244" w:rsidRPr="00B576F8">
        <w:rPr>
          <w:rFonts w:ascii="Times New Roman" w:eastAsia="Arial Unicode MS" w:hAnsi="Times New Roman" w:cs="Times New Roman"/>
          <w:i/>
          <w:shd w:val="clear" w:color="auto" w:fill="FFFFFF"/>
          <w:vertAlign w:val="subscript"/>
        </w:rPr>
        <w:t>e</w:t>
      </w:r>
      <w:r w:rsidR="008D021E" w:rsidRPr="00810CFB">
        <w:rPr>
          <w:rFonts w:ascii="Times New Roman" w:eastAsia="Arial Unicode MS" w:hAnsi="Times New Roman" w:cs="Times New Roman"/>
          <w:i/>
          <w:shd w:val="clear" w:color="auto" w:fill="FFFFFF"/>
          <w:vertAlign w:val="subscript"/>
        </w:rPr>
        <w:t>1234</w:t>
      </w:r>
      <w:r w:rsidR="00FB5244" w:rsidRPr="00942D6E">
        <w:rPr>
          <w:rFonts w:ascii="Times New Roman" w:eastAsia="Arial Unicode MS" w:hAnsi="Times New Roman" w:cs="Times New Roman"/>
          <w:shd w:val="clear" w:color="auto" w:fill="FFFFFF"/>
        </w:rPr>
        <w:t xml:space="preserve">}. </w:t>
      </w:r>
      <w:r w:rsidR="008D021E" w:rsidRPr="00942D6E">
        <w:rPr>
          <w:rFonts w:ascii="Times New Roman" w:eastAsia="Arial Unicode MS" w:hAnsi="Times New Roman" w:cs="Times New Roman"/>
          <w:shd w:val="clear" w:color="auto" w:fill="FFFFFF"/>
        </w:rPr>
        <w:t xml:space="preserve">Non-essential </w:t>
      </w:r>
      <w:r w:rsidR="00810CFB">
        <w:rPr>
          <w:rFonts w:ascii="Times New Roman" w:eastAsia="Arial Unicode MS" w:hAnsi="Times New Roman" w:cs="Times New Roman"/>
          <w:shd w:val="clear" w:color="auto" w:fill="FFFFFF"/>
        </w:rPr>
        <w:t>proteins</w:t>
      </w:r>
      <w:r w:rsidR="008D021E" w:rsidRPr="00942D6E">
        <w:rPr>
          <w:rFonts w:ascii="Times New Roman" w:eastAsia="Arial Unicode MS" w:hAnsi="Times New Roman" w:cs="Times New Roman"/>
          <w:shd w:val="clear" w:color="auto" w:fill="FFFFFF"/>
        </w:rPr>
        <w:t xml:space="preserve"> for </w:t>
      </w:r>
      <w:r w:rsidR="008D021E" w:rsidRPr="00942D6E">
        <w:rPr>
          <w:rFonts w:ascii="Times New Roman" w:eastAsia="Arial Unicode MS" w:hAnsi="Times New Roman" w:cs="Times New Roman"/>
          <w:i/>
          <w:shd w:val="clear" w:color="auto" w:fill="FFFFFF"/>
        </w:rPr>
        <w:t>S. cerevisiae</w:t>
      </w:r>
      <w:r w:rsidR="008D021E" w:rsidRPr="00942D6E">
        <w:rPr>
          <w:rFonts w:ascii="Times New Roman" w:eastAsia="Arial Unicode MS" w:hAnsi="Times New Roman" w:cs="Times New Roman"/>
          <w:shd w:val="clear" w:color="auto" w:fill="FFFFFF"/>
        </w:rPr>
        <w:t xml:space="preserve"> and </w:t>
      </w:r>
      <w:r w:rsidR="008D021E" w:rsidRPr="00942D6E">
        <w:rPr>
          <w:rFonts w:ascii="Times New Roman" w:eastAsia="Arial Unicode MS" w:hAnsi="Times New Roman" w:cs="Times New Roman"/>
          <w:i/>
          <w:shd w:val="clear" w:color="auto" w:fill="FFFFFF"/>
        </w:rPr>
        <w:t xml:space="preserve">S. </w:t>
      </w:r>
      <w:proofErr w:type="spellStart"/>
      <w:r w:rsidR="008D021E" w:rsidRPr="00942D6E">
        <w:rPr>
          <w:rFonts w:ascii="Times New Roman" w:eastAsia="Arial Unicode MS" w:hAnsi="Times New Roman" w:cs="Times New Roman"/>
          <w:i/>
          <w:shd w:val="clear" w:color="auto" w:fill="FFFFFF"/>
        </w:rPr>
        <w:t>pombe</w:t>
      </w:r>
      <w:proofErr w:type="spellEnd"/>
      <w:r w:rsidR="008D021E" w:rsidRPr="00942D6E">
        <w:rPr>
          <w:rFonts w:ascii="Times New Roman" w:eastAsia="Arial Unicode MS" w:hAnsi="Times New Roman" w:cs="Times New Roman"/>
          <w:shd w:val="clear" w:color="auto" w:fill="FFFFFF"/>
        </w:rPr>
        <w:t xml:space="preserve"> were taken to be all except the essential ones. Although explicit non-essentiality information existed in DEG13.3 for 1,937 </w:t>
      </w:r>
      <w:r w:rsidR="008D021E" w:rsidRPr="00942D6E">
        <w:rPr>
          <w:rFonts w:ascii="Times New Roman" w:eastAsia="Arial Unicode MS" w:hAnsi="Times New Roman" w:cs="Times New Roman"/>
          <w:i/>
          <w:shd w:val="clear" w:color="auto" w:fill="FFFFFF"/>
        </w:rPr>
        <w:t xml:space="preserve">S. </w:t>
      </w:r>
      <w:proofErr w:type="spellStart"/>
      <w:r w:rsidR="008D021E" w:rsidRPr="00942D6E">
        <w:rPr>
          <w:rFonts w:ascii="Times New Roman" w:eastAsia="Arial Unicode MS" w:hAnsi="Times New Roman" w:cs="Times New Roman"/>
          <w:i/>
          <w:shd w:val="clear" w:color="auto" w:fill="FFFFFF"/>
        </w:rPr>
        <w:t>pombe</w:t>
      </w:r>
      <w:proofErr w:type="spellEnd"/>
      <w:r w:rsidR="008D021E" w:rsidRPr="00942D6E">
        <w:rPr>
          <w:rFonts w:ascii="Times New Roman" w:eastAsia="Arial Unicode MS" w:hAnsi="Times New Roman" w:cs="Times New Roman"/>
          <w:i/>
          <w:shd w:val="clear" w:color="auto" w:fill="FFFFFF"/>
        </w:rPr>
        <w:t xml:space="preserve"> </w:t>
      </w:r>
      <w:r w:rsidR="004D3A52">
        <w:rPr>
          <w:rFonts w:ascii="Times New Roman" w:eastAsia="Arial Unicode MS" w:hAnsi="Times New Roman" w:cs="Times New Roman"/>
          <w:shd w:val="clear" w:color="auto" w:fill="FFFFFF"/>
        </w:rPr>
        <w:t>proteins</w:t>
      </w:r>
      <w:r w:rsidR="008D021E" w:rsidRPr="00942D6E">
        <w:rPr>
          <w:rFonts w:ascii="Times New Roman" w:eastAsia="Arial Unicode MS" w:hAnsi="Times New Roman" w:cs="Times New Roman"/>
          <w:shd w:val="clear" w:color="auto" w:fill="FFFFFF"/>
        </w:rPr>
        <w:t>, in order to make inferences comparable between the two strains the same methodology was applied</w:t>
      </w:r>
      <w:r w:rsidR="00810CFB">
        <w:rPr>
          <w:rFonts w:ascii="Times New Roman" w:eastAsia="Arial Unicode MS" w:hAnsi="Times New Roman" w:cs="Times New Roman"/>
          <w:shd w:val="clear" w:color="auto" w:fill="FFFFFF"/>
        </w:rPr>
        <w:t xml:space="preserve"> to both</w:t>
      </w:r>
      <w:r w:rsidR="008D021E" w:rsidRPr="00942D6E">
        <w:rPr>
          <w:rFonts w:ascii="Times New Roman" w:eastAsia="Arial Unicode MS" w:hAnsi="Times New Roman" w:cs="Times New Roman"/>
          <w:shd w:val="clear" w:color="auto" w:fill="FFFFFF"/>
        </w:rPr>
        <w:t xml:space="preserve">. The set of 5,611 non-essential </w:t>
      </w:r>
      <w:r w:rsidR="00810CFB">
        <w:rPr>
          <w:rFonts w:ascii="Times New Roman" w:eastAsia="Arial Unicode MS" w:hAnsi="Times New Roman" w:cs="Times New Roman"/>
          <w:shd w:val="clear" w:color="auto" w:fill="FFFFFF"/>
        </w:rPr>
        <w:t>proteins</w:t>
      </w:r>
      <w:r w:rsidR="008D021E" w:rsidRPr="00942D6E">
        <w:rPr>
          <w:rFonts w:ascii="Times New Roman" w:eastAsia="Arial Unicode MS" w:hAnsi="Times New Roman" w:cs="Times New Roman"/>
          <w:shd w:val="clear" w:color="auto" w:fill="FFFFFF"/>
        </w:rPr>
        <w:t xml:space="preserve"> for </w:t>
      </w:r>
      <w:r w:rsidR="008D021E" w:rsidRPr="00942D6E">
        <w:rPr>
          <w:rFonts w:ascii="Times New Roman" w:eastAsia="Arial Unicode MS" w:hAnsi="Times New Roman" w:cs="Times New Roman"/>
          <w:i/>
          <w:shd w:val="clear" w:color="auto" w:fill="FFFFFF"/>
        </w:rPr>
        <w:t xml:space="preserve">S. cerevisiae </w:t>
      </w:r>
      <w:r w:rsidR="008D021E" w:rsidRPr="00942D6E">
        <w:rPr>
          <w:rFonts w:ascii="Times New Roman" w:eastAsia="Arial Unicode MS" w:hAnsi="Times New Roman" w:cs="Times New Roman"/>
          <w:shd w:val="clear" w:color="auto" w:fill="FFFFFF"/>
        </w:rPr>
        <w:t xml:space="preserve">was defined as </w:t>
      </w:r>
      <w:proofErr w:type="spellStart"/>
      <w:r w:rsidR="008D021E" w:rsidRPr="00942D6E">
        <w:rPr>
          <w:rFonts w:ascii="Times New Roman" w:eastAsia="Arial Unicode MS" w:hAnsi="Times New Roman" w:cs="Times New Roman"/>
          <w:i/>
          <w:shd w:val="clear" w:color="auto" w:fill="FFFFFF"/>
        </w:rPr>
        <w:t>Sc_</w:t>
      </w:r>
      <w:r w:rsidR="00810CFB">
        <w:rPr>
          <w:rFonts w:ascii="Times New Roman" w:eastAsia="Arial Unicode MS" w:hAnsi="Times New Roman" w:cs="Times New Roman"/>
          <w:i/>
          <w:shd w:val="clear" w:color="auto" w:fill="FFFFFF"/>
        </w:rPr>
        <w:t>P</w:t>
      </w:r>
      <w:r w:rsidR="008D021E" w:rsidRPr="00B576F8">
        <w:rPr>
          <w:rFonts w:ascii="Times New Roman" w:eastAsia="Arial Unicode MS" w:hAnsi="Times New Roman" w:cs="Times New Roman"/>
          <w:i/>
          <w:shd w:val="clear" w:color="auto" w:fill="FFFFFF"/>
          <w:vertAlign w:val="subscript"/>
        </w:rPr>
        <w:t>ne</w:t>
      </w:r>
      <w:proofErr w:type="spellEnd"/>
      <w:r w:rsidR="008D021E" w:rsidRPr="00942D6E">
        <w:rPr>
          <w:rFonts w:ascii="Times New Roman" w:eastAsia="Arial Unicode MS" w:hAnsi="Times New Roman" w:cs="Times New Roman"/>
          <w:shd w:val="clear" w:color="auto" w:fill="FFFFFF"/>
        </w:rPr>
        <w:t xml:space="preserve"> = {sc_</w:t>
      </w:r>
      <w:r w:rsidR="00810CFB">
        <w:rPr>
          <w:rFonts w:ascii="Times New Roman" w:eastAsia="Arial Unicode MS" w:hAnsi="Times New Roman" w:cs="Times New Roman"/>
          <w:i/>
          <w:shd w:val="clear" w:color="auto" w:fill="FFFFFF"/>
        </w:rPr>
        <w:t>p</w:t>
      </w:r>
      <w:r w:rsidR="008D021E" w:rsidRPr="00B576F8">
        <w:rPr>
          <w:rFonts w:ascii="Times New Roman" w:eastAsia="Arial Unicode MS" w:hAnsi="Times New Roman" w:cs="Times New Roman"/>
          <w:i/>
          <w:shd w:val="clear" w:color="auto" w:fill="FFFFFF"/>
          <w:vertAlign w:val="subscript"/>
        </w:rPr>
        <w:t>ne</w:t>
      </w:r>
      <w:r w:rsidR="008D021E" w:rsidRPr="00810CFB">
        <w:rPr>
          <w:rFonts w:ascii="Times New Roman" w:eastAsia="Arial Unicode MS" w:hAnsi="Times New Roman" w:cs="Times New Roman"/>
          <w:i/>
          <w:shd w:val="clear" w:color="auto" w:fill="FFFFFF"/>
          <w:vertAlign w:val="subscript"/>
        </w:rPr>
        <w:t>1</w:t>
      </w:r>
      <w:r w:rsidR="008D021E" w:rsidRPr="00942D6E">
        <w:rPr>
          <w:rFonts w:ascii="Times New Roman" w:eastAsia="Arial Unicode MS" w:hAnsi="Times New Roman" w:cs="Times New Roman"/>
          <w:i/>
          <w:shd w:val="clear" w:color="auto" w:fill="FFFFFF"/>
        </w:rPr>
        <w:t>, sc_</w:t>
      </w:r>
      <w:r w:rsidR="00810CFB">
        <w:rPr>
          <w:rFonts w:ascii="Times New Roman" w:eastAsia="Arial Unicode MS" w:hAnsi="Times New Roman" w:cs="Times New Roman"/>
          <w:i/>
          <w:shd w:val="clear" w:color="auto" w:fill="FFFFFF"/>
        </w:rPr>
        <w:t>p</w:t>
      </w:r>
      <w:r w:rsidR="008D021E" w:rsidRPr="00B576F8">
        <w:rPr>
          <w:rFonts w:ascii="Times New Roman" w:eastAsia="Arial Unicode MS" w:hAnsi="Times New Roman" w:cs="Times New Roman"/>
          <w:i/>
          <w:shd w:val="clear" w:color="auto" w:fill="FFFFFF"/>
          <w:vertAlign w:val="subscript"/>
        </w:rPr>
        <w:t>ne</w:t>
      </w:r>
      <w:r w:rsidR="008D021E" w:rsidRPr="00810CFB">
        <w:rPr>
          <w:rFonts w:ascii="Times New Roman" w:eastAsia="Arial Unicode MS" w:hAnsi="Times New Roman" w:cs="Times New Roman"/>
          <w:i/>
          <w:shd w:val="clear" w:color="auto" w:fill="FFFFFF"/>
          <w:vertAlign w:val="subscript"/>
        </w:rPr>
        <w:t>2</w:t>
      </w:r>
      <w:r w:rsidR="008D021E" w:rsidRPr="00942D6E">
        <w:rPr>
          <w:rFonts w:ascii="Times New Roman" w:eastAsia="Arial Unicode MS" w:hAnsi="Times New Roman" w:cs="Times New Roman"/>
          <w:i/>
          <w:shd w:val="clear" w:color="auto" w:fill="FFFFFF"/>
          <w:vertAlign w:val="subscript"/>
        </w:rPr>
        <w:t xml:space="preserve"> </w:t>
      </w:r>
      <w:r w:rsidR="008D021E" w:rsidRPr="00942D6E">
        <w:rPr>
          <w:rFonts w:ascii="Times New Roman" w:eastAsia="Arial Unicode MS" w:hAnsi="Times New Roman" w:cs="Times New Roman"/>
          <w:shd w:val="clear" w:color="auto" w:fill="FFFFFF"/>
        </w:rPr>
        <w:t>… sc_</w:t>
      </w:r>
      <w:r w:rsidR="00810CFB">
        <w:rPr>
          <w:rFonts w:ascii="Times New Roman" w:eastAsia="Arial Unicode MS" w:hAnsi="Times New Roman" w:cs="Times New Roman"/>
          <w:i/>
          <w:shd w:val="clear" w:color="auto" w:fill="FFFFFF"/>
        </w:rPr>
        <w:t>p</w:t>
      </w:r>
      <w:r w:rsidR="008D021E" w:rsidRPr="00B576F8">
        <w:rPr>
          <w:rFonts w:ascii="Times New Roman" w:eastAsia="Arial Unicode MS" w:hAnsi="Times New Roman" w:cs="Times New Roman"/>
          <w:i/>
          <w:shd w:val="clear" w:color="auto" w:fill="FFFFFF"/>
          <w:vertAlign w:val="subscript"/>
        </w:rPr>
        <w:t>ne</w:t>
      </w:r>
      <w:r w:rsidR="008D021E" w:rsidRPr="00810CFB">
        <w:rPr>
          <w:rFonts w:ascii="Times New Roman" w:eastAsia="Arial Unicode MS" w:hAnsi="Times New Roman" w:cs="Times New Roman"/>
          <w:i/>
          <w:shd w:val="clear" w:color="auto" w:fill="FFFFFF"/>
          <w:vertAlign w:val="subscript"/>
        </w:rPr>
        <w:t>5611</w:t>
      </w:r>
      <w:r w:rsidR="008D021E" w:rsidRPr="00942D6E">
        <w:rPr>
          <w:rFonts w:ascii="Times New Roman" w:eastAsia="Arial Unicode MS" w:hAnsi="Times New Roman" w:cs="Times New Roman"/>
          <w:shd w:val="clear" w:color="auto" w:fill="FFFFFF"/>
        </w:rPr>
        <w:t>}; likew</w:t>
      </w:r>
      <w:bookmarkStart w:id="49" w:name="_GoBack"/>
      <w:bookmarkEnd w:id="49"/>
      <w:r w:rsidR="008D021E" w:rsidRPr="00942D6E">
        <w:rPr>
          <w:rFonts w:ascii="Times New Roman" w:eastAsia="Arial Unicode MS" w:hAnsi="Times New Roman" w:cs="Times New Roman"/>
          <w:shd w:val="clear" w:color="auto" w:fill="FFFFFF"/>
        </w:rPr>
        <w:t xml:space="preserve">ise the set of 3,913 non-essential </w:t>
      </w:r>
      <w:r w:rsidR="00810CFB">
        <w:rPr>
          <w:rFonts w:ascii="Times New Roman" w:eastAsia="Arial Unicode MS" w:hAnsi="Times New Roman" w:cs="Times New Roman"/>
          <w:shd w:val="clear" w:color="auto" w:fill="FFFFFF"/>
        </w:rPr>
        <w:t>proteins</w:t>
      </w:r>
      <w:r w:rsidR="008D021E" w:rsidRPr="00942D6E">
        <w:rPr>
          <w:rFonts w:ascii="Times New Roman" w:eastAsia="Arial Unicode MS" w:hAnsi="Times New Roman" w:cs="Times New Roman"/>
          <w:shd w:val="clear" w:color="auto" w:fill="FFFFFF"/>
        </w:rPr>
        <w:t xml:space="preserve"> for </w:t>
      </w:r>
      <w:r w:rsidR="008D021E" w:rsidRPr="00942D6E">
        <w:rPr>
          <w:rFonts w:ascii="Times New Roman" w:eastAsia="Arial Unicode MS" w:hAnsi="Times New Roman" w:cs="Times New Roman"/>
          <w:i/>
          <w:shd w:val="clear" w:color="auto" w:fill="FFFFFF"/>
        </w:rPr>
        <w:t xml:space="preserve">S. </w:t>
      </w:r>
      <w:proofErr w:type="spellStart"/>
      <w:r w:rsidR="008D021E" w:rsidRPr="00942D6E">
        <w:rPr>
          <w:rFonts w:ascii="Times New Roman" w:eastAsia="Arial Unicode MS" w:hAnsi="Times New Roman" w:cs="Times New Roman"/>
          <w:i/>
          <w:shd w:val="clear" w:color="auto" w:fill="FFFFFF"/>
        </w:rPr>
        <w:t>pombe</w:t>
      </w:r>
      <w:proofErr w:type="spellEnd"/>
      <w:r w:rsidR="008D021E" w:rsidRPr="00942D6E">
        <w:rPr>
          <w:rFonts w:ascii="Times New Roman" w:eastAsia="Arial Unicode MS" w:hAnsi="Times New Roman" w:cs="Times New Roman"/>
          <w:i/>
          <w:shd w:val="clear" w:color="auto" w:fill="FFFFFF"/>
        </w:rPr>
        <w:t xml:space="preserve"> </w:t>
      </w:r>
      <w:r w:rsidR="008D021E" w:rsidRPr="00942D6E">
        <w:rPr>
          <w:rFonts w:ascii="Times New Roman" w:eastAsia="Arial Unicode MS" w:hAnsi="Times New Roman" w:cs="Times New Roman"/>
          <w:shd w:val="clear" w:color="auto" w:fill="FFFFFF"/>
        </w:rPr>
        <w:t xml:space="preserve">was defined as </w:t>
      </w:r>
      <w:proofErr w:type="spellStart"/>
      <w:r w:rsidR="008D021E" w:rsidRPr="00942D6E">
        <w:rPr>
          <w:rFonts w:ascii="Times New Roman" w:eastAsia="Arial Unicode MS" w:hAnsi="Times New Roman" w:cs="Times New Roman"/>
          <w:i/>
          <w:shd w:val="clear" w:color="auto" w:fill="FFFFFF"/>
        </w:rPr>
        <w:t>Sp_</w:t>
      </w:r>
      <w:r w:rsidR="00810CFB">
        <w:rPr>
          <w:rFonts w:ascii="Times New Roman" w:eastAsia="Arial Unicode MS" w:hAnsi="Times New Roman" w:cs="Times New Roman"/>
          <w:i/>
          <w:shd w:val="clear" w:color="auto" w:fill="FFFFFF"/>
        </w:rPr>
        <w:t>P</w:t>
      </w:r>
      <w:r w:rsidR="00810CFB" w:rsidRPr="00B576F8">
        <w:rPr>
          <w:rFonts w:ascii="Times New Roman" w:eastAsia="Arial Unicode MS" w:hAnsi="Times New Roman" w:cs="Times New Roman"/>
          <w:i/>
          <w:shd w:val="clear" w:color="auto" w:fill="FFFFFF"/>
          <w:vertAlign w:val="subscript"/>
        </w:rPr>
        <w:t>n</w:t>
      </w:r>
      <w:r w:rsidR="008D021E" w:rsidRPr="00B576F8">
        <w:rPr>
          <w:rFonts w:ascii="Times New Roman" w:eastAsia="Arial Unicode MS" w:hAnsi="Times New Roman" w:cs="Times New Roman"/>
          <w:i/>
          <w:shd w:val="clear" w:color="auto" w:fill="FFFFFF"/>
          <w:vertAlign w:val="subscript"/>
        </w:rPr>
        <w:t>e</w:t>
      </w:r>
      <w:proofErr w:type="spellEnd"/>
      <w:r w:rsidR="008D021E" w:rsidRPr="00942D6E">
        <w:rPr>
          <w:rFonts w:ascii="Times New Roman" w:eastAsia="Arial Unicode MS" w:hAnsi="Times New Roman" w:cs="Times New Roman"/>
          <w:shd w:val="clear" w:color="auto" w:fill="FFFFFF"/>
        </w:rPr>
        <w:t xml:space="preserve"> = {sp_</w:t>
      </w:r>
      <w:r w:rsidR="00810CFB">
        <w:rPr>
          <w:rFonts w:ascii="Times New Roman" w:eastAsia="Arial Unicode MS" w:hAnsi="Times New Roman" w:cs="Times New Roman"/>
          <w:i/>
          <w:shd w:val="clear" w:color="auto" w:fill="FFFFFF"/>
        </w:rPr>
        <w:t>p</w:t>
      </w:r>
      <w:r w:rsidR="008D021E" w:rsidRPr="00B576F8">
        <w:rPr>
          <w:rFonts w:ascii="Times New Roman" w:eastAsia="Arial Unicode MS" w:hAnsi="Times New Roman" w:cs="Times New Roman"/>
          <w:i/>
          <w:shd w:val="clear" w:color="auto" w:fill="FFFFFF"/>
          <w:vertAlign w:val="subscript"/>
        </w:rPr>
        <w:t>ne</w:t>
      </w:r>
      <w:r w:rsidR="008D021E" w:rsidRPr="00810CFB">
        <w:rPr>
          <w:rFonts w:ascii="Times New Roman" w:eastAsia="Arial Unicode MS" w:hAnsi="Times New Roman" w:cs="Times New Roman"/>
          <w:i/>
          <w:shd w:val="clear" w:color="auto" w:fill="FFFFFF"/>
          <w:vertAlign w:val="subscript"/>
        </w:rPr>
        <w:t>1</w:t>
      </w:r>
      <w:r w:rsidR="008D021E" w:rsidRPr="00942D6E">
        <w:rPr>
          <w:rFonts w:ascii="Times New Roman" w:eastAsia="Arial Unicode MS" w:hAnsi="Times New Roman" w:cs="Times New Roman"/>
          <w:i/>
          <w:shd w:val="clear" w:color="auto" w:fill="FFFFFF"/>
        </w:rPr>
        <w:t>, sp_</w:t>
      </w:r>
      <w:r w:rsidR="00810CFB">
        <w:rPr>
          <w:rFonts w:ascii="Times New Roman" w:eastAsia="Arial Unicode MS" w:hAnsi="Times New Roman" w:cs="Times New Roman"/>
          <w:i/>
          <w:shd w:val="clear" w:color="auto" w:fill="FFFFFF"/>
        </w:rPr>
        <w:t>p</w:t>
      </w:r>
      <w:r w:rsidR="008D021E" w:rsidRPr="00B576F8">
        <w:rPr>
          <w:rFonts w:ascii="Times New Roman" w:eastAsia="Arial Unicode MS" w:hAnsi="Times New Roman" w:cs="Times New Roman"/>
          <w:i/>
          <w:shd w:val="clear" w:color="auto" w:fill="FFFFFF"/>
          <w:vertAlign w:val="subscript"/>
        </w:rPr>
        <w:t>ne</w:t>
      </w:r>
      <w:r w:rsidR="008D021E" w:rsidRPr="00810CFB">
        <w:rPr>
          <w:rFonts w:ascii="Times New Roman" w:eastAsia="Arial Unicode MS" w:hAnsi="Times New Roman" w:cs="Times New Roman"/>
          <w:i/>
          <w:shd w:val="clear" w:color="auto" w:fill="FFFFFF"/>
          <w:vertAlign w:val="subscript"/>
        </w:rPr>
        <w:t>2</w:t>
      </w:r>
      <w:r w:rsidR="008D021E" w:rsidRPr="00942D6E">
        <w:rPr>
          <w:rFonts w:ascii="Times New Roman" w:eastAsia="Arial Unicode MS" w:hAnsi="Times New Roman" w:cs="Times New Roman"/>
          <w:i/>
          <w:shd w:val="clear" w:color="auto" w:fill="FFFFFF"/>
          <w:vertAlign w:val="subscript"/>
        </w:rPr>
        <w:t xml:space="preserve"> </w:t>
      </w:r>
      <w:r w:rsidR="008D021E" w:rsidRPr="00942D6E">
        <w:rPr>
          <w:rFonts w:ascii="Times New Roman" w:eastAsia="Arial Unicode MS" w:hAnsi="Times New Roman" w:cs="Times New Roman"/>
          <w:shd w:val="clear" w:color="auto" w:fill="FFFFFF"/>
        </w:rPr>
        <w:t>… sp_</w:t>
      </w:r>
      <w:r w:rsidR="00810CFB">
        <w:rPr>
          <w:rFonts w:ascii="Times New Roman" w:eastAsia="Arial Unicode MS" w:hAnsi="Times New Roman" w:cs="Times New Roman"/>
          <w:i/>
          <w:shd w:val="clear" w:color="auto" w:fill="FFFFFF"/>
        </w:rPr>
        <w:t>p</w:t>
      </w:r>
      <w:r w:rsidR="008D021E" w:rsidRPr="00B576F8">
        <w:rPr>
          <w:rFonts w:ascii="Times New Roman" w:eastAsia="Arial Unicode MS" w:hAnsi="Times New Roman" w:cs="Times New Roman"/>
          <w:i/>
          <w:shd w:val="clear" w:color="auto" w:fill="FFFFFF"/>
          <w:vertAlign w:val="subscript"/>
        </w:rPr>
        <w:t>ne</w:t>
      </w:r>
      <w:r w:rsidR="008D021E" w:rsidRPr="00810CFB">
        <w:rPr>
          <w:rFonts w:ascii="Times New Roman" w:eastAsia="Arial Unicode MS" w:hAnsi="Times New Roman" w:cs="Times New Roman"/>
          <w:i/>
          <w:shd w:val="clear" w:color="auto" w:fill="FFFFFF"/>
          <w:vertAlign w:val="subscript"/>
        </w:rPr>
        <w:t>3913</w:t>
      </w:r>
      <w:r w:rsidR="008D021E" w:rsidRPr="00942D6E">
        <w:rPr>
          <w:rFonts w:ascii="Times New Roman" w:eastAsia="Arial Unicode MS" w:hAnsi="Times New Roman" w:cs="Times New Roman"/>
          <w:shd w:val="clear" w:color="auto" w:fill="FFFFFF"/>
        </w:rPr>
        <w:t xml:space="preserve">}. </w:t>
      </w:r>
      <w:r w:rsidR="003A5049" w:rsidRPr="00942D6E">
        <w:rPr>
          <w:rFonts w:ascii="Times New Roman" w:eastAsia="Arial Unicode MS" w:hAnsi="Times New Roman" w:cs="Times New Roman"/>
          <w:shd w:val="clear" w:color="auto" w:fill="FFFFFF"/>
        </w:rPr>
        <w:t xml:space="preserve">For </w:t>
      </w:r>
      <w:r w:rsidR="008D021E" w:rsidRPr="00942D6E">
        <w:rPr>
          <w:rFonts w:ascii="Times New Roman" w:eastAsia="Arial Unicode MS" w:hAnsi="Times New Roman" w:cs="Times New Roman"/>
          <w:shd w:val="clear" w:color="auto" w:fill="FFFFFF"/>
        </w:rPr>
        <w:t xml:space="preserve">each </w:t>
      </w:r>
      <w:r w:rsidR="00810CFB">
        <w:rPr>
          <w:rFonts w:ascii="Times New Roman" w:eastAsia="Arial Unicode MS" w:hAnsi="Times New Roman" w:cs="Times New Roman"/>
          <w:shd w:val="clear" w:color="auto" w:fill="FFFFFF"/>
        </w:rPr>
        <w:t>prot</w:t>
      </w:r>
      <w:commentRangeStart w:id="50"/>
      <w:r w:rsidR="00810CFB">
        <w:rPr>
          <w:rFonts w:ascii="Times New Roman" w:eastAsia="Arial Unicode MS" w:hAnsi="Times New Roman" w:cs="Times New Roman"/>
          <w:shd w:val="clear" w:color="auto" w:fill="FFFFFF"/>
        </w:rPr>
        <w:t>ein</w:t>
      </w:r>
      <w:r w:rsidR="008D021E" w:rsidRPr="00942D6E">
        <w:rPr>
          <w:rFonts w:ascii="Times New Roman" w:eastAsia="Arial Unicode MS" w:hAnsi="Times New Roman" w:cs="Times New Roman"/>
          <w:shd w:val="clear" w:color="auto" w:fill="FFFFFF"/>
        </w:rPr>
        <w:t xml:space="preserve"> </w:t>
      </w:r>
      <w:proofErr w:type="spellStart"/>
      <w:r w:rsidR="008D021E" w:rsidRPr="00942D6E">
        <w:rPr>
          <w:rFonts w:ascii="Times New Roman" w:eastAsia="Arial Unicode MS" w:hAnsi="Times New Roman" w:cs="Times New Roman"/>
          <w:i/>
          <w:shd w:val="clear" w:color="auto" w:fill="FFFFFF"/>
        </w:rPr>
        <w:t>i</w:t>
      </w:r>
      <w:proofErr w:type="spellEnd"/>
      <w:r w:rsidR="008D021E" w:rsidRPr="00942D6E">
        <w:rPr>
          <w:rFonts w:ascii="Times New Roman" w:eastAsia="Arial Unicode MS" w:hAnsi="Times New Roman" w:cs="Times New Roman"/>
          <w:i/>
          <w:shd w:val="clear" w:color="auto" w:fill="FFFFFF"/>
        </w:rPr>
        <w:t xml:space="preserve"> </w:t>
      </w:r>
      <w:r w:rsidR="003A5049" w:rsidRPr="00942D6E">
        <w:rPr>
          <w:rFonts w:ascii="Times New Roman" w:eastAsia="Arial Unicode MS" w:hAnsi="Times New Roman" w:cs="Times New Roman"/>
          <w:shd w:val="clear" w:color="auto" w:fill="FFFFFF"/>
        </w:rPr>
        <w:t xml:space="preserve">the set of length </w:t>
      </w:r>
      <w:r w:rsidR="008D021E" w:rsidRPr="00942D6E">
        <w:rPr>
          <w:rFonts w:ascii="Times New Roman" w:eastAsia="Arial Unicode MS" w:hAnsi="Times New Roman" w:cs="Times New Roman"/>
          <w:i/>
          <w:shd w:val="clear" w:color="auto" w:fill="FFFFFF"/>
        </w:rPr>
        <w:t>j</w:t>
      </w:r>
      <w:r w:rsidR="003A5049" w:rsidRPr="00942D6E">
        <w:rPr>
          <w:rFonts w:ascii="Times New Roman" w:eastAsia="Arial Unicode MS" w:hAnsi="Times New Roman" w:cs="Times New Roman"/>
          <w:shd w:val="clear" w:color="auto" w:fill="FFFFFF"/>
        </w:rPr>
        <w:t xml:space="preserve"> of domains defined as </w:t>
      </w:r>
      <w:r w:rsidR="003A5049" w:rsidRPr="00942D6E">
        <w:rPr>
          <w:rFonts w:ascii="Times New Roman" w:eastAsia="Arial Unicode MS" w:hAnsi="Times New Roman" w:cs="Times New Roman"/>
          <w:i/>
          <w:shd w:val="clear" w:color="auto" w:fill="FFFFFF"/>
        </w:rPr>
        <w:t>D</w:t>
      </w:r>
      <w:r w:rsidR="003A5049" w:rsidRPr="00942D6E">
        <w:rPr>
          <w:rFonts w:ascii="Times New Roman" w:eastAsia="Arial Unicode MS" w:hAnsi="Times New Roman" w:cs="Times New Roman"/>
          <w:i/>
          <w:shd w:val="clear" w:color="auto" w:fill="FFFFFF"/>
          <w:vertAlign w:val="subscript"/>
        </w:rPr>
        <w:t xml:space="preserve">i </w:t>
      </w:r>
      <w:r w:rsidR="003A5049" w:rsidRPr="00942D6E">
        <w:rPr>
          <w:rFonts w:ascii="Times New Roman" w:eastAsia="Arial Unicode MS" w:hAnsi="Times New Roman" w:cs="Times New Roman"/>
          <w:i/>
          <w:shd w:val="clear" w:color="auto" w:fill="FFFFFF"/>
        </w:rPr>
        <w:t>= {d</w:t>
      </w:r>
      <w:r w:rsidR="003A5049" w:rsidRPr="00942D6E">
        <w:rPr>
          <w:rFonts w:ascii="Times New Roman" w:eastAsia="Arial Unicode MS" w:hAnsi="Times New Roman" w:cs="Times New Roman"/>
          <w:i/>
          <w:shd w:val="clear" w:color="auto" w:fill="FFFFFF"/>
          <w:vertAlign w:val="subscript"/>
        </w:rPr>
        <w:t>i</w:t>
      </w:r>
      <w:r w:rsidR="003A5049" w:rsidRPr="00942D6E">
        <w:rPr>
          <w:rFonts w:ascii="Times New Roman" w:eastAsia="Arial Unicode MS" w:hAnsi="Times New Roman" w:cs="Times New Roman"/>
          <w:i/>
          <w:shd w:val="clear" w:color="auto" w:fill="FFFFFF"/>
          <w:vertAlign w:val="superscript"/>
        </w:rPr>
        <w:t>1</w:t>
      </w:r>
      <w:r w:rsidR="003A5049" w:rsidRPr="00942D6E">
        <w:rPr>
          <w:rFonts w:ascii="Times New Roman" w:eastAsia="Arial Unicode MS" w:hAnsi="Times New Roman" w:cs="Times New Roman"/>
          <w:i/>
          <w:shd w:val="clear" w:color="auto" w:fill="FFFFFF"/>
        </w:rPr>
        <w:t>, d</w:t>
      </w:r>
      <w:r w:rsidR="003A5049" w:rsidRPr="00942D6E">
        <w:rPr>
          <w:rFonts w:ascii="Times New Roman" w:eastAsia="Arial Unicode MS" w:hAnsi="Times New Roman" w:cs="Times New Roman"/>
          <w:i/>
          <w:shd w:val="clear" w:color="auto" w:fill="FFFFFF"/>
          <w:vertAlign w:val="subscript"/>
        </w:rPr>
        <w:t>i</w:t>
      </w:r>
      <w:r w:rsidR="003A5049" w:rsidRPr="00942D6E">
        <w:rPr>
          <w:rFonts w:ascii="Times New Roman" w:eastAsia="Arial Unicode MS" w:hAnsi="Times New Roman" w:cs="Times New Roman"/>
          <w:i/>
          <w:shd w:val="clear" w:color="auto" w:fill="FFFFFF"/>
        </w:rPr>
        <w:t xml:space="preserve">2 … </w:t>
      </w:r>
      <w:proofErr w:type="spellStart"/>
      <w:r w:rsidR="003A5049" w:rsidRPr="00942D6E">
        <w:rPr>
          <w:rFonts w:ascii="Times New Roman" w:eastAsia="Arial Unicode MS" w:hAnsi="Times New Roman" w:cs="Times New Roman"/>
          <w:i/>
          <w:shd w:val="clear" w:color="auto" w:fill="FFFFFF"/>
        </w:rPr>
        <w:t>d</w:t>
      </w:r>
      <w:r w:rsidR="003A5049" w:rsidRPr="00942D6E">
        <w:rPr>
          <w:rFonts w:ascii="Times New Roman" w:eastAsia="Arial Unicode MS" w:hAnsi="Times New Roman" w:cs="Times New Roman"/>
          <w:i/>
          <w:shd w:val="clear" w:color="auto" w:fill="FFFFFF"/>
          <w:vertAlign w:val="subscript"/>
        </w:rPr>
        <w:t>i</w:t>
      </w:r>
      <w:r w:rsidR="008D021E" w:rsidRPr="00942D6E">
        <w:rPr>
          <w:rFonts w:ascii="Times New Roman" w:eastAsia="Arial Unicode MS" w:hAnsi="Times New Roman" w:cs="Times New Roman"/>
          <w:i/>
          <w:shd w:val="clear" w:color="auto" w:fill="FFFFFF"/>
          <w:vertAlign w:val="superscript"/>
        </w:rPr>
        <w:t>j</w:t>
      </w:r>
      <w:proofErr w:type="spellEnd"/>
      <w:r w:rsidR="003A5049" w:rsidRPr="00942D6E">
        <w:rPr>
          <w:rFonts w:ascii="Times New Roman" w:eastAsia="Arial Unicode MS" w:hAnsi="Times New Roman" w:cs="Times New Roman"/>
          <w:i/>
          <w:shd w:val="clear" w:color="auto" w:fill="FFFFFF"/>
        </w:rPr>
        <w:t xml:space="preserve">}. </w:t>
      </w:r>
      <w:commentRangeEnd w:id="50"/>
      <w:r w:rsidR="008646E1">
        <w:rPr>
          <w:rStyle w:val="CommentReference"/>
        </w:rPr>
        <w:commentReference w:id="50"/>
      </w:r>
    </w:p>
    <w:p w14:paraId="69B0E559" w14:textId="5DFAD1AB" w:rsidR="003A5049" w:rsidRPr="00B55D79" w:rsidRDefault="00ED2C82" w:rsidP="003A5049">
      <w:pPr>
        <w:tabs>
          <w:tab w:val="left" w:pos="720"/>
          <w:tab w:val="left" w:pos="2600"/>
        </w:tabs>
        <w:spacing w:line="360" w:lineRule="auto"/>
        <w:rPr>
          <w:rFonts w:ascii="Times New Roman" w:eastAsia="Arial Unicode MS" w:hAnsi="Times New Roman" w:cs="Times New Roman"/>
          <w:shd w:val="clear" w:color="auto" w:fill="FFFFFF"/>
        </w:rPr>
      </w:pPr>
      <w:r w:rsidRPr="00B55D79">
        <w:rPr>
          <w:rFonts w:ascii="Times New Roman" w:eastAsia="Arial Unicode MS" w:hAnsi="Times New Roman" w:cs="Times New Roman"/>
          <w:shd w:val="clear" w:color="auto" w:fill="FFFFFF"/>
        </w:rPr>
        <w:t>Essential domains in yeast were inferred using three cases (rule-based inference</w:t>
      </w:r>
      <w:r w:rsidR="003677AF">
        <w:rPr>
          <w:rFonts w:ascii="Times New Roman" w:eastAsia="Arial Unicode MS" w:hAnsi="Times New Roman" w:cs="Times New Roman"/>
          <w:shd w:val="clear" w:color="auto" w:fill="FFFFFF"/>
        </w:rPr>
        <w:t xml:space="preserve">, </w:t>
      </w:r>
      <w:r w:rsidR="003677AF" w:rsidRPr="00B576F8">
        <w:rPr>
          <w:rFonts w:ascii="Times New Roman" w:eastAsia="Arial Unicode MS" w:hAnsi="Times New Roman" w:cs="Times New Roman"/>
          <w:b/>
          <w:shd w:val="clear" w:color="auto" w:fill="FFFFFF"/>
        </w:rPr>
        <w:t>Fig. 1</w:t>
      </w:r>
      <w:r w:rsidRPr="00B55D79">
        <w:rPr>
          <w:rFonts w:ascii="Times New Roman" w:eastAsia="Arial Unicode MS" w:hAnsi="Times New Roman" w:cs="Times New Roman"/>
          <w:shd w:val="clear" w:color="auto" w:fill="FFFFFF"/>
        </w:rPr>
        <w:t>)</w:t>
      </w:r>
      <w:r w:rsidR="00B55D79" w:rsidRPr="00B55D79">
        <w:rPr>
          <w:rFonts w:ascii="Times New Roman" w:eastAsia="Arial Unicode MS" w:hAnsi="Times New Roman" w:cs="Times New Roman"/>
          <w:shd w:val="clear" w:color="auto" w:fill="FFFFFF"/>
        </w:rPr>
        <w:t>:</w:t>
      </w:r>
    </w:p>
    <w:p w14:paraId="425B8596" w14:textId="3E13FCAF" w:rsidR="003A5049" w:rsidRPr="00942D6E" w:rsidRDefault="003A5049" w:rsidP="008D021E">
      <w:pPr>
        <w:tabs>
          <w:tab w:val="left" w:pos="720"/>
          <w:tab w:val="left" w:pos="2600"/>
        </w:tabs>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t xml:space="preserve">Case 1 (single-domain </w:t>
      </w:r>
      <w:r w:rsidR="00810CFB">
        <w:rPr>
          <w:rFonts w:ascii="Times New Roman" w:eastAsia="Arial Unicode MS" w:hAnsi="Times New Roman" w:cs="Times New Roman"/>
          <w:shd w:val="clear" w:color="auto" w:fill="FFFFFF"/>
        </w:rPr>
        <w:t>essential protein</w:t>
      </w:r>
      <w:r w:rsidRPr="00942D6E">
        <w:rPr>
          <w:rFonts w:ascii="Times New Roman" w:eastAsia="Arial Unicode MS" w:hAnsi="Times New Roman" w:cs="Times New Roman"/>
          <w:shd w:val="clear" w:color="auto" w:fill="FFFFFF"/>
        </w:rPr>
        <w:t xml:space="preserve">) – domain </w:t>
      </w:r>
      <w:r w:rsidR="006A7DAB" w:rsidRPr="00942D6E">
        <w:rPr>
          <w:rFonts w:ascii="Times New Roman" w:eastAsia="Arial Unicode MS" w:hAnsi="Times New Roman" w:cs="Times New Roman"/>
          <w:i/>
          <w:shd w:val="clear" w:color="auto" w:fill="FFFFFF"/>
        </w:rPr>
        <w:t>k</w:t>
      </w:r>
      <w:r w:rsidRPr="00942D6E">
        <w:rPr>
          <w:rFonts w:ascii="Times New Roman" w:eastAsia="Arial Unicode MS" w:hAnsi="Times New Roman" w:cs="Times New Roman"/>
          <w:i/>
          <w:shd w:val="clear" w:color="auto" w:fill="FFFFFF"/>
        </w:rPr>
        <w:t xml:space="preserve"> </w:t>
      </w:r>
      <w:r w:rsidR="006A7DAB" w:rsidRPr="00942D6E">
        <w:rPr>
          <w:rFonts w:ascii="Times New Roman" w:eastAsia="Arial Unicode MS" w:hAnsi="Times New Roman" w:cs="Times New Roman"/>
          <w:shd w:val="clear" w:color="auto" w:fill="FFFFFF"/>
        </w:rPr>
        <w:t xml:space="preserve">is an essential domain </w:t>
      </w:r>
      <w:r w:rsidRPr="00942D6E">
        <w:rPr>
          <w:rFonts w:ascii="Times New Roman" w:eastAsia="Arial Unicode MS" w:hAnsi="Times New Roman" w:cs="Times New Roman"/>
          <w:shd w:val="clear" w:color="auto" w:fill="FFFFFF"/>
        </w:rPr>
        <w:t xml:space="preserve">if there exists ≥ 1 </w:t>
      </w:r>
      <w:commentRangeStart w:id="51"/>
      <w:proofErr w:type="spellStart"/>
      <w:r w:rsidR="000D6E75">
        <w:rPr>
          <w:rFonts w:ascii="Times New Roman" w:eastAsia="Arial Unicode MS" w:hAnsi="Times New Roman" w:cs="Times New Roman"/>
          <w:i/>
          <w:shd w:val="clear" w:color="auto" w:fill="FFFFFF"/>
        </w:rPr>
        <w:t>p</w:t>
      </w:r>
      <w:r w:rsidR="00150F48" w:rsidRPr="00B576F8">
        <w:rPr>
          <w:rFonts w:ascii="Times New Roman" w:eastAsia="Arial Unicode MS" w:hAnsi="Times New Roman" w:cs="Times New Roman"/>
          <w:i/>
          <w:shd w:val="clear" w:color="auto" w:fill="FFFFFF"/>
          <w:vertAlign w:val="subscript"/>
        </w:rPr>
        <w:t>e</w:t>
      </w:r>
      <w:r w:rsidR="006A7DAB" w:rsidRPr="000D6E75">
        <w:rPr>
          <w:rFonts w:ascii="Times New Roman" w:eastAsia="Arial Unicode MS" w:hAnsi="Times New Roman" w:cs="Times New Roman"/>
          <w:i/>
          <w:shd w:val="clear" w:color="auto" w:fill="FFFFFF"/>
          <w:vertAlign w:val="subscript"/>
        </w:rPr>
        <w:t>i</w:t>
      </w:r>
      <w:proofErr w:type="spellEnd"/>
      <w:r w:rsidR="006A7DAB" w:rsidRPr="00B576F8">
        <w:rPr>
          <w:rFonts w:ascii="Times New Roman" w:eastAsia="Arial Unicode MS" w:hAnsi="Times New Roman" w:cs="Times New Roman"/>
          <w:shd w:val="clear" w:color="auto" w:fill="FFFFFF"/>
          <w:vertAlign w:val="subscript"/>
        </w:rPr>
        <w:t xml:space="preserve"> </w:t>
      </w:r>
      <w:commentRangeEnd w:id="51"/>
      <w:r w:rsidR="003677AF" w:rsidRPr="00B576F8">
        <w:rPr>
          <w:rStyle w:val="CommentReference"/>
          <w:vertAlign w:val="subscript"/>
        </w:rPr>
        <w:commentReference w:id="51"/>
      </w:r>
      <w:r w:rsidRPr="00942D6E">
        <w:rPr>
          <w:rFonts w:ascii="Times New Roman" w:eastAsia="Arial Unicode MS" w:hAnsi="Times New Roman" w:cs="Times New Roman"/>
          <w:shd w:val="clear" w:color="auto" w:fill="FFFFFF"/>
        </w:rPr>
        <w:t xml:space="preserve">with a domain set </w:t>
      </w:r>
      <w:r w:rsidR="006A7DAB" w:rsidRPr="00942D6E">
        <w:rPr>
          <w:rFonts w:ascii="Times New Roman" w:eastAsia="Arial Unicode MS" w:hAnsi="Times New Roman" w:cs="Times New Roman"/>
          <w:i/>
          <w:shd w:val="clear" w:color="auto" w:fill="FFFFFF"/>
        </w:rPr>
        <w:t>D</w:t>
      </w:r>
      <w:r w:rsidR="006A7DAB" w:rsidRPr="00942D6E">
        <w:rPr>
          <w:rFonts w:ascii="Times New Roman" w:eastAsia="Arial Unicode MS" w:hAnsi="Times New Roman" w:cs="Times New Roman"/>
          <w:i/>
          <w:shd w:val="clear" w:color="auto" w:fill="FFFFFF"/>
          <w:vertAlign w:val="subscript"/>
        </w:rPr>
        <w:t xml:space="preserve">i </w:t>
      </w:r>
      <w:r w:rsidR="006042F2">
        <w:rPr>
          <w:rFonts w:ascii="Times New Roman" w:eastAsia="Arial Unicode MS" w:hAnsi="Times New Roman" w:cs="Times New Roman"/>
          <w:shd w:val="clear" w:color="auto" w:fill="FFFFFF"/>
        </w:rPr>
        <w:t>=</w:t>
      </w:r>
      <w:r w:rsidR="006A7DAB" w:rsidRPr="00942D6E">
        <w:rPr>
          <w:rFonts w:ascii="Times New Roman" w:eastAsia="Arial Unicode MS" w:hAnsi="Times New Roman" w:cs="Times New Roman"/>
          <w:shd w:val="clear" w:color="auto" w:fill="FFFFFF"/>
        </w:rPr>
        <w:t xml:space="preserve"> </w:t>
      </w:r>
      <w:r w:rsidR="006042F2">
        <w:rPr>
          <w:rFonts w:ascii="Times New Roman" w:eastAsia="Arial Unicode MS" w:hAnsi="Times New Roman" w:cs="Times New Roman"/>
          <w:shd w:val="clear" w:color="auto" w:fill="FFFFFF"/>
        </w:rPr>
        <w:t>{</w:t>
      </w:r>
      <w:r w:rsidR="006A7DAB" w:rsidRPr="00942D6E">
        <w:rPr>
          <w:rFonts w:ascii="Times New Roman" w:eastAsia="Arial Unicode MS" w:hAnsi="Times New Roman" w:cs="Times New Roman"/>
          <w:i/>
          <w:shd w:val="clear" w:color="auto" w:fill="FFFFFF"/>
        </w:rPr>
        <w:t>k</w:t>
      </w:r>
      <w:r w:rsidR="006042F2">
        <w:rPr>
          <w:rFonts w:ascii="Times New Roman" w:eastAsia="Arial Unicode MS" w:hAnsi="Times New Roman" w:cs="Times New Roman"/>
          <w:shd w:val="clear" w:color="auto" w:fill="FFFFFF"/>
        </w:rPr>
        <w:t>}.</w:t>
      </w:r>
      <w:r w:rsidRPr="00942D6E">
        <w:rPr>
          <w:rFonts w:ascii="Times New Roman" w:eastAsia="Arial Unicode MS" w:hAnsi="Times New Roman" w:cs="Times New Roman"/>
          <w:shd w:val="clear" w:color="auto" w:fill="FFFFFF"/>
        </w:rPr>
        <w:t xml:space="preserve"> </w:t>
      </w:r>
    </w:p>
    <w:p w14:paraId="4C20A7CE" w14:textId="6FE0379B" w:rsidR="003A5049" w:rsidRPr="00942D6E" w:rsidRDefault="003A5049" w:rsidP="008D021E">
      <w:pPr>
        <w:tabs>
          <w:tab w:val="left" w:pos="720"/>
          <w:tab w:val="left" w:pos="2600"/>
        </w:tabs>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t>Case 2 (addition of domain</w:t>
      </w:r>
      <w:r w:rsidR="00965CA2" w:rsidRPr="00942D6E">
        <w:rPr>
          <w:rFonts w:ascii="Times New Roman" w:eastAsia="Arial Unicode MS" w:hAnsi="Times New Roman" w:cs="Times New Roman"/>
          <w:shd w:val="clear" w:color="auto" w:fill="FFFFFF"/>
        </w:rPr>
        <w:t xml:space="preserve"> </w:t>
      </w:r>
      <w:r w:rsidR="00810CFB">
        <w:rPr>
          <w:rFonts w:ascii="Times New Roman" w:eastAsia="Arial Unicode MS" w:hAnsi="Times New Roman" w:cs="Times New Roman"/>
          <w:shd w:val="clear" w:color="auto" w:fill="FFFFFF"/>
        </w:rPr>
        <w:t xml:space="preserve">to </w:t>
      </w:r>
      <w:r w:rsidR="000D6E75">
        <w:rPr>
          <w:rFonts w:ascii="Times New Roman" w:eastAsia="Arial Unicode MS" w:hAnsi="Times New Roman" w:cs="Times New Roman"/>
          <w:shd w:val="clear" w:color="auto" w:fill="FFFFFF"/>
        </w:rPr>
        <w:t xml:space="preserve">non-essential protein domain </w:t>
      </w:r>
      <w:r w:rsidR="00810CFB">
        <w:rPr>
          <w:rFonts w:ascii="Times New Roman" w:eastAsia="Arial Unicode MS" w:hAnsi="Times New Roman" w:cs="Times New Roman"/>
          <w:shd w:val="clear" w:color="auto" w:fill="FFFFFF"/>
        </w:rPr>
        <w:t xml:space="preserve">architecture makes </w:t>
      </w:r>
      <w:r w:rsidR="000D6E75">
        <w:rPr>
          <w:rFonts w:ascii="Times New Roman" w:eastAsia="Arial Unicode MS" w:hAnsi="Times New Roman" w:cs="Times New Roman"/>
          <w:shd w:val="clear" w:color="auto" w:fill="FFFFFF"/>
        </w:rPr>
        <w:t>protein essential</w:t>
      </w:r>
      <w:r w:rsidRPr="00942D6E">
        <w:rPr>
          <w:rFonts w:ascii="Times New Roman" w:eastAsia="Arial Unicode MS" w:hAnsi="Times New Roman" w:cs="Times New Roman"/>
          <w:shd w:val="clear" w:color="auto" w:fill="FFFFFF"/>
        </w:rPr>
        <w:t xml:space="preserve">) – </w:t>
      </w:r>
      <w:r w:rsidR="006A7DAB" w:rsidRPr="00942D6E">
        <w:rPr>
          <w:rFonts w:ascii="Times New Roman" w:eastAsia="Arial Unicode MS" w:hAnsi="Times New Roman" w:cs="Times New Roman"/>
          <w:shd w:val="clear" w:color="auto" w:fill="FFFFFF"/>
        </w:rPr>
        <w:t xml:space="preserve">domain </w:t>
      </w:r>
      <w:r w:rsidR="006A7DAB" w:rsidRPr="00942D6E">
        <w:rPr>
          <w:rFonts w:ascii="Times New Roman" w:eastAsia="Arial Unicode MS" w:hAnsi="Times New Roman" w:cs="Times New Roman"/>
          <w:i/>
          <w:shd w:val="clear" w:color="auto" w:fill="FFFFFF"/>
        </w:rPr>
        <w:t xml:space="preserve">k </w:t>
      </w:r>
      <w:r w:rsidR="006A7DAB" w:rsidRPr="00942D6E">
        <w:rPr>
          <w:rFonts w:ascii="Times New Roman" w:eastAsia="Arial Unicode MS" w:hAnsi="Times New Roman" w:cs="Times New Roman"/>
          <w:shd w:val="clear" w:color="auto" w:fill="FFFFFF"/>
        </w:rPr>
        <w:t xml:space="preserve">is an essential domain </w:t>
      </w:r>
      <w:r w:rsidRPr="00942D6E">
        <w:rPr>
          <w:rFonts w:ascii="Times New Roman" w:eastAsia="Arial Unicode MS" w:hAnsi="Times New Roman" w:cs="Times New Roman"/>
          <w:shd w:val="clear" w:color="auto" w:fill="FFFFFF"/>
        </w:rPr>
        <w:t xml:space="preserve">if there exists ≥ 1 </w:t>
      </w:r>
      <w:r w:rsidR="006A7DAB" w:rsidRPr="00942D6E">
        <w:rPr>
          <w:rFonts w:ascii="Times New Roman" w:eastAsia="Arial Unicode MS" w:hAnsi="Times New Roman" w:cs="Times New Roman"/>
          <w:shd w:val="clear" w:color="auto" w:fill="FFFFFF"/>
        </w:rPr>
        <w:t xml:space="preserve">essential gene </w:t>
      </w:r>
      <w:proofErr w:type="spellStart"/>
      <w:r w:rsidR="000D6E75">
        <w:rPr>
          <w:rFonts w:ascii="Times New Roman" w:eastAsia="Arial Unicode MS" w:hAnsi="Times New Roman" w:cs="Times New Roman"/>
          <w:i/>
          <w:shd w:val="clear" w:color="auto" w:fill="FFFFFF"/>
        </w:rPr>
        <w:t>p</w:t>
      </w:r>
      <w:r w:rsidR="00150F48" w:rsidRPr="00B576F8">
        <w:rPr>
          <w:rFonts w:ascii="Times New Roman" w:eastAsia="Arial Unicode MS" w:hAnsi="Times New Roman" w:cs="Times New Roman"/>
          <w:i/>
          <w:shd w:val="clear" w:color="auto" w:fill="FFFFFF"/>
          <w:vertAlign w:val="subscript"/>
        </w:rPr>
        <w:t>e</w:t>
      </w:r>
      <w:r w:rsidR="00150F48" w:rsidRPr="000D6E75">
        <w:rPr>
          <w:rFonts w:ascii="Times New Roman" w:eastAsia="Arial Unicode MS" w:hAnsi="Times New Roman" w:cs="Times New Roman"/>
          <w:i/>
          <w:shd w:val="clear" w:color="auto" w:fill="FFFFFF"/>
          <w:vertAlign w:val="subscript"/>
        </w:rPr>
        <w:t>i</w:t>
      </w:r>
      <w:proofErr w:type="spellEnd"/>
      <w:r w:rsidRPr="00942D6E">
        <w:rPr>
          <w:rFonts w:ascii="Times New Roman" w:eastAsia="Arial Unicode MS" w:hAnsi="Times New Roman" w:cs="Times New Roman"/>
          <w:i/>
          <w:shd w:val="clear" w:color="auto" w:fill="FFFFFF"/>
          <w:vertAlign w:val="subscript"/>
        </w:rPr>
        <w:t xml:space="preserve"> </w:t>
      </w:r>
      <w:r w:rsidRPr="00942D6E">
        <w:rPr>
          <w:rFonts w:ascii="Times New Roman" w:eastAsia="Arial Unicode MS" w:hAnsi="Times New Roman" w:cs="Times New Roman"/>
          <w:shd w:val="clear" w:color="auto" w:fill="FFFFFF"/>
        </w:rPr>
        <w:t xml:space="preserve">with domain set </w:t>
      </w:r>
      <w:r w:rsidRPr="00942D6E">
        <w:rPr>
          <w:rFonts w:ascii="Times New Roman" w:eastAsia="Arial Unicode MS" w:hAnsi="Times New Roman" w:cs="Times New Roman"/>
          <w:i/>
          <w:shd w:val="clear" w:color="auto" w:fill="FFFFFF"/>
        </w:rPr>
        <w:t>D</w:t>
      </w:r>
      <w:r w:rsidR="00150F48">
        <w:rPr>
          <w:rFonts w:ascii="Times New Roman" w:eastAsia="Arial Unicode MS" w:hAnsi="Times New Roman" w:cs="Times New Roman"/>
          <w:i/>
          <w:shd w:val="clear" w:color="auto" w:fill="FFFFFF"/>
          <w:vertAlign w:val="subscript"/>
        </w:rPr>
        <w:t>i</w:t>
      </w:r>
      <w:r w:rsidRPr="00942D6E">
        <w:rPr>
          <w:rFonts w:ascii="Times New Roman" w:eastAsia="Arial Unicode MS" w:hAnsi="Times New Roman" w:cs="Times New Roman"/>
          <w:shd w:val="clear" w:color="auto" w:fill="FFFFFF"/>
        </w:rPr>
        <w:t xml:space="preserve"> and ≥ 1 </w:t>
      </w:r>
      <w:r w:rsidR="006A7DAB" w:rsidRPr="00942D6E">
        <w:rPr>
          <w:rFonts w:ascii="Times New Roman" w:eastAsia="Arial Unicode MS" w:hAnsi="Times New Roman" w:cs="Times New Roman"/>
          <w:shd w:val="clear" w:color="auto" w:fill="FFFFFF"/>
        </w:rPr>
        <w:t xml:space="preserve">non-essential </w:t>
      </w:r>
      <w:r w:rsidR="000D6E75">
        <w:rPr>
          <w:rFonts w:ascii="Times New Roman" w:eastAsia="Arial Unicode MS" w:hAnsi="Times New Roman" w:cs="Times New Roman"/>
          <w:shd w:val="clear" w:color="auto" w:fill="FFFFFF"/>
        </w:rPr>
        <w:t>protein</w:t>
      </w:r>
      <w:r w:rsidR="006A7DAB" w:rsidRPr="00942D6E">
        <w:rPr>
          <w:rFonts w:ascii="Times New Roman" w:eastAsia="Arial Unicode MS" w:hAnsi="Times New Roman" w:cs="Times New Roman"/>
          <w:shd w:val="clear" w:color="auto" w:fill="FFFFFF"/>
        </w:rPr>
        <w:t xml:space="preserve"> </w:t>
      </w:r>
      <w:proofErr w:type="spellStart"/>
      <w:r w:rsidR="000D6E75">
        <w:rPr>
          <w:rFonts w:ascii="Times New Roman" w:eastAsia="Arial Unicode MS" w:hAnsi="Times New Roman" w:cs="Times New Roman"/>
          <w:i/>
          <w:shd w:val="clear" w:color="auto" w:fill="FFFFFF"/>
        </w:rPr>
        <w:t>p</w:t>
      </w:r>
      <w:r w:rsidR="00150F48" w:rsidRPr="00B576F8">
        <w:rPr>
          <w:rFonts w:ascii="Times New Roman" w:eastAsia="Arial Unicode MS" w:hAnsi="Times New Roman" w:cs="Times New Roman"/>
          <w:i/>
          <w:shd w:val="clear" w:color="auto" w:fill="FFFFFF"/>
          <w:vertAlign w:val="subscript"/>
        </w:rPr>
        <w:t>ne</w:t>
      </w:r>
      <w:r w:rsidR="00150F48" w:rsidRPr="000D6E75">
        <w:rPr>
          <w:rFonts w:ascii="Times New Roman" w:eastAsia="Arial Unicode MS" w:hAnsi="Times New Roman" w:cs="Times New Roman"/>
          <w:i/>
          <w:shd w:val="clear" w:color="auto" w:fill="FFFFFF"/>
          <w:vertAlign w:val="subscript"/>
        </w:rPr>
        <w:t>j</w:t>
      </w:r>
      <w:proofErr w:type="spellEnd"/>
      <w:r w:rsidRPr="00942D6E">
        <w:rPr>
          <w:rFonts w:ascii="Times New Roman" w:eastAsia="Arial Unicode MS" w:hAnsi="Times New Roman" w:cs="Times New Roman"/>
          <w:i/>
          <w:shd w:val="clear" w:color="auto" w:fill="FFFFFF"/>
          <w:vertAlign w:val="subscript"/>
        </w:rPr>
        <w:t xml:space="preserve"> </w:t>
      </w:r>
      <w:r w:rsidR="006A7DAB" w:rsidRPr="00942D6E">
        <w:rPr>
          <w:rFonts w:ascii="Times New Roman" w:eastAsia="Arial Unicode MS" w:hAnsi="Times New Roman" w:cs="Times New Roman"/>
          <w:shd w:val="clear" w:color="auto" w:fill="FFFFFF"/>
        </w:rPr>
        <w:t xml:space="preserve">from the same species </w:t>
      </w:r>
      <w:r w:rsidRPr="00942D6E">
        <w:rPr>
          <w:rFonts w:ascii="Times New Roman" w:eastAsia="Arial Unicode MS" w:hAnsi="Times New Roman" w:cs="Times New Roman"/>
          <w:shd w:val="clear" w:color="auto" w:fill="FFFFFF"/>
        </w:rPr>
        <w:t xml:space="preserve">with domain set </w:t>
      </w:r>
      <w:proofErr w:type="spellStart"/>
      <w:r w:rsidRPr="00942D6E">
        <w:rPr>
          <w:rFonts w:ascii="Times New Roman" w:eastAsia="Arial Unicode MS" w:hAnsi="Times New Roman" w:cs="Times New Roman"/>
          <w:i/>
          <w:shd w:val="clear" w:color="auto" w:fill="FFFFFF"/>
        </w:rPr>
        <w:t>D</w:t>
      </w:r>
      <w:r w:rsidR="00150F48">
        <w:rPr>
          <w:rFonts w:ascii="Times New Roman" w:eastAsia="Arial Unicode MS" w:hAnsi="Times New Roman" w:cs="Times New Roman"/>
          <w:i/>
          <w:shd w:val="clear" w:color="auto" w:fill="FFFFFF"/>
          <w:vertAlign w:val="subscript"/>
        </w:rPr>
        <w:t>j</w:t>
      </w:r>
      <w:proofErr w:type="spellEnd"/>
      <w:r w:rsidR="006A7DAB" w:rsidRPr="00942D6E">
        <w:rPr>
          <w:rFonts w:ascii="Times New Roman" w:eastAsia="Arial Unicode MS" w:hAnsi="Times New Roman" w:cs="Times New Roman"/>
          <w:i/>
          <w:shd w:val="clear" w:color="auto" w:fill="FFFFFF"/>
        </w:rPr>
        <w:t xml:space="preserve">, </w:t>
      </w:r>
      <w:r w:rsidRPr="00942D6E">
        <w:rPr>
          <w:rFonts w:ascii="Times New Roman" w:eastAsia="Arial Unicode MS" w:hAnsi="Times New Roman" w:cs="Times New Roman"/>
          <w:shd w:val="clear" w:color="auto" w:fill="FFFFFF"/>
        </w:rPr>
        <w:t xml:space="preserve">such that </w:t>
      </w:r>
      <w:r w:rsidRPr="00942D6E">
        <w:rPr>
          <w:rFonts w:ascii="Times New Roman" w:eastAsia="Arial Unicode MS" w:hAnsi="Times New Roman" w:cs="Times New Roman"/>
          <w:i/>
          <w:shd w:val="clear" w:color="auto" w:fill="FFFFFF"/>
        </w:rPr>
        <w:t>D</w:t>
      </w:r>
      <w:r w:rsidR="00150F48">
        <w:rPr>
          <w:rFonts w:ascii="Times New Roman" w:eastAsia="Arial Unicode MS" w:hAnsi="Times New Roman" w:cs="Times New Roman"/>
          <w:i/>
          <w:shd w:val="clear" w:color="auto" w:fill="FFFFFF"/>
          <w:vertAlign w:val="subscript"/>
        </w:rPr>
        <w:t>i</w:t>
      </w:r>
      <w:r w:rsidRPr="00942D6E">
        <w:rPr>
          <w:rFonts w:ascii="Times New Roman" w:eastAsia="Arial Unicode MS" w:hAnsi="Times New Roman" w:cs="Times New Roman"/>
          <w:i/>
          <w:shd w:val="clear" w:color="auto" w:fill="FFFFFF"/>
          <w:vertAlign w:val="subscript"/>
        </w:rPr>
        <w:t xml:space="preserve"> </w:t>
      </w:r>
      <w:r w:rsidRPr="00942D6E">
        <w:rPr>
          <w:rFonts w:ascii="Times New Roman" w:eastAsia="Arial Unicode MS" w:hAnsi="Times New Roman" w:cs="Times New Roman"/>
          <w:i/>
          <w:shd w:val="clear" w:color="auto" w:fill="FFFFFF"/>
        </w:rPr>
        <w:t xml:space="preserve"> </w:t>
      </w:r>
      <w:r w:rsidR="000D6E75">
        <w:rPr>
          <w:rFonts w:ascii="Times New Roman" w:eastAsia="Arial Unicode MS" w:hAnsi="Times New Roman" w:cs="Times New Roman"/>
          <w:i/>
          <w:shd w:val="clear" w:color="auto" w:fill="FFFFFF"/>
        </w:rPr>
        <w:t>\</w:t>
      </w:r>
      <w:r w:rsidRPr="00942D6E">
        <w:rPr>
          <w:rFonts w:ascii="Times New Roman" w:eastAsia="Arial Unicode MS" w:hAnsi="Times New Roman" w:cs="Times New Roman"/>
          <w:i/>
          <w:shd w:val="clear" w:color="auto" w:fill="FFFFFF"/>
        </w:rPr>
        <w:t xml:space="preserve"> </w:t>
      </w:r>
      <w:proofErr w:type="spellStart"/>
      <w:r w:rsidRPr="00942D6E">
        <w:rPr>
          <w:rFonts w:ascii="Times New Roman" w:eastAsia="Arial Unicode MS" w:hAnsi="Times New Roman" w:cs="Times New Roman"/>
          <w:i/>
          <w:shd w:val="clear" w:color="auto" w:fill="FFFFFF"/>
        </w:rPr>
        <w:t>D</w:t>
      </w:r>
      <w:r w:rsidR="00150F48">
        <w:rPr>
          <w:rFonts w:ascii="Times New Roman" w:eastAsia="Arial Unicode MS" w:hAnsi="Times New Roman" w:cs="Times New Roman"/>
          <w:i/>
          <w:shd w:val="clear" w:color="auto" w:fill="FFFFFF"/>
          <w:vertAlign w:val="subscript"/>
        </w:rPr>
        <w:t>j</w:t>
      </w:r>
      <w:proofErr w:type="spellEnd"/>
      <w:r w:rsidRPr="00B0327D">
        <w:rPr>
          <w:rFonts w:ascii="Times New Roman" w:eastAsia="Arial Unicode MS" w:hAnsi="Times New Roman" w:cs="Times New Roman"/>
          <w:i/>
          <w:shd w:val="clear" w:color="auto" w:fill="FFFFFF"/>
          <w:rPrChange w:id="52" w:author="P Uetz" w:date="2017-05-01T18:14:00Z">
            <w:rPr>
              <w:rFonts w:ascii="Times New Roman" w:eastAsia="Arial Unicode MS" w:hAnsi="Times New Roman" w:cs="Times New Roman"/>
              <w:i/>
              <w:shd w:val="clear" w:color="auto" w:fill="FFFFFF"/>
              <w:vertAlign w:val="subscript"/>
            </w:rPr>
          </w:rPrChange>
        </w:rPr>
        <w:t xml:space="preserve">= </w:t>
      </w:r>
      <w:r w:rsidR="006A7DAB" w:rsidRPr="00942D6E">
        <w:rPr>
          <w:rFonts w:ascii="Times New Roman" w:eastAsia="Arial Unicode MS" w:hAnsi="Times New Roman" w:cs="Times New Roman"/>
          <w:i/>
          <w:shd w:val="clear" w:color="auto" w:fill="FFFFFF"/>
        </w:rPr>
        <w:t>{k}</w:t>
      </w:r>
      <w:r w:rsidRPr="00942D6E">
        <w:rPr>
          <w:rFonts w:ascii="Times New Roman" w:eastAsia="Arial Unicode MS" w:hAnsi="Times New Roman" w:cs="Times New Roman"/>
          <w:shd w:val="clear" w:color="auto" w:fill="FFFFFF"/>
        </w:rPr>
        <w:t xml:space="preserve">. </w:t>
      </w:r>
    </w:p>
    <w:p w14:paraId="1BD25B49" w14:textId="4ABA9E1D" w:rsidR="003A5049" w:rsidRPr="00942D6E" w:rsidRDefault="003A5049" w:rsidP="008D021E">
      <w:pPr>
        <w:tabs>
          <w:tab w:val="left" w:pos="720"/>
          <w:tab w:val="left" w:pos="2600"/>
        </w:tabs>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t>Case 3 (</w:t>
      </w:r>
      <w:r w:rsidR="00965CA2" w:rsidRPr="00942D6E">
        <w:rPr>
          <w:rFonts w:ascii="Times New Roman" w:eastAsia="Arial Unicode MS" w:hAnsi="Times New Roman" w:cs="Times New Roman"/>
          <w:shd w:val="clear" w:color="auto" w:fill="FFFFFF"/>
        </w:rPr>
        <w:t xml:space="preserve">domain </w:t>
      </w:r>
      <w:r w:rsidR="00150F48">
        <w:rPr>
          <w:rFonts w:ascii="Times New Roman" w:eastAsia="Arial Unicode MS" w:hAnsi="Times New Roman" w:cs="Times New Roman"/>
          <w:shd w:val="clear" w:color="auto" w:fill="FFFFFF"/>
        </w:rPr>
        <w:t>exclusively and uniquely present</w:t>
      </w:r>
      <w:r w:rsidR="00965CA2" w:rsidRPr="00942D6E">
        <w:rPr>
          <w:rFonts w:ascii="Times New Roman" w:eastAsia="Arial Unicode MS" w:hAnsi="Times New Roman" w:cs="Times New Roman"/>
          <w:shd w:val="clear" w:color="auto" w:fill="FFFFFF"/>
        </w:rPr>
        <w:t xml:space="preserve"> in essential proteins</w:t>
      </w:r>
      <w:r w:rsidRPr="00942D6E">
        <w:rPr>
          <w:rFonts w:ascii="Times New Roman" w:eastAsia="Arial Unicode MS" w:hAnsi="Times New Roman" w:cs="Times New Roman"/>
          <w:shd w:val="clear" w:color="auto" w:fill="FFFFFF"/>
        </w:rPr>
        <w:t xml:space="preserve">) - </w:t>
      </w:r>
      <w:r w:rsidR="00606139" w:rsidRPr="00942D6E">
        <w:rPr>
          <w:rFonts w:ascii="Times New Roman" w:eastAsia="Arial Unicode MS" w:hAnsi="Times New Roman" w:cs="Times New Roman"/>
          <w:shd w:val="clear" w:color="auto" w:fill="FFFFFF"/>
        </w:rPr>
        <w:t xml:space="preserve">domain </w:t>
      </w:r>
      <w:r w:rsidR="00606139" w:rsidRPr="00942D6E">
        <w:rPr>
          <w:rFonts w:ascii="Times New Roman" w:eastAsia="Arial Unicode MS" w:hAnsi="Times New Roman" w:cs="Times New Roman"/>
          <w:i/>
          <w:shd w:val="clear" w:color="auto" w:fill="FFFFFF"/>
        </w:rPr>
        <w:t xml:space="preserve">k </w:t>
      </w:r>
      <w:r w:rsidR="00606139" w:rsidRPr="00942D6E">
        <w:rPr>
          <w:rFonts w:ascii="Times New Roman" w:eastAsia="Arial Unicode MS" w:hAnsi="Times New Roman" w:cs="Times New Roman"/>
          <w:shd w:val="clear" w:color="auto" w:fill="FFFFFF"/>
        </w:rPr>
        <w:t xml:space="preserve">is an essential domain </w:t>
      </w:r>
      <w:r w:rsidR="00FB5244" w:rsidRPr="00942D6E">
        <w:rPr>
          <w:rFonts w:ascii="Times New Roman" w:eastAsia="Arial Unicode MS" w:hAnsi="Times New Roman" w:cs="Times New Roman"/>
          <w:shd w:val="clear" w:color="auto" w:fill="FFFFFF"/>
        </w:rPr>
        <w:t>if there exist</w:t>
      </w:r>
      <w:r w:rsidR="00965CA2" w:rsidRPr="00942D6E">
        <w:rPr>
          <w:rFonts w:ascii="Times New Roman" w:eastAsia="Arial Unicode MS" w:hAnsi="Times New Roman" w:cs="Times New Roman"/>
          <w:shd w:val="clear" w:color="auto" w:fill="FFFFFF"/>
        </w:rPr>
        <w:t>s</w:t>
      </w:r>
      <w:r w:rsidR="00FB5244" w:rsidRPr="00942D6E">
        <w:rPr>
          <w:rFonts w:ascii="Times New Roman" w:eastAsia="Arial Unicode MS" w:hAnsi="Times New Roman" w:cs="Times New Roman"/>
          <w:shd w:val="clear" w:color="auto" w:fill="FFFFFF"/>
        </w:rPr>
        <w:t xml:space="preserve"> ≥ 1</w:t>
      </w:r>
      <w:r w:rsidRPr="00942D6E">
        <w:rPr>
          <w:rFonts w:ascii="Times New Roman" w:eastAsia="Arial Unicode MS" w:hAnsi="Times New Roman" w:cs="Times New Roman"/>
          <w:shd w:val="clear" w:color="auto" w:fill="FFFFFF"/>
        </w:rPr>
        <w:t xml:space="preserve"> </w:t>
      </w:r>
      <w:r w:rsidR="00606139" w:rsidRPr="00942D6E">
        <w:rPr>
          <w:rFonts w:ascii="Times New Roman" w:eastAsia="Arial Unicode MS" w:hAnsi="Times New Roman" w:cs="Times New Roman"/>
          <w:shd w:val="clear" w:color="auto" w:fill="FFFFFF"/>
        </w:rPr>
        <w:t xml:space="preserve">essential </w:t>
      </w:r>
      <w:r w:rsidR="00D2379B">
        <w:rPr>
          <w:rFonts w:ascii="Times New Roman" w:eastAsia="Arial Unicode MS" w:hAnsi="Times New Roman" w:cs="Times New Roman"/>
          <w:shd w:val="clear" w:color="auto" w:fill="FFFFFF"/>
        </w:rPr>
        <w:t>protein</w:t>
      </w:r>
      <w:r w:rsidR="00606139" w:rsidRPr="00942D6E">
        <w:rPr>
          <w:rFonts w:ascii="Times New Roman" w:eastAsia="Arial Unicode MS" w:hAnsi="Times New Roman" w:cs="Times New Roman"/>
          <w:shd w:val="clear" w:color="auto" w:fill="FFFFFF"/>
        </w:rPr>
        <w:t xml:space="preserve"> </w:t>
      </w:r>
      <w:proofErr w:type="spellStart"/>
      <w:r w:rsidR="00D2379B">
        <w:rPr>
          <w:rFonts w:ascii="Times New Roman" w:eastAsia="Arial Unicode MS" w:hAnsi="Times New Roman" w:cs="Times New Roman"/>
          <w:i/>
          <w:shd w:val="clear" w:color="auto" w:fill="FFFFFF"/>
        </w:rPr>
        <w:t>p</w:t>
      </w:r>
      <w:r w:rsidR="00150F48" w:rsidRPr="00B576F8">
        <w:rPr>
          <w:rFonts w:ascii="Times New Roman" w:eastAsia="Arial Unicode MS" w:hAnsi="Times New Roman" w:cs="Times New Roman"/>
          <w:i/>
          <w:shd w:val="clear" w:color="auto" w:fill="FFFFFF"/>
          <w:vertAlign w:val="subscript"/>
        </w:rPr>
        <w:t>e</w:t>
      </w:r>
      <w:r w:rsidR="00150F48" w:rsidRPr="00D2379B">
        <w:rPr>
          <w:rFonts w:ascii="Times New Roman" w:eastAsia="Arial Unicode MS" w:hAnsi="Times New Roman" w:cs="Times New Roman"/>
          <w:i/>
          <w:shd w:val="clear" w:color="auto" w:fill="FFFFFF"/>
          <w:vertAlign w:val="subscript"/>
        </w:rPr>
        <w:t>i</w:t>
      </w:r>
      <w:proofErr w:type="spellEnd"/>
      <w:r w:rsidR="00606139" w:rsidRPr="00942D6E">
        <w:rPr>
          <w:rFonts w:ascii="Times New Roman" w:eastAsia="Arial Unicode MS" w:hAnsi="Times New Roman" w:cs="Times New Roman"/>
          <w:i/>
          <w:shd w:val="clear" w:color="auto" w:fill="FFFFFF"/>
          <w:vertAlign w:val="subscript"/>
        </w:rPr>
        <w:t xml:space="preserve"> </w:t>
      </w:r>
      <w:r w:rsidRPr="00942D6E">
        <w:rPr>
          <w:rFonts w:ascii="Times New Roman" w:eastAsia="Arial Unicode MS" w:hAnsi="Times New Roman" w:cs="Times New Roman"/>
          <w:shd w:val="clear" w:color="auto" w:fill="FFFFFF"/>
        </w:rPr>
        <w:t xml:space="preserve">with domain set </w:t>
      </w:r>
      <w:r w:rsidRPr="00942D6E">
        <w:rPr>
          <w:rFonts w:ascii="Times New Roman" w:eastAsia="Arial Unicode MS" w:hAnsi="Times New Roman" w:cs="Times New Roman"/>
          <w:i/>
          <w:shd w:val="clear" w:color="auto" w:fill="FFFFFF"/>
        </w:rPr>
        <w:t>D</w:t>
      </w:r>
      <w:r w:rsidR="00606139" w:rsidRPr="00942D6E">
        <w:rPr>
          <w:rFonts w:ascii="Times New Roman" w:eastAsia="Arial Unicode MS" w:hAnsi="Times New Roman" w:cs="Times New Roman"/>
          <w:i/>
          <w:shd w:val="clear" w:color="auto" w:fill="FFFFFF"/>
          <w:vertAlign w:val="subscript"/>
        </w:rPr>
        <w:t>a</w:t>
      </w:r>
      <w:r w:rsidR="00606139" w:rsidRPr="00942D6E">
        <w:rPr>
          <w:rFonts w:ascii="Times New Roman" w:eastAsia="Arial Unicode MS" w:hAnsi="Times New Roman" w:cs="Times New Roman"/>
          <w:shd w:val="clear" w:color="auto" w:fill="FFFFFF"/>
          <w:vertAlign w:val="subscript"/>
        </w:rPr>
        <w:t xml:space="preserve"> </w:t>
      </w:r>
      <w:r w:rsidR="00606139" w:rsidRPr="00942D6E">
        <w:rPr>
          <w:rFonts w:ascii="Times New Roman" w:eastAsia="Arial Unicode MS" w:hAnsi="Times New Roman" w:cs="Times New Roman"/>
          <w:shd w:val="clear" w:color="auto" w:fill="FFFFFF"/>
        </w:rPr>
        <w:t xml:space="preserve">containing </w:t>
      </w:r>
      <w:r w:rsidR="00606139" w:rsidRPr="00942D6E">
        <w:rPr>
          <w:rFonts w:ascii="Times New Roman" w:eastAsia="Arial Unicode MS" w:hAnsi="Times New Roman" w:cs="Times New Roman"/>
          <w:i/>
          <w:shd w:val="clear" w:color="auto" w:fill="FFFFFF"/>
        </w:rPr>
        <w:t>k</w:t>
      </w:r>
      <w:r w:rsidR="00606139" w:rsidRPr="00942D6E">
        <w:rPr>
          <w:rFonts w:ascii="Times New Roman" w:eastAsia="Arial Unicode MS" w:hAnsi="Times New Roman" w:cs="Times New Roman"/>
          <w:shd w:val="clear" w:color="auto" w:fill="FFFFFF"/>
          <w:vertAlign w:val="subscript"/>
        </w:rPr>
        <w:t xml:space="preserve">. </w:t>
      </w:r>
      <w:r w:rsidR="00606139" w:rsidRPr="00942D6E">
        <w:rPr>
          <w:rFonts w:ascii="Times New Roman" w:eastAsia="Arial Unicode MS" w:hAnsi="Times New Roman" w:cs="Times New Roman"/>
          <w:shd w:val="clear" w:color="auto" w:fill="FFFFFF"/>
        </w:rPr>
        <w:t xml:space="preserve">and </w:t>
      </w:r>
      <w:r w:rsidRPr="00942D6E">
        <w:rPr>
          <w:rFonts w:ascii="Times New Roman" w:eastAsia="Arial Unicode MS" w:hAnsi="Times New Roman" w:cs="Times New Roman"/>
          <w:shd w:val="clear" w:color="auto" w:fill="FFFFFF"/>
        </w:rPr>
        <w:t xml:space="preserve">0 </w:t>
      </w:r>
      <w:r w:rsidR="00606139" w:rsidRPr="00942D6E">
        <w:rPr>
          <w:rFonts w:ascii="Times New Roman" w:eastAsia="Arial Unicode MS" w:hAnsi="Times New Roman" w:cs="Times New Roman"/>
          <w:shd w:val="clear" w:color="auto" w:fill="FFFFFF"/>
        </w:rPr>
        <w:t xml:space="preserve">non-essential genes </w:t>
      </w:r>
      <w:r w:rsidR="00965CA2" w:rsidRPr="00942D6E">
        <w:rPr>
          <w:rFonts w:ascii="Times New Roman" w:eastAsia="Arial Unicode MS" w:hAnsi="Times New Roman" w:cs="Times New Roman"/>
          <w:shd w:val="clear" w:color="auto" w:fill="FFFFFF"/>
        </w:rPr>
        <w:t xml:space="preserve">with domain sets </w:t>
      </w:r>
      <w:r w:rsidR="00606139" w:rsidRPr="00942D6E">
        <w:rPr>
          <w:rFonts w:ascii="Times New Roman" w:eastAsia="Arial Unicode MS" w:hAnsi="Times New Roman" w:cs="Times New Roman"/>
          <w:shd w:val="clear" w:color="auto" w:fill="FFFFFF"/>
        </w:rPr>
        <w:t xml:space="preserve">containing </w:t>
      </w:r>
      <w:r w:rsidR="00606139" w:rsidRPr="00942D6E">
        <w:rPr>
          <w:rFonts w:ascii="Times New Roman" w:eastAsia="Arial Unicode MS" w:hAnsi="Times New Roman" w:cs="Times New Roman"/>
          <w:i/>
          <w:shd w:val="clear" w:color="auto" w:fill="FFFFFF"/>
        </w:rPr>
        <w:t>k</w:t>
      </w:r>
      <w:r w:rsidR="00606139" w:rsidRPr="00942D6E">
        <w:rPr>
          <w:rFonts w:ascii="Times New Roman" w:eastAsia="Arial Unicode MS" w:hAnsi="Times New Roman" w:cs="Times New Roman"/>
          <w:shd w:val="clear" w:color="auto" w:fill="FFFFFF"/>
        </w:rPr>
        <w:t xml:space="preserve">. </w:t>
      </w:r>
      <w:r w:rsidR="00FB5244" w:rsidRPr="00942D6E">
        <w:rPr>
          <w:rFonts w:ascii="Times New Roman" w:eastAsia="Arial Unicode MS" w:hAnsi="Times New Roman" w:cs="Times New Roman"/>
          <w:shd w:val="clear" w:color="auto" w:fill="FFFFFF"/>
        </w:rPr>
        <w:t xml:space="preserve">Further, </w:t>
      </w:r>
      <w:r w:rsidR="00965CA2" w:rsidRPr="00942D6E">
        <w:rPr>
          <w:rFonts w:ascii="Times New Roman" w:eastAsia="Arial Unicode MS" w:hAnsi="Times New Roman" w:cs="Times New Roman"/>
          <w:shd w:val="clear" w:color="auto" w:fill="FFFFFF"/>
        </w:rPr>
        <w:t xml:space="preserve">for each essential </w:t>
      </w:r>
      <w:r w:rsidR="00D2379B">
        <w:rPr>
          <w:rFonts w:ascii="Times New Roman" w:eastAsia="Arial Unicode MS" w:hAnsi="Times New Roman" w:cs="Times New Roman"/>
          <w:shd w:val="clear" w:color="auto" w:fill="FFFFFF"/>
        </w:rPr>
        <w:t>protein</w:t>
      </w:r>
      <w:r w:rsidR="00965CA2" w:rsidRPr="00942D6E">
        <w:rPr>
          <w:rFonts w:ascii="Times New Roman" w:eastAsia="Arial Unicode MS" w:hAnsi="Times New Roman" w:cs="Times New Roman"/>
          <w:shd w:val="clear" w:color="auto" w:fill="FFFFFF"/>
        </w:rPr>
        <w:t xml:space="preserve"> </w:t>
      </w:r>
      <w:proofErr w:type="spellStart"/>
      <w:r w:rsidR="00D2379B">
        <w:rPr>
          <w:rFonts w:ascii="Times New Roman" w:eastAsia="Arial Unicode MS" w:hAnsi="Times New Roman" w:cs="Times New Roman"/>
          <w:i/>
          <w:shd w:val="clear" w:color="auto" w:fill="FFFFFF"/>
        </w:rPr>
        <w:t>p</w:t>
      </w:r>
      <w:r w:rsidR="00150F48" w:rsidRPr="00B576F8">
        <w:rPr>
          <w:rFonts w:ascii="Times New Roman" w:eastAsia="Arial Unicode MS" w:hAnsi="Times New Roman" w:cs="Times New Roman"/>
          <w:i/>
          <w:shd w:val="clear" w:color="auto" w:fill="FFFFFF"/>
          <w:vertAlign w:val="subscript"/>
        </w:rPr>
        <w:t>e</w:t>
      </w:r>
      <w:r w:rsidR="00150F48" w:rsidRPr="00D2379B">
        <w:rPr>
          <w:rFonts w:ascii="Times New Roman" w:eastAsia="Arial Unicode MS" w:hAnsi="Times New Roman" w:cs="Times New Roman"/>
          <w:i/>
          <w:shd w:val="clear" w:color="auto" w:fill="FFFFFF"/>
          <w:vertAlign w:val="subscript"/>
        </w:rPr>
        <w:t>i</w:t>
      </w:r>
      <w:proofErr w:type="spellEnd"/>
      <w:r w:rsidR="00965CA2" w:rsidRPr="00942D6E">
        <w:rPr>
          <w:rFonts w:ascii="Times New Roman" w:eastAsia="Arial Unicode MS" w:hAnsi="Times New Roman" w:cs="Times New Roman"/>
          <w:i/>
          <w:shd w:val="clear" w:color="auto" w:fill="FFFFFF"/>
          <w:vertAlign w:val="subscript"/>
        </w:rPr>
        <w:t xml:space="preserve"> </w:t>
      </w:r>
      <w:r w:rsidR="00965CA2" w:rsidRPr="00942D6E">
        <w:rPr>
          <w:rFonts w:ascii="Times New Roman" w:eastAsia="Arial Unicode MS" w:hAnsi="Times New Roman" w:cs="Times New Roman"/>
          <w:shd w:val="clear" w:color="auto" w:fill="FFFFFF"/>
        </w:rPr>
        <w:t xml:space="preserve">containing </w:t>
      </w:r>
      <w:r w:rsidR="00965CA2" w:rsidRPr="00942D6E">
        <w:rPr>
          <w:rFonts w:ascii="Times New Roman" w:eastAsia="Arial Unicode MS" w:hAnsi="Times New Roman" w:cs="Times New Roman"/>
          <w:i/>
          <w:shd w:val="clear" w:color="auto" w:fill="FFFFFF"/>
        </w:rPr>
        <w:t>k</w:t>
      </w:r>
      <w:r w:rsidR="00965CA2" w:rsidRPr="00942D6E">
        <w:rPr>
          <w:rFonts w:ascii="Times New Roman" w:eastAsia="Arial Unicode MS" w:hAnsi="Times New Roman" w:cs="Times New Roman"/>
          <w:shd w:val="clear" w:color="auto" w:fill="FFFFFF"/>
        </w:rPr>
        <w:t xml:space="preserve">, none of the other domains in domain set </w:t>
      </w:r>
      <w:r w:rsidR="00965CA2" w:rsidRPr="00942D6E">
        <w:rPr>
          <w:rFonts w:ascii="Times New Roman" w:eastAsia="Arial Unicode MS" w:hAnsi="Times New Roman" w:cs="Times New Roman"/>
          <w:i/>
          <w:shd w:val="clear" w:color="auto" w:fill="FFFFFF"/>
        </w:rPr>
        <w:t>D</w:t>
      </w:r>
      <w:r w:rsidR="00965CA2" w:rsidRPr="00942D6E">
        <w:rPr>
          <w:rFonts w:ascii="Times New Roman" w:eastAsia="Arial Unicode MS" w:hAnsi="Times New Roman" w:cs="Times New Roman"/>
          <w:i/>
          <w:shd w:val="clear" w:color="auto" w:fill="FFFFFF"/>
          <w:vertAlign w:val="subscript"/>
        </w:rPr>
        <w:t xml:space="preserve">a </w:t>
      </w:r>
      <w:r w:rsidR="00965CA2" w:rsidRPr="00942D6E">
        <w:rPr>
          <w:rFonts w:ascii="Times New Roman" w:eastAsia="Arial Unicode MS" w:hAnsi="Times New Roman" w:cs="Times New Roman"/>
          <w:shd w:val="clear" w:color="auto" w:fill="FFFFFF"/>
        </w:rPr>
        <w:t>meet the prior criteria.</w:t>
      </w:r>
    </w:p>
    <w:p w14:paraId="7004C400" w14:textId="77777777" w:rsidR="003A5049" w:rsidRPr="00942D6E" w:rsidRDefault="003A5049" w:rsidP="00802961">
      <w:pPr>
        <w:tabs>
          <w:tab w:val="left" w:pos="680"/>
          <w:tab w:val="left" w:pos="720"/>
          <w:tab w:val="left" w:pos="2600"/>
        </w:tabs>
        <w:spacing w:after="0" w:line="360" w:lineRule="auto"/>
        <w:rPr>
          <w:rFonts w:ascii="Times New Roman" w:eastAsia="Arial Unicode MS" w:hAnsi="Times New Roman" w:cs="Times New Roman"/>
          <w:i/>
          <w:shd w:val="clear" w:color="auto" w:fill="FFFFFF"/>
        </w:rPr>
      </w:pPr>
      <w:r w:rsidRPr="00942D6E">
        <w:rPr>
          <w:rFonts w:ascii="Times New Roman" w:eastAsia="Arial Unicode MS" w:hAnsi="Times New Roman" w:cs="Times New Roman"/>
          <w:i/>
          <w:shd w:val="clear" w:color="auto" w:fill="FFFFFF"/>
        </w:rPr>
        <w:lastRenderedPageBreak/>
        <w:t>Estimation-maximization-based inference (Lu et al., 2015)</w:t>
      </w:r>
    </w:p>
    <w:p w14:paraId="01E034F5" w14:textId="1173682E" w:rsidR="003A5049" w:rsidRPr="00942D6E" w:rsidRDefault="003A5049" w:rsidP="003A5049">
      <w:pPr>
        <w:tabs>
          <w:tab w:val="left" w:pos="680"/>
          <w:tab w:val="left" w:pos="720"/>
          <w:tab w:val="left" w:pos="2600"/>
        </w:tabs>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t>Lu et al. (2015)</w:t>
      </w:r>
      <w:r w:rsidR="0086615C">
        <w:rPr>
          <w:rFonts w:ascii="Times New Roman" w:eastAsia="Arial Unicode MS" w:hAnsi="Times New Roman" w:cs="Times New Roman"/>
          <w:shd w:val="clear" w:color="auto" w:fill="FFFFFF"/>
        </w:rPr>
        <w:t xml:space="preserve"> use genes in their formal definition, however, here we substitute the protein products. With this substitution, the Lu et al. (2015) methodology</w:t>
      </w:r>
      <w:r w:rsidRPr="00942D6E">
        <w:rPr>
          <w:rFonts w:ascii="Times New Roman" w:eastAsia="Arial Unicode MS" w:hAnsi="Times New Roman" w:cs="Times New Roman"/>
          <w:shd w:val="clear" w:color="auto" w:fill="FFFFFF"/>
        </w:rPr>
        <w:t xml:space="preserve"> define</w:t>
      </w:r>
      <w:r w:rsidR="0086615C">
        <w:rPr>
          <w:rFonts w:ascii="Times New Roman" w:eastAsia="Arial Unicode MS" w:hAnsi="Times New Roman" w:cs="Times New Roman"/>
          <w:shd w:val="clear" w:color="auto" w:fill="FFFFFF"/>
        </w:rPr>
        <w:t>s</w:t>
      </w:r>
      <w:r w:rsidRPr="00942D6E">
        <w:rPr>
          <w:rFonts w:ascii="Times New Roman" w:eastAsia="Arial Unicode MS" w:hAnsi="Times New Roman" w:cs="Times New Roman"/>
          <w:shd w:val="clear" w:color="auto" w:fill="FFFFFF"/>
        </w:rPr>
        <w:t xml:space="preserve"> the set of </w:t>
      </w:r>
      <w:r w:rsidR="0086615C">
        <w:rPr>
          <w:rFonts w:ascii="Times New Roman" w:eastAsia="Arial Unicode MS" w:hAnsi="Times New Roman" w:cs="Times New Roman"/>
          <w:i/>
          <w:shd w:val="clear" w:color="auto" w:fill="FFFFFF"/>
        </w:rPr>
        <w:t xml:space="preserve">n </w:t>
      </w:r>
      <w:r w:rsidR="0086615C">
        <w:rPr>
          <w:rFonts w:ascii="Times New Roman" w:eastAsia="Arial Unicode MS" w:hAnsi="Times New Roman" w:cs="Times New Roman"/>
          <w:shd w:val="clear" w:color="auto" w:fill="FFFFFF"/>
        </w:rPr>
        <w:t>proteins in an organism</w:t>
      </w:r>
      <w:r w:rsidRPr="00942D6E">
        <w:rPr>
          <w:rFonts w:ascii="Times New Roman" w:eastAsia="Arial Unicode MS" w:hAnsi="Times New Roman" w:cs="Times New Roman"/>
          <w:shd w:val="clear" w:color="auto" w:fill="FFFFFF"/>
        </w:rPr>
        <w:t xml:space="preserve"> as </w:t>
      </w:r>
      <w:r w:rsidR="0086615C">
        <w:rPr>
          <w:rFonts w:ascii="Times New Roman" w:eastAsia="Arial Unicode MS" w:hAnsi="Times New Roman" w:cs="Times New Roman"/>
          <w:i/>
          <w:shd w:val="clear" w:color="auto" w:fill="FFFFFF"/>
        </w:rPr>
        <w:t>P</w:t>
      </w:r>
      <w:r w:rsidRPr="00942D6E">
        <w:rPr>
          <w:rFonts w:ascii="Times New Roman" w:eastAsia="Arial Unicode MS" w:hAnsi="Times New Roman" w:cs="Times New Roman"/>
          <w:shd w:val="clear" w:color="auto" w:fill="FFFFFF"/>
        </w:rPr>
        <w:t xml:space="preserve"> = {</w:t>
      </w:r>
      <w:r w:rsidR="0086615C">
        <w:rPr>
          <w:rFonts w:ascii="Times New Roman" w:eastAsia="Arial Unicode MS" w:hAnsi="Times New Roman" w:cs="Times New Roman"/>
          <w:i/>
          <w:shd w:val="clear" w:color="auto" w:fill="FFFFFF"/>
        </w:rPr>
        <w:t>p</w:t>
      </w:r>
      <w:r w:rsidRPr="0086615C">
        <w:rPr>
          <w:rFonts w:ascii="Times New Roman" w:eastAsia="Arial Unicode MS" w:hAnsi="Times New Roman" w:cs="Times New Roman"/>
          <w:i/>
          <w:shd w:val="clear" w:color="auto" w:fill="FFFFFF"/>
          <w:vertAlign w:val="subscript"/>
        </w:rPr>
        <w:t>1</w:t>
      </w:r>
      <w:r w:rsidRPr="00942D6E">
        <w:rPr>
          <w:rFonts w:ascii="Times New Roman" w:eastAsia="Arial Unicode MS" w:hAnsi="Times New Roman" w:cs="Times New Roman"/>
          <w:i/>
          <w:shd w:val="clear" w:color="auto" w:fill="FFFFFF"/>
        </w:rPr>
        <w:t xml:space="preserve">, </w:t>
      </w:r>
      <w:r w:rsidR="0086615C">
        <w:rPr>
          <w:rFonts w:ascii="Times New Roman" w:eastAsia="Arial Unicode MS" w:hAnsi="Times New Roman" w:cs="Times New Roman"/>
          <w:i/>
          <w:shd w:val="clear" w:color="auto" w:fill="FFFFFF"/>
        </w:rPr>
        <w:t>p</w:t>
      </w:r>
      <w:r w:rsidRPr="00942D6E">
        <w:rPr>
          <w:rFonts w:ascii="Times New Roman" w:eastAsia="Arial Unicode MS" w:hAnsi="Times New Roman" w:cs="Times New Roman"/>
          <w:i/>
          <w:shd w:val="clear" w:color="auto" w:fill="FFFFFF"/>
          <w:vertAlign w:val="subscript"/>
        </w:rPr>
        <w:t xml:space="preserve">2 </w:t>
      </w:r>
      <w:r w:rsidRPr="00942D6E">
        <w:rPr>
          <w:rFonts w:ascii="Times New Roman" w:eastAsia="Arial Unicode MS" w:hAnsi="Times New Roman" w:cs="Times New Roman"/>
          <w:shd w:val="clear" w:color="auto" w:fill="FFFFFF"/>
        </w:rPr>
        <w:t xml:space="preserve">… </w:t>
      </w:r>
      <w:proofErr w:type="spellStart"/>
      <w:r w:rsidR="0086615C">
        <w:rPr>
          <w:rFonts w:ascii="Times New Roman" w:eastAsia="Arial Unicode MS" w:hAnsi="Times New Roman" w:cs="Times New Roman"/>
          <w:i/>
          <w:shd w:val="clear" w:color="auto" w:fill="FFFFFF"/>
        </w:rPr>
        <w:t>p</w:t>
      </w:r>
      <w:r w:rsidRPr="00942D6E">
        <w:rPr>
          <w:rFonts w:ascii="Times New Roman" w:eastAsia="Arial Unicode MS" w:hAnsi="Times New Roman" w:cs="Times New Roman"/>
          <w:i/>
          <w:shd w:val="clear" w:color="auto" w:fill="FFFFFF"/>
          <w:vertAlign w:val="subscript"/>
        </w:rPr>
        <w:t>n</w:t>
      </w:r>
      <w:proofErr w:type="spellEnd"/>
      <w:r w:rsidRPr="00942D6E">
        <w:rPr>
          <w:rFonts w:ascii="Times New Roman" w:eastAsia="Arial Unicode MS" w:hAnsi="Times New Roman" w:cs="Times New Roman"/>
          <w:shd w:val="clear" w:color="auto" w:fill="FFFFFF"/>
        </w:rPr>
        <w:t xml:space="preserve">}, </w:t>
      </w:r>
      <w:r w:rsidR="0086615C">
        <w:rPr>
          <w:rFonts w:ascii="Times New Roman" w:eastAsia="Arial Unicode MS" w:hAnsi="Times New Roman" w:cs="Times New Roman"/>
          <w:shd w:val="clear" w:color="auto" w:fill="FFFFFF"/>
        </w:rPr>
        <w:t xml:space="preserve">where </w:t>
      </w:r>
      <w:r w:rsidRPr="00942D6E">
        <w:rPr>
          <w:rFonts w:ascii="Times New Roman" w:eastAsia="Arial Unicode MS" w:hAnsi="Times New Roman" w:cs="Times New Roman"/>
          <w:shd w:val="clear" w:color="auto" w:fill="FFFFFF"/>
        </w:rPr>
        <w:t xml:space="preserve">each value </w:t>
      </w:r>
      <w:r w:rsidR="0086615C">
        <w:rPr>
          <w:rFonts w:ascii="Times New Roman" w:eastAsia="Arial Unicode MS" w:hAnsi="Times New Roman" w:cs="Times New Roman"/>
          <w:i/>
          <w:shd w:val="clear" w:color="auto" w:fill="FFFFFF"/>
        </w:rPr>
        <w:t>p</w:t>
      </w:r>
      <w:r w:rsidRPr="00942D6E">
        <w:rPr>
          <w:rFonts w:ascii="Times New Roman" w:eastAsia="Arial Unicode MS" w:hAnsi="Times New Roman" w:cs="Times New Roman"/>
          <w:i/>
          <w:shd w:val="clear" w:color="auto" w:fill="FFFFFF"/>
          <w:vertAlign w:val="subscript"/>
        </w:rPr>
        <w:t>i</w:t>
      </w:r>
      <w:r w:rsidRPr="00942D6E">
        <w:rPr>
          <w:rFonts w:ascii="Times New Roman" w:eastAsia="Arial Unicode MS" w:hAnsi="Times New Roman" w:cs="Times New Roman"/>
          <w:shd w:val="clear" w:color="auto" w:fill="FFFFFF"/>
        </w:rPr>
        <w:t xml:space="preserve">, </w:t>
      </w:r>
      <w:proofErr w:type="spellStart"/>
      <w:r w:rsidRPr="00942D6E">
        <w:rPr>
          <w:rFonts w:ascii="Times New Roman" w:eastAsia="Arial Unicode MS" w:hAnsi="Times New Roman" w:cs="Times New Roman"/>
          <w:i/>
          <w:shd w:val="clear" w:color="auto" w:fill="FFFFFF"/>
        </w:rPr>
        <w:t>i</w:t>
      </w:r>
      <w:proofErr w:type="spellEnd"/>
      <w:r w:rsidRPr="00942D6E">
        <w:rPr>
          <w:rFonts w:ascii="Times New Roman" w:eastAsia="Arial Unicode MS" w:hAnsi="Times New Roman" w:cs="Times New Roman"/>
          <w:i/>
          <w:shd w:val="clear" w:color="auto" w:fill="FFFFFF"/>
        </w:rPr>
        <w:t xml:space="preserve"> </w:t>
      </w:r>
      <m:oMath>
        <m:r>
          <w:rPr>
            <w:rFonts w:ascii="Cambria Math" w:eastAsia="Arial Unicode MS" w:hAnsi="Cambria Math" w:cs="Times New Roman"/>
            <w:shd w:val="clear" w:color="auto" w:fill="FFFFFF"/>
          </w:rPr>
          <m:t>∈</m:t>
        </m:r>
      </m:oMath>
      <w:r w:rsidRPr="00942D6E">
        <w:rPr>
          <w:rFonts w:ascii="Times New Roman" w:eastAsia="Arial Unicode MS" w:hAnsi="Times New Roman" w:cs="Times New Roman"/>
          <w:shd w:val="clear" w:color="auto" w:fill="FFFFFF"/>
        </w:rPr>
        <w:t xml:space="preserve"> (1,</w:t>
      </w:r>
      <w:r w:rsidRPr="00942D6E">
        <w:rPr>
          <w:rFonts w:ascii="Times New Roman" w:eastAsia="Arial Unicode MS" w:hAnsi="Times New Roman" w:cs="Times New Roman"/>
          <w:i/>
          <w:shd w:val="clear" w:color="auto" w:fill="FFFFFF"/>
        </w:rPr>
        <w:t>n</w:t>
      </w:r>
      <w:r w:rsidRPr="00942D6E">
        <w:rPr>
          <w:rFonts w:ascii="Times New Roman" w:eastAsia="Arial Unicode MS" w:hAnsi="Times New Roman" w:cs="Times New Roman"/>
          <w:shd w:val="clear" w:color="auto" w:fill="FFFFFF"/>
        </w:rPr>
        <w:t xml:space="preserve">) is either 1 (essential) or 0 (non-essential). For each </w:t>
      </w:r>
      <w:r w:rsidR="0086615C">
        <w:rPr>
          <w:rFonts w:ascii="Times New Roman" w:eastAsia="Arial Unicode MS" w:hAnsi="Times New Roman" w:cs="Times New Roman"/>
          <w:shd w:val="clear" w:color="auto" w:fill="FFFFFF"/>
        </w:rPr>
        <w:t>protein</w:t>
      </w:r>
      <w:r w:rsidRPr="00942D6E">
        <w:rPr>
          <w:rFonts w:ascii="Times New Roman" w:eastAsia="Arial Unicode MS" w:hAnsi="Times New Roman" w:cs="Times New Roman"/>
          <w:shd w:val="clear" w:color="auto" w:fill="FFFFFF"/>
        </w:rPr>
        <w:t xml:space="preserve">, the set of domains </w:t>
      </w:r>
      <w:r w:rsidR="0086615C">
        <w:rPr>
          <w:rFonts w:ascii="Times New Roman" w:eastAsia="Arial Unicode MS" w:hAnsi="Times New Roman" w:cs="Times New Roman"/>
          <w:shd w:val="clear" w:color="auto" w:fill="FFFFFF"/>
        </w:rPr>
        <w:t xml:space="preserve">of length </w:t>
      </w:r>
      <w:r w:rsidR="0086615C" w:rsidRPr="00B576F8">
        <w:rPr>
          <w:rFonts w:ascii="Times New Roman" w:eastAsia="Arial Unicode MS" w:hAnsi="Times New Roman" w:cs="Times New Roman"/>
          <w:i/>
          <w:shd w:val="clear" w:color="auto" w:fill="FFFFFF"/>
        </w:rPr>
        <w:t>L</w:t>
      </w:r>
      <w:r w:rsidR="0086615C" w:rsidRPr="00B576F8">
        <w:rPr>
          <w:rFonts w:ascii="Times New Roman" w:eastAsia="Arial Unicode MS" w:hAnsi="Times New Roman" w:cs="Times New Roman"/>
          <w:i/>
          <w:shd w:val="clear" w:color="auto" w:fill="FFFFFF"/>
          <w:vertAlign w:val="subscript"/>
        </w:rPr>
        <w:t>i</w:t>
      </w:r>
      <w:r w:rsidR="0086615C">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i/>
          <w:shd w:val="clear" w:color="auto" w:fill="FFFFFF"/>
        </w:rPr>
        <w:t>D(</w:t>
      </w:r>
      <w:r w:rsidR="0086615C">
        <w:rPr>
          <w:rFonts w:ascii="Times New Roman" w:eastAsia="Arial Unicode MS" w:hAnsi="Times New Roman" w:cs="Times New Roman"/>
          <w:i/>
          <w:shd w:val="clear" w:color="auto" w:fill="FFFFFF"/>
        </w:rPr>
        <w:t>p</w:t>
      </w:r>
      <w:r w:rsidRPr="00942D6E">
        <w:rPr>
          <w:rFonts w:ascii="Times New Roman" w:eastAsia="Arial Unicode MS" w:hAnsi="Times New Roman" w:cs="Times New Roman"/>
          <w:i/>
          <w:shd w:val="clear" w:color="auto" w:fill="FFFFFF"/>
          <w:vertAlign w:val="subscript"/>
        </w:rPr>
        <w:t>i</w:t>
      </w:r>
      <w:r w:rsidRPr="00942D6E">
        <w:rPr>
          <w:rFonts w:ascii="Times New Roman" w:eastAsia="Arial Unicode MS" w:hAnsi="Times New Roman" w:cs="Times New Roman"/>
          <w:i/>
          <w:shd w:val="clear" w:color="auto" w:fill="FFFFFF"/>
        </w:rPr>
        <w:t>)</w:t>
      </w:r>
      <w:r w:rsidRPr="00942D6E">
        <w:rPr>
          <w:rFonts w:ascii="Times New Roman" w:eastAsia="Arial Unicode MS" w:hAnsi="Times New Roman" w:cs="Times New Roman"/>
          <w:i/>
          <w:shd w:val="clear" w:color="auto" w:fill="FFFFFF"/>
          <w:vertAlign w:val="subscript"/>
        </w:rPr>
        <w:t xml:space="preserve"> </w:t>
      </w:r>
      <w:r w:rsidRPr="00942D6E">
        <w:rPr>
          <w:rFonts w:ascii="Times New Roman" w:eastAsia="Arial Unicode MS" w:hAnsi="Times New Roman" w:cs="Times New Roman"/>
          <w:i/>
          <w:shd w:val="clear" w:color="auto" w:fill="FFFFFF"/>
        </w:rPr>
        <w:t>= {D</w:t>
      </w:r>
      <w:r w:rsidRPr="00942D6E">
        <w:rPr>
          <w:rFonts w:ascii="Times New Roman" w:eastAsia="Arial Unicode MS" w:hAnsi="Times New Roman" w:cs="Times New Roman"/>
          <w:i/>
          <w:shd w:val="clear" w:color="auto" w:fill="FFFFFF"/>
          <w:vertAlign w:val="subscript"/>
        </w:rPr>
        <w:t>i</w:t>
      </w:r>
      <w:r w:rsidRPr="00942D6E">
        <w:rPr>
          <w:rFonts w:ascii="Times New Roman" w:eastAsia="Arial Unicode MS" w:hAnsi="Times New Roman" w:cs="Times New Roman"/>
          <w:i/>
          <w:shd w:val="clear" w:color="auto" w:fill="FFFFFF"/>
          <w:vertAlign w:val="superscript"/>
        </w:rPr>
        <w:t>1</w:t>
      </w:r>
      <w:r w:rsidRPr="00942D6E">
        <w:rPr>
          <w:rFonts w:ascii="Times New Roman" w:eastAsia="Arial Unicode MS" w:hAnsi="Times New Roman" w:cs="Times New Roman"/>
          <w:i/>
          <w:shd w:val="clear" w:color="auto" w:fill="FFFFFF"/>
        </w:rPr>
        <w:t>, D</w:t>
      </w:r>
      <w:r w:rsidRPr="00942D6E">
        <w:rPr>
          <w:rFonts w:ascii="Times New Roman" w:eastAsia="Arial Unicode MS" w:hAnsi="Times New Roman" w:cs="Times New Roman"/>
          <w:i/>
          <w:shd w:val="clear" w:color="auto" w:fill="FFFFFF"/>
          <w:vertAlign w:val="subscript"/>
        </w:rPr>
        <w:t>i</w:t>
      </w:r>
      <w:r w:rsidRPr="00942D6E">
        <w:rPr>
          <w:rFonts w:ascii="Times New Roman" w:eastAsia="Arial Unicode MS" w:hAnsi="Times New Roman" w:cs="Times New Roman"/>
          <w:i/>
          <w:shd w:val="clear" w:color="auto" w:fill="FFFFFF"/>
          <w:vertAlign w:val="superscript"/>
        </w:rPr>
        <w:t>2</w:t>
      </w:r>
      <w:r w:rsidRPr="00942D6E">
        <w:rPr>
          <w:rFonts w:ascii="Times New Roman" w:eastAsia="Arial Unicode MS" w:hAnsi="Times New Roman" w:cs="Times New Roman"/>
          <w:i/>
          <w:shd w:val="clear" w:color="auto" w:fill="FFFFFF"/>
        </w:rPr>
        <w:t xml:space="preserve"> … </w:t>
      </w:r>
      <w:proofErr w:type="spellStart"/>
      <w:r w:rsidR="0086615C" w:rsidRPr="00942D6E">
        <w:rPr>
          <w:rFonts w:ascii="Times New Roman" w:eastAsia="Arial Unicode MS" w:hAnsi="Times New Roman" w:cs="Times New Roman"/>
          <w:i/>
          <w:shd w:val="clear" w:color="auto" w:fill="FFFFFF"/>
        </w:rPr>
        <w:t>D</w:t>
      </w:r>
      <w:r w:rsidR="0086615C">
        <w:rPr>
          <w:rFonts w:ascii="Times New Roman" w:eastAsia="Arial Unicode MS" w:hAnsi="Times New Roman" w:cs="Times New Roman"/>
          <w:i/>
          <w:shd w:val="clear" w:color="auto" w:fill="FFFFFF"/>
          <w:vertAlign w:val="superscript"/>
        </w:rPr>
        <w:t>Li</w:t>
      </w:r>
      <w:proofErr w:type="spellEnd"/>
      <w:r w:rsidRPr="00942D6E">
        <w:rPr>
          <w:rFonts w:ascii="Times New Roman" w:eastAsia="Arial Unicode MS" w:hAnsi="Times New Roman" w:cs="Times New Roman"/>
          <w:i/>
          <w:shd w:val="clear" w:color="auto" w:fill="FFFFFF"/>
        </w:rPr>
        <w:t xml:space="preserve">} </w:t>
      </w:r>
      <w:r w:rsidRPr="00942D6E">
        <w:rPr>
          <w:rFonts w:ascii="Times New Roman" w:eastAsia="Arial Unicode MS" w:hAnsi="Times New Roman" w:cs="Times New Roman"/>
          <w:shd w:val="clear" w:color="auto" w:fill="FFFFFF"/>
        </w:rPr>
        <w:t xml:space="preserve">was defined similarly (1 if essential, 0 if non-essential). Thus, essentiality was represented for the set of </w:t>
      </w:r>
      <w:r w:rsidR="0086615C">
        <w:rPr>
          <w:rFonts w:ascii="Times New Roman" w:eastAsia="Arial Unicode MS" w:hAnsi="Times New Roman" w:cs="Times New Roman"/>
          <w:shd w:val="clear" w:color="auto" w:fill="FFFFFF"/>
        </w:rPr>
        <w:t>proteins</w:t>
      </w:r>
      <w:r w:rsidRPr="00942D6E">
        <w:rPr>
          <w:rFonts w:ascii="Times New Roman" w:eastAsia="Arial Unicode MS" w:hAnsi="Times New Roman" w:cs="Times New Roman"/>
          <w:shd w:val="clear" w:color="auto" w:fill="FFFFFF"/>
        </w:rPr>
        <w:t xml:space="preserve"> and for each </w:t>
      </w:r>
      <w:proofErr w:type="spellStart"/>
      <w:r w:rsidR="0086615C">
        <w:rPr>
          <w:rFonts w:ascii="Times New Roman" w:eastAsia="Arial Unicode MS" w:hAnsi="Times New Roman" w:cs="Times New Roman"/>
          <w:shd w:val="clear" w:color="auto" w:fill="FFFFFF"/>
        </w:rPr>
        <w:t>proteins</w:t>
      </w:r>
      <w:r w:rsidRPr="00942D6E">
        <w:rPr>
          <w:rFonts w:ascii="Times New Roman" w:eastAsia="Arial Unicode MS" w:hAnsi="Times New Roman" w:cs="Times New Roman"/>
          <w:shd w:val="clear" w:color="auto" w:fill="FFFFFF"/>
        </w:rPr>
        <w:t>’s</w:t>
      </w:r>
      <w:proofErr w:type="spellEnd"/>
      <w:r w:rsidRPr="00942D6E">
        <w:rPr>
          <w:rFonts w:ascii="Times New Roman" w:eastAsia="Arial Unicode MS" w:hAnsi="Times New Roman" w:cs="Times New Roman"/>
          <w:shd w:val="clear" w:color="auto" w:fill="FFFFFF"/>
        </w:rPr>
        <w:t xml:space="preserve"> set of </w:t>
      </w:r>
      <w:r w:rsidR="00104F96" w:rsidRPr="00942D6E">
        <w:rPr>
          <w:rFonts w:ascii="Times New Roman" w:eastAsia="Arial Unicode MS" w:hAnsi="Times New Roman" w:cs="Times New Roman"/>
          <w:shd w:val="clear" w:color="auto" w:fill="FFFFFF"/>
        </w:rPr>
        <w:t xml:space="preserve">domains, as a </w:t>
      </w:r>
      <w:r w:rsidR="00B53882" w:rsidRPr="00942D6E">
        <w:rPr>
          <w:rFonts w:ascii="Times New Roman" w:eastAsia="Arial Unicode MS" w:hAnsi="Times New Roman" w:cs="Times New Roman"/>
          <w:shd w:val="clear" w:color="auto" w:fill="FFFFFF"/>
        </w:rPr>
        <w:t>vector of binary values</w:t>
      </w:r>
      <w:r w:rsidR="00104F96" w:rsidRPr="00942D6E">
        <w:rPr>
          <w:rFonts w:ascii="Times New Roman" w:eastAsia="Arial Unicode MS" w:hAnsi="Times New Roman" w:cs="Times New Roman"/>
          <w:shd w:val="clear" w:color="auto" w:fill="FFFFFF"/>
        </w:rPr>
        <w:t>.</w:t>
      </w:r>
    </w:p>
    <w:p w14:paraId="115C3F59" w14:textId="137079E4" w:rsidR="003A5049" w:rsidRPr="00942D6E" w:rsidRDefault="003A5049" w:rsidP="003A5049">
      <w:pPr>
        <w:tabs>
          <w:tab w:val="left" w:pos="680"/>
          <w:tab w:val="left" w:pos="720"/>
          <w:tab w:val="left" w:pos="2600"/>
        </w:tabs>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t>Estimation maximization is a statistical technique used to find the maximum likelihood parameters for a probabilistic model, when standard maximum likelihood estimation techniques cannot be used. This is the case when the optimization equations, which are derivatives of the probability functi</w:t>
      </w:r>
      <w:r w:rsidR="0084630C" w:rsidRPr="00942D6E">
        <w:rPr>
          <w:rFonts w:ascii="Times New Roman" w:eastAsia="Arial Unicode MS" w:hAnsi="Times New Roman" w:cs="Times New Roman"/>
          <w:shd w:val="clear" w:color="auto" w:fill="FFFFFF"/>
        </w:rPr>
        <w:t xml:space="preserve">on, cannot be solved directly, </w:t>
      </w:r>
      <w:r w:rsidRPr="00942D6E">
        <w:rPr>
          <w:rFonts w:ascii="Times New Roman" w:eastAsia="Arial Unicode MS" w:hAnsi="Times New Roman" w:cs="Times New Roman"/>
          <w:shd w:val="clear" w:color="auto" w:fill="FFFFFF"/>
        </w:rPr>
        <w:t xml:space="preserve">which generally occurs when there is missing data (e.g., domain essentiality). The general form of the estimation maximization function is </w:t>
      </w:r>
      <w:r w:rsidRPr="00D47993">
        <w:rPr>
          <w:rFonts w:ascii="Times New Roman" w:eastAsia="Arial Unicode MS" w:hAnsi="Times New Roman" w:cs="Times New Roman"/>
          <w:i/>
          <w:shd w:val="clear" w:color="auto" w:fill="FFFFFF"/>
        </w:rPr>
        <w:t>L(</w:t>
      </w:r>
      <w:r w:rsidRPr="00B576F8">
        <w:rPr>
          <w:rFonts w:ascii="Times New Roman" w:eastAsia="Arial Unicode MS" w:hAnsi="Times New Roman" w:cs="Times New Roman"/>
          <w:i/>
          <w:shd w:val="clear" w:color="auto" w:fill="FFFFFF"/>
        </w:rPr>
        <w:t xml:space="preserve">Ө,X) = </w:t>
      </w:r>
      <m:oMath>
        <m:nary>
          <m:naryPr>
            <m:chr m:val="∑"/>
            <m:limLoc m:val="undOvr"/>
            <m:supHide m:val="1"/>
            <m:ctrlPr>
              <w:rPr>
                <w:rFonts w:ascii="Cambria Math" w:eastAsia="Arial Unicode MS" w:hAnsi="Cambria Math" w:cs="Times New Roman"/>
                <w:i/>
                <w:shd w:val="clear" w:color="auto" w:fill="FFFFFF"/>
              </w:rPr>
            </m:ctrlPr>
          </m:naryPr>
          <m:sub>
            <m:r>
              <w:rPr>
                <w:rFonts w:ascii="Cambria Math" w:eastAsia="Arial Unicode MS" w:hAnsi="Cambria Math" w:cs="Times New Roman"/>
                <w:shd w:val="clear" w:color="auto" w:fill="FFFFFF"/>
              </w:rPr>
              <m:t>Z</m:t>
            </m:r>
          </m:sub>
          <m:sup/>
          <m:e>
            <m:r>
              <w:rPr>
                <w:rFonts w:ascii="Cambria Math" w:eastAsia="Arial Unicode MS" w:hAnsi="Cambria Math" w:cs="Times New Roman"/>
                <w:shd w:val="clear" w:color="auto" w:fill="FFFFFF"/>
              </w:rPr>
              <m:t>p(X,Z|θ)</m:t>
            </m:r>
          </m:e>
        </m:nary>
      </m:oMath>
      <w:r w:rsidRPr="00B576F8">
        <w:rPr>
          <w:rFonts w:ascii="Times New Roman" w:eastAsia="Arial Unicode MS" w:hAnsi="Times New Roman" w:cs="Times New Roman"/>
          <w:i/>
          <w:shd w:val="clear" w:color="auto" w:fill="FFFFFF"/>
        </w:rPr>
        <w:t xml:space="preserve">. </w:t>
      </w:r>
      <w:r w:rsidRPr="00D47993">
        <w:rPr>
          <w:rFonts w:ascii="Times New Roman" w:eastAsia="Arial Unicode MS" w:hAnsi="Times New Roman" w:cs="Times New Roman"/>
          <w:shd w:val="clear" w:color="auto" w:fill="FFFFFF"/>
        </w:rPr>
        <w:t>Lu et al. (2015)</w:t>
      </w:r>
      <w:r w:rsidR="0086615C" w:rsidRPr="00034FB7">
        <w:rPr>
          <w:rFonts w:ascii="Times New Roman" w:eastAsia="Arial Unicode MS" w:hAnsi="Times New Roman" w:cs="Times New Roman"/>
          <w:shd w:val="clear" w:color="auto" w:fill="FFFFFF"/>
        </w:rPr>
        <w:t>, with proteins substituted for genes,</w:t>
      </w:r>
      <w:r w:rsidRPr="00BD7275">
        <w:rPr>
          <w:rFonts w:ascii="Times New Roman" w:eastAsia="Arial Unicode MS" w:hAnsi="Times New Roman" w:cs="Times New Roman"/>
          <w:shd w:val="clear" w:color="auto" w:fill="FFFFFF"/>
        </w:rPr>
        <w:t xml:space="preserve"> defined </w:t>
      </w:r>
      <w:r w:rsidRPr="00BD7275">
        <w:rPr>
          <w:rFonts w:ascii="Times New Roman" w:eastAsia="Arial Unicode MS" w:hAnsi="Times New Roman" w:cs="Times New Roman"/>
          <w:i/>
          <w:shd w:val="clear" w:color="auto" w:fill="FFFFFF"/>
        </w:rPr>
        <w:t>X</w:t>
      </w:r>
      <w:r w:rsidRPr="00BD7275">
        <w:rPr>
          <w:rFonts w:ascii="Times New Roman" w:eastAsia="Arial Unicode MS" w:hAnsi="Times New Roman" w:cs="Times New Roman"/>
          <w:shd w:val="clear" w:color="auto" w:fill="FFFFFF"/>
        </w:rPr>
        <w:t xml:space="preserve"> and </w:t>
      </w:r>
      <w:r w:rsidRPr="00BD7275">
        <w:rPr>
          <w:rFonts w:ascii="Times New Roman" w:eastAsia="Arial Unicode MS" w:hAnsi="Times New Roman" w:cs="Times New Roman"/>
          <w:i/>
          <w:shd w:val="clear" w:color="auto" w:fill="FFFFFF"/>
        </w:rPr>
        <w:t>Z</w:t>
      </w:r>
      <w:r w:rsidRPr="00BD7275">
        <w:rPr>
          <w:rFonts w:ascii="Times New Roman" w:eastAsia="Arial Unicode MS" w:hAnsi="Times New Roman" w:cs="Times New Roman"/>
          <w:shd w:val="clear" w:color="auto" w:fill="FFFFFF"/>
        </w:rPr>
        <w:t xml:space="preserve"> as </w:t>
      </w:r>
      <w:r w:rsidR="0086615C" w:rsidRPr="00BD7275">
        <w:rPr>
          <w:rFonts w:ascii="Times New Roman" w:eastAsia="Arial Unicode MS" w:hAnsi="Times New Roman" w:cs="Times New Roman"/>
          <w:i/>
          <w:shd w:val="clear" w:color="auto" w:fill="FFFFFF"/>
        </w:rPr>
        <w:t>P</w:t>
      </w:r>
      <w:r w:rsidRPr="00BD7275">
        <w:rPr>
          <w:rFonts w:ascii="Times New Roman" w:eastAsia="Arial Unicode MS" w:hAnsi="Times New Roman" w:cs="Times New Roman"/>
          <w:i/>
          <w:shd w:val="clear" w:color="auto" w:fill="FFFFFF"/>
        </w:rPr>
        <w:t xml:space="preserve"> </w:t>
      </w:r>
      <w:r w:rsidRPr="00BD7275">
        <w:rPr>
          <w:rFonts w:ascii="Times New Roman" w:eastAsia="Arial Unicode MS" w:hAnsi="Times New Roman" w:cs="Times New Roman"/>
          <w:shd w:val="clear" w:color="auto" w:fill="FFFFFF"/>
        </w:rPr>
        <w:t xml:space="preserve">and </w:t>
      </w:r>
      <w:r w:rsidRPr="00BD7275">
        <w:rPr>
          <w:rFonts w:ascii="Times New Roman" w:eastAsia="Arial Unicode MS" w:hAnsi="Times New Roman" w:cs="Times New Roman"/>
          <w:i/>
          <w:shd w:val="clear" w:color="auto" w:fill="FFFFFF"/>
        </w:rPr>
        <w:t>D,</w:t>
      </w:r>
      <w:r w:rsidR="00E20C2E" w:rsidRPr="002E40B6">
        <w:rPr>
          <w:rFonts w:ascii="Times New Roman" w:eastAsia="Arial Unicode MS" w:hAnsi="Times New Roman" w:cs="Times New Roman"/>
          <w:shd w:val="clear" w:color="auto" w:fill="FFFFFF"/>
        </w:rPr>
        <w:t xml:space="preserve"> respectively</w:t>
      </w:r>
      <w:r w:rsidR="00E20C2E" w:rsidRPr="00942D6E">
        <w:rPr>
          <w:rFonts w:ascii="Times New Roman" w:eastAsia="Arial Unicode MS" w:hAnsi="Times New Roman" w:cs="Times New Roman"/>
          <w:shd w:val="clear" w:color="auto" w:fill="FFFFFF"/>
        </w:rPr>
        <w:t xml:space="preserve">, while the parameter </w:t>
      </w:r>
      <w:r w:rsidR="00E20C2E" w:rsidRPr="00942D6E">
        <w:rPr>
          <w:rFonts w:ascii="Times New Roman" w:eastAsia="Arial Unicode MS" w:hAnsi="Times New Roman" w:cs="Times New Roman"/>
          <w:i/>
          <w:shd w:val="clear" w:color="auto" w:fill="FFFFFF"/>
        </w:rPr>
        <w:t xml:space="preserve">Ө </w:t>
      </w:r>
      <w:r w:rsidR="00E20C2E" w:rsidRPr="00942D6E">
        <w:rPr>
          <w:rFonts w:ascii="Times New Roman" w:eastAsia="Arial Unicode MS" w:hAnsi="Times New Roman" w:cs="Times New Roman"/>
          <w:shd w:val="clear" w:color="auto" w:fill="FFFFFF"/>
        </w:rPr>
        <w:t xml:space="preserve">is the collection of domain essentiality assignments. </w:t>
      </w:r>
      <w:r w:rsidRPr="00942D6E">
        <w:rPr>
          <w:rFonts w:ascii="Times New Roman" w:eastAsia="Arial Unicode MS" w:hAnsi="Times New Roman" w:cs="Times New Roman"/>
          <w:shd w:val="clear" w:color="auto" w:fill="FFFFFF"/>
        </w:rPr>
        <w:t xml:space="preserve">Thus, the likelihood function implemented was: </w:t>
      </w:r>
    </w:p>
    <w:p w14:paraId="1AF6F07C" w14:textId="75541215" w:rsidR="003A5049" w:rsidRPr="00B576F8" w:rsidRDefault="003A5049" w:rsidP="003A5049">
      <w:pPr>
        <w:tabs>
          <w:tab w:val="left" w:pos="680"/>
          <w:tab w:val="left" w:pos="720"/>
          <w:tab w:val="left" w:pos="2600"/>
        </w:tabs>
        <w:spacing w:line="360" w:lineRule="auto"/>
        <w:rPr>
          <w:rFonts w:ascii="Calibri" w:eastAsia="Arial Unicode MS" w:hAnsi="Calibri" w:cs="Times New Roman"/>
          <w:shd w:val="clear" w:color="auto" w:fill="FFFFFF"/>
        </w:rPr>
      </w:pPr>
      <w:r w:rsidRPr="00942D6E">
        <w:rPr>
          <w:rFonts w:ascii="Times New Roman" w:eastAsia="Arial Unicode MS" w:hAnsi="Times New Roman" w:cs="Times New Roman"/>
          <w:i/>
          <w:shd w:val="clear" w:color="auto" w:fill="FFFFFF"/>
        </w:rPr>
        <w:t>L(Ө,</w:t>
      </w:r>
      <w:r w:rsidR="0086615C">
        <w:rPr>
          <w:rFonts w:ascii="Times New Roman" w:eastAsia="Arial Unicode MS" w:hAnsi="Times New Roman" w:cs="Times New Roman"/>
          <w:i/>
          <w:shd w:val="clear" w:color="auto" w:fill="FFFFFF"/>
        </w:rPr>
        <w:t>P</w:t>
      </w:r>
      <w:r w:rsidRPr="00942D6E">
        <w:rPr>
          <w:rFonts w:ascii="Times New Roman" w:eastAsia="Arial Unicode MS" w:hAnsi="Times New Roman" w:cs="Times New Roman"/>
          <w:i/>
          <w:shd w:val="clear" w:color="auto" w:fill="FFFFFF"/>
        </w:rPr>
        <w:t>) = L(</w:t>
      </w:r>
      <w:r w:rsidR="0086615C">
        <w:rPr>
          <w:rFonts w:ascii="Times New Roman" w:eastAsia="Arial Unicode MS" w:hAnsi="Times New Roman" w:cs="Times New Roman"/>
          <w:i/>
          <w:shd w:val="clear" w:color="auto" w:fill="FFFFFF"/>
        </w:rPr>
        <w:t>P</w:t>
      </w:r>
      <w:r w:rsidRPr="00942D6E">
        <w:rPr>
          <w:rFonts w:ascii="Times New Roman" w:eastAsia="Arial Unicode MS" w:hAnsi="Times New Roman" w:cs="Times New Roman"/>
          <w:i/>
          <w:shd w:val="clear" w:color="auto" w:fill="FFFFFF"/>
        </w:rPr>
        <w:t>,D|Ө) = L(D|Ө)L(</w:t>
      </w:r>
      <w:r w:rsidR="0086615C">
        <w:rPr>
          <w:rFonts w:ascii="Times New Roman" w:eastAsia="Arial Unicode MS" w:hAnsi="Times New Roman" w:cs="Times New Roman"/>
          <w:i/>
          <w:shd w:val="clear" w:color="auto" w:fill="FFFFFF"/>
        </w:rPr>
        <w:t>P</w:t>
      </w:r>
      <w:r w:rsidRPr="00942D6E">
        <w:rPr>
          <w:rFonts w:ascii="Times New Roman" w:eastAsia="Arial Unicode MS" w:hAnsi="Times New Roman" w:cs="Times New Roman"/>
          <w:i/>
          <w:shd w:val="clear" w:color="auto" w:fill="FFFFFF"/>
        </w:rPr>
        <w:t>|D, Ө)</w:t>
      </w:r>
      <w:r w:rsidRPr="00942D6E">
        <w:rPr>
          <w:rFonts w:ascii="Times New Roman" w:eastAsia="Arial Unicode MS" w:hAnsi="Times New Roman" w:cs="Times New Roman"/>
          <w:i/>
          <w:shd w:val="clear" w:color="auto" w:fill="FFFFFF"/>
        </w:rPr>
        <w:tab/>
      </w:r>
      <w:r w:rsidRPr="00B576F8">
        <w:rPr>
          <w:rFonts w:ascii="Times New Roman" w:eastAsia="Arial Unicode MS" w:hAnsi="Times New Roman" w:cs="Times New Roman"/>
          <w:shd w:val="clear" w:color="auto" w:fill="FFFFFF"/>
        </w:rPr>
        <w:t>(</w:t>
      </w:r>
      <w:r w:rsidR="0086615C">
        <w:rPr>
          <w:rFonts w:ascii="Times New Roman" w:eastAsia="Arial Unicode MS" w:hAnsi="Times New Roman" w:cs="Times New Roman"/>
          <w:shd w:val="clear" w:color="auto" w:fill="FFFFFF"/>
        </w:rPr>
        <w:t xml:space="preserve">adaption of </w:t>
      </w:r>
      <w:r w:rsidRPr="00B576F8">
        <w:rPr>
          <w:rFonts w:ascii="Times New Roman" w:eastAsia="Arial Unicode MS" w:hAnsi="Times New Roman" w:cs="Times New Roman"/>
          <w:shd w:val="clear" w:color="auto" w:fill="FFFFFF"/>
        </w:rPr>
        <w:t>EM likelihood function for domain essentiality, Lu et al. 2015)</w:t>
      </w:r>
    </w:p>
    <w:p w14:paraId="0E74838A" w14:textId="01B6A1A8" w:rsidR="003A5049" w:rsidRPr="00BD7275" w:rsidRDefault="003A5049" w:rsidP="003A5049">
      <w:pPr>
        <w:tabs>
          <w:tab w:val="left" w:pos="680"/>
          <w:tab w:val="left" w:pos="720"/>
          <w:tab w:val="left" w:pos="2600"/>
        </w:tabs>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i/>
          <w:shd w:val="clear" w:color="auto" w:fill="FFFFFF"/>
        </w:rPr>
        <w:t xml:space="preserve">L(D|Ө) </w:t>
      </w:r>
      <w:r w:rsidRPr="00942D6E">
        <w:rPr>
          <w:rFonts w:ascii="Times New Roman" w:eastAsia="Arial Unicode MS" w:hAnsi="Times New Roman" w:cs="Times New Roman"/>
          <w:shd w:val="clear" w:color="auto" w:fill="FFFFFF"/>
        </w:rPr>
        <w:t>=</w:t>
      </w:r>
      <m:oMath>
        <m:nary>
          <m:naryPr>
            <m:chr m:val="∑"/>
            <m:limLoc m:val="undOvr"/>
            <m:ctrlPr>
              <w:rPr>
                <w:rFonts w:ascii="Cambria Math" w:eastAsia="Arial Unicode MS" w:hAnsi="Cambria Math" w:cs="Times New Roman"/>
                <w:i/>
                <w:shd w:val="clear" w:color="auto" w:fill="FFFFFF"/>
              </w:rPr>
            </m:ctrlPr>
          </m:naryPr>
          <m:sub>
            <m:r>
              <w:rPr>
                <w:rFonts w:ascii="Cambria Math" w:eastAsia="Arial Unicode MS" w:hAnsi="Cambria Math" w:cs="Times New Roman"/>
                <w:shd w:val="clear" w:color="auto" w:fill="FFFFFF"/>
              </w:rPr>
              <m:t>k=1</m:t>
            </m:r>
          </m:sub>
          <m:sup>
            <m:r>
              <w:rPr>
                <w:rFonts w:ascii="Cambria Math" w:eastAsia="Arial Unicode MS" w:hAnsi="Cambria Math" w:cs="Times New Roman"/>
                <w:shd w:val="clear" w:color="auto" w:fill="FFFFFF"/>
              </w:rPr>
              <m:t>m</m:t>
            </m:r>
          </m:sup>
          <m:e>
            <m:sSub>
              <m:sSubPr>
                <m:ctrlPr>
                  <w:rPr>
                    <w:rFonts w:ascii="Cambria Math" w:eastAsia="Arial Unicode MS" w:hAnsi="Cambria Math" w:cs="Times New Roman"/>
                    <w:i/>
                    <w:shd w:val="clear" w:color="auto" w:fill="FFFFFF"/>
                  </w:rPr>
                </m:ctrlPr>
              </m:sSubPr>
              <m:e>
                <m:r>
                  <w:rPr>
                    <w:rFonts w:ascii="Cambria Math" w:eastAsia="Arial Unicode MS" w:hAnsi="Cambria Math" w:cs="Times New Roman"/>
                    <w:shd w:val="clear" w:color="auto" w:fill="FFFFFF"/>
                  </w:rPr>
                  <m:t>L</m:t>
                </m:r>
              </m:e>
              <m:sub>
                <m:r>
                  <w:rPr>
                    <w:rFonts w:ascii="Cambria Math" w:eastAsia="Arial Unicode MS" w:hAnsi="Cambria Math" w:cs="Times New Roman"/>
                    <w:shd w:val="clear" w:color="auto" w:fill="FFFFFF"/>
                  </w:rPr>
                  <m:t>k</m:t>
                </m:r>
              </m:sub>
            </m:sSub>
          </m:e>
        </m:nary>
      </m:oMath>
      <w:r w:rsidRPr="00942D6E">
        <w:rPr>
          <w:rFonts w:ascii="Times New Roman" w:eastAsia="Arial Unicode MS" w:hAnsi="Times New Roman" w:cs="Times New Roman"/>
          <w:shd w:val="clear" w:color="auto" w:fill="FFFFFF"/>
        </w:rPr>
        <w:t xml:space="preserve">, where </w:t>
      </w:r>
      <w:r w:rsidRPr="00942D6E">
        <w:rPr>
          <w:rFonts w:ascii="Times New Roman" w:eastAsia="Arial Unicode MS" w:hAnsi="Times New Roman" w:cs="Times New Roman"/>
          <w:i/>
          <w:shd w:val="clear" w:color="auto" w:fill="FFFFFF"/>
        </w:rPr>
        <w:t>L</w:t>
      </w:r>
      <w:r w:rsidRPr="00942D6E">
        <w:rPr>
          <w:rFonts w:ascii="Times New Roman" w:eastAsia="Arial Unicode MS" w:hAnsi="Times New Roman" w:cs="Times New Roman"/>
          <w:i/>
          <w:shd w:val="clear" w:color="auto" w:fill="FFFFFF"/>
          <w:vertAlign w:val="subscript"/>
        </w:rPr>
        <w:t xml:space="preserve">k </w:t>
      </w:r>
      <w:r w:rsidRPr="00942D6E">
        <w:rPr>
          <w:rFonts w:ascii="Times New Roman" w:eastAsia="Arial Unicode MS" w:hAnsi="Times New Roman" w:cs="Times New Roman"/>
          <w:i/>
          <w:shd w:val="clear" w:color="auto" w:fill="FFFFFF"/>
        </w:rPr>
        <w:t>= δ</w:t>
      </w:r>
      <w:r w:rsidRPr="00942D6E">
        <w:rPr>
          <w:rFonts w:ascii="Times New Roman" w:eastAsia="Arial Unicode MS" w:hAnsi="Times New Roman" w:cs="Times New Roman"/>
          <w:shd w:val="clear" w:color="auto" w:fill="FFFFFF"/>
        </w:rPr>
        <w:t xml:space="preserve"> (essential domain) or 1-δ (non-essential domain) (essentiality labels generally change during optimization). </w:t>
      </w:r>
      <w:r w:rsidRPr="00B576F8">
        <w:rPr>
          <w:rFonts w:ascii="Times New Roman" w:eastAsia="Arial Unicode MS" w:hAnsi="Times New Roman" w:cs="Times New Roman"/>
          <w:i/>
          <w:shd w:val="clear" w:color="auto" w:fill="FFFFFF"/>
        </w:rPr>
        <w:t xml:space="preserve">L(G|D, Ө) </w:t>
      </w:r>
      <w:r w:rsidRPr="00B23A1F">
        <w:rPr>
          <w:rFonts w:ascii="Times New Roman" w:eastAsia="Arial Unicode MS" w:hAnsi="Times New Roman" w:cs="Times New Roman"/>
          <w:shd w:val="clear" w:color="auto" w:fill="FFFFFF"/>
        </w:rPr>
        <w:t xml:space="preserve">= </w:t>
      </w:r>
      <m:oMath>
        <m:nary>
          <m:naryPr>
            <m:chr m:val="∑"/>
            <m:limLoc m:val="undOvr"/>
            <m:ctrlPr>
              <w:rPr>
                <w:rFonts w:ascii="Cambria Math" w:eastAsia="Arial Unicode MS" w:hAnsi="Cambria Math" w:cs="Times New Roman"/>
                <w:i/>
                <w:shd w:val="clear" w:color="auto" w:fill="FFFFFF"/>
              </w:rPr>
            </m:ctrlPr>
          </m:naryPr>
          <m:sub>
            <m:r>
              <w:rPr>
                <w:rFonts w:ascii="Cambria Math" w:eastAsia="Arial Unicode MS" w:hAnsi="Cambria Math" w:cs="Times New Roman"/>
                <w:shd w:val="clear" w:color="auto" w:fill="FFFFFF"/>
              </w:rPr>
              <m:t>i=1</m:t>
            </m:r>
          </m:sub>
          <m:sup>
            <m:r>
              <w:rPr>
                <w:rFonts w:ascii="Cambria Math" w:eastAsia="Arial Unicode MS" w:hAnsi="Cambria Math" w:cs="Times New Roman"/>
                <w:shd w:val="clear" w:color="auto" w:fill="FFFFFF"/>
              </w:rPr>
              <m:t>n</m:t>
            </m:r>
          </m:sup>
          <m:e>
            <m:sSub>
              <m:sSubPr>
                <m:ctrlPr>
                  <w:rPr>
                    <w:rFonts w:ascii="Cambria Math" w:eastAsia="Arial Unicode MS" w:hAnsi="Cambria Math" w:cs="Times New Roman"/>
                    <w:i/>
                    <w:shd w:val="clear" w:color="auto" w:fill="FFFFFF"/>
                  </w:rPr>
                </m:ctrlPr>
              </m:sSubPr>
              <m:e>
                <m:r>
                  <w:rPr>
                    <w:rFonts w:ascii="Cambria Math" w:eastAsia="Arial Unicode MS" w:hAnsi="Cambria Math" w:cs="Times New Roman"/>
                    <w:shd w:val="clear" w:color="auto" w:fill="FFFFFF"/>
                  </w:rPr>
                  <m:t>L</m:t>
                </m:r>
              </m:e>
              <m:sub>
                <m:r>
                  <w:rPr>
                    <w:rFonts w:ascii="Cambria Math" w:eastAsia="Arial Unicode MS" w:hAnsi="Cambria Math" w:cs="Times New Roman"/>
                    <w:shd w:val="clear" w:color="auto" w:fill="FFFFFF"/>
                  </w:rPr>
                  <m:t>i</m:t>
                </m:r>
              </m:sub>
            </m:sSub>
          </m:e>
        </m:nary>
      </m:oMath>
      <w:r w:rsidRPr="00B23A1F">
        <w:rPr>
          <w:rFonts w:ascii="Times New Roman" w:eastAsia="Arial Unicode MS" w:hAnsi="Times New Roman" w:cs="Times New Roman"/>
          <w:shd w:val="clear" w:color="auto" w:fill="FFFFFF"/>
        </w:rPr>
        <w:t xml:space="preserve">, where </w:t>
      </w:r>
      <w:r w:rsidRPr="00D47993">
        <w:rPr>
          <w:rFonts w:ascii="Times New Roman" w:eastAsia="Arial Unicode MS" w:hAnsi="Times New Roman" w:cs="Times New Roman"/>
          <w:i/>
          <w:shd w:val="clear" w:color="auto" w:fill="FFFFFF"/>
        </w:rPr>
        <w:t>L</w:t>
      </w:r>
      <w:r w:rsidRPr="00034FB7">
        <w:rPr>
          <w:rFonts w:ascii="Times New Roman" w:eastAsia="Arial Unicode MS" w:hAnsi="Times New Roman" w:cs="Times New Roman"/>
          <w:i/>
          <w:shd w:val="clear" w:color="auto" w:fill="FFFFFF"/>
          <w:vertAlign w:val="subscript"/>
        </w:rPr>
        <w:t xml:space="preserve">i </w:t>
      </w:r>
      <w:r w:rsidRPr="00BD7275">
        <w:rPr>
          <w:rFonts w:ascii="Times New Roman" w:eastAsia="Arial Unicode MS" w:hAnsi="Times New Roman" w:cs="Times New Roman"/>
          <w:i/>
          <w:shd w:val="clear" w:color="auto" w:fill="FFFFFF"/>
        </w:rPr>
        <w:t>= 1-FNR, FER, FNR, or 1-FER</w:t>
      </w:r>
      <w:r w:rsidR="003677AF" w:rsidRPr="00BD7275">
        <w:rPr>
          <w:rFonts w:ascii="Times New Roman" w:eastAsia="Arial Unicode MS" w:hAnsi="Times New Roman" w:cs="Times New Roman"/>
          <w:i/>
          <w:shd w:val="clear" w:color="auto" w:fill="FFFFFF"/>
        </w:rPr>
        <w:t>;</w:t>
      </w:r>
      <w:r w:rsidR="00F65EDF" w:rsidRPr="00BD7275">
        <w:rPr>
          <w:rFonts w:ascii="Times New Roman" w:eastAsia="Arial Unicode MS" w:hAnsi="Times New Roman" w:cs="Times New Roman"/>
          <w:i/>
          <w:shd w:val="clear" w:color="auto" w:fill="FFFFFF"/>
        </w:rPr>
        <w:t xml:space="preserve"> </w:t>
      </w:r>
      <w:r w:rsidR="003677AF" w:rsidRPr="00B23A1F">
        <w:rPr>
          <w:rFonts w:ascii="Times New Roman" w:eastAsia="Arial Unicode MS" w:hAnsi="Times New Roman" w:cs="Times New Roman"/>
          <w:shd w:val="clear" w:color="auto" w:fill="FFFFFF"/>
        </w:rPr>
        <w:t>t</w:t>
      </w:r>
      <w:r w:rsidR="00F65EDF" w:rsidRPr="00B23A1F">
        <w:rPr>
          <w:rFonts w:ascii="Times New Roman" w:eastAsia="Arial Unicode MS" w:hAnsi="Times New Roman" w:cs="Times New Roman"/>
          <w:shd w:val="clear" w:color="auto" w:fill="FFFFFF"/>
        </w:rPr>
        <w:t xml:space="preserve">he FNR </w:t>
      </w:r>
      <w:r w:rsidR="00910E6A" w:rsidRPr="00B23A1F">
        <w:rPr>
          <w:rFonts w:ascii="Times New Roman" w:eastAsia="Arial Unicode MS" w:hAnsi="Times New Roman" w:cs="Times New Roman"/>
          <w:shd w:val="clear" w:color="auto" w:fill="FFFFFF"/>
        </w:rPr>
        <w:t>and FER are</w:t>
      </w:r>
      <w:r w:rsidR="00F65EDF" w:rsidRPr="00B23A1F">
        <w:rPr>
          <w:rFonts w:ascii="Times New Roman" w:eastAsia="Arial Unicode MS" w:hAnsi="Times New Roman" w:cs="Times New Roman"/>
          <w:shd w:val="clear" w:color="auto" w:fill="FFFFFF"/>
        </w:rPr>
        <w:t xml:space="preserve"> the false negative rate</w:t>
      </w:r>
      <w:r w:rsidR="00910E6A" w:rsidRPr="00B23A1F">
        <w:rPr>
          <w:rFonts w:ascii="Times New Roman" w:eastAsia="Arial Unicode MS" w:hAnsi="Times New Roman" w:cs="Times New Roman"/>
          <w:shd w:val="clear" w:color="auto" w:fill="FFFFFF"/>
        </w:rPr>
        <w:t xml:space="preserve"> and the false expectation rate, respectively,</w:t>
      </w:r>
      <w:r w:rsidR="00F65EDF" w:rsidRPr="00B23A1F">
        <w:rPr>
          <w:rFonts w:ascii="Times New Roman" w:eastAsia="Arial Unicode MS" w:hAnsi="Times New Roman" w:cs="Times New Roman"/>
          <w:shd w:val="clear" w:color="auto" w:fill="FFFFFF"/>
        </w:rPr>
        <w:t xml:space="preserve"> for the observed gene essentiality, </w:t>
      </w:r>
      <w:r w:rsidR="00910E6A" w:rsidRPr="00B23A1F">
        <w:rPr>
          <w:rFonts w:ascii="Times New Roman" w:eastAsia="Arial Unicode MS" w:hAnsi="Times New Roman" w:cs="Times New Roman"/>
          <w:shd w:val="clear" w:color="auto" w:fill="FFFFFF"/>
        </w:rPr>
        <w:t>given the</w:t>
      </w:r>
      <w:r w:rsidR="00F65EDF" w:rsidRPr="00B23A1F">
        <w:rPr>
          <w:rFonts w:ascii="Times New Roman" w:eastAsia="Arial Unicode MS" w:hAnsi="Times New Roman" w:cs="Times New Roman"/>
          <w:shd w:val="clear" w:color="auto" w:fill="FFFFFF"/>
        </w:rPr>
        <w:t xml:space="preserve"> d</w:t>
      </w:r>
      <w:r w:rsidR="00993145" w:rsidRPr="00B23A1F">
        <w:rPr>
          <w:rFonts w:ascii="Times New Roman" w:eastAsia="Arial Unicode MS" w:hAnsi="Times New Roman" w:cs="Times New Roman"/>
          <w:shd w:val="clear" w:color="auto" w:fill="FFFFFF"/>
        </w:rPr>
        <w:t>omain essentiality assignments. At least one domain must be designated essential in order for a gene to be predicted essential</w:t>
      </w:r>
      <w:r w:rsidR="00731902" w:rsidRPr="00B23A1F">
        <w:rPr>
          <w:rFonts w:ascii="Times New Roman" w:eastAsia="Arial Unicode MS" w:hAnsi="Times New Roman" w:cs="Times New Roman"/>
          <w:shd w:val="clear" w:color="auto" w:fill="FFFFFF"/>
        </w:rPr>
        <w:t xml:space="preserve"> (but see </w:t>
      </w:r>
      <w:commentRangeStart w:id="53"/>
      <w:r w:rsidR="00EE4155">
        <w:rPr>
          <w:rFonts w:ascii="Times New Roman" w:eastAsia="Arial Unicode MS" w:hAnsi="Times New Roman" w:cs="Times New Roman"/>
          <w:shd w:val="clear" w:color="auto" w:fill="FFFFFF"/>
        </w:rPr>
        <w:t>D</w:t>
      </w:r>
      <w:commentRangeStart w:id="54"/>
      <w:r w:rsidR="00731902" w:rsidRPr="00B23A1F">
        <w:rPr>
          <w:rFonts w:ascii="Times New Roman" w:eastAsia="Arial Unicode MS" w:hAnsi="Times New Roman" w:cs="Times New Roman"/>
          <w:shd w:val="clear" w:color="auto" w:fill="FFFFFF"/>
        </w:rPr>
        <w:t>iscussion</w:t>
      </w:r>
      <w:commentRangeEnd w:id="54"/>
      <w:r w:rsidR="00731902" w:rsidRPr="00B576F8">
        <w:rPr>
          <w:rStyle w:val="CommentReference"/>
          <w:rFonts w:ascii="Times New Roman" w:hAnsi="Times New Roman" w:cs="Times New Roman"/>
        </w:rPr>
        <w:commentReference w:id="54"/>
      </w:r>
      <w:commentRangeEnd w:id="53"/>
      <w:r w:rsidR="00EE4155">
        <w:rPr>
          <w:rStyle w:val="CommentReference"/>
        </w:rPr>
        <w:commentReference w:id="53"/>
      </w:r>
      <w:r w:rsidR="00731902" w:rsidRPr="00B23A1F">
        <w:rPr>
          <w:rFonts w:ascii="Times New Roman" w:eastAsia="Arial Unicode MS" w:hAnsi="Times New Roman" w:cs="Times New Roman"/>
          <w:shd w:val="clear" w:color="auto" w:fill="FFFFFF"/>
        </w:rPr>
        <w:t>)</w:t>
      </w:r>
      <w:r w:rsidR="00993145" w:rsidRPr="00D47993">
        <w:rPr>
          <w:rFonts w:ascii="Times New Roman" w:eastAsia="Arial Unicode MS" w:hAnsi="Times New Roman" w:cs="Times New Roman"/>
          <w:shd w:val="clear" w:color="auto" w:fill="FFFFFF"/>
        </w:rPr>
        <w:t xml:space="preserve">. </w:t>
      </w:r>
      <w:r w:rsidR="00F65EDF" w:rsidRPr="00034FB7">
        <w:rPr>
          <w:rFonts w:ascii="Times New Roman" w:eastAsia="Arial Unicode MS" w:hAnsi="Times New Roman" w:cs="Times New Roman"/>
          <w:shd w:val="clear" w:color="auto" w:fill="FFFFFF"/>
        </w:rPr>
        <w:t>The four possible values of</w:t>
      </w:r>
      <w:r w:rsidR="00F65EDF" w:rsidRPr="00BD7275">
        <w:rPr>
          <w:rFonts w:ascii="Times New Roman" w:eastAsia="Arial Unicode MS" w:hAnsi="Times New Roman" w:cs="Times New Roman"/>
          <w:i/>
          <w:shd w:val="clear" w:color="auto" w:fill="FFFFFF"/>
        </w:rPr>
        <w:t xml:space="preserve"> </w:t>
      </w:r>
      <m:oMath>
        <m:sSub>
          <m:sSubPr>
            <m:ctrlPr>
              <w:rPr>
                <w:rFonts w:ascii="Cambria Math" w:eastAsia="Arial Unicode MS" w:hAnsi="Cambria Math" w:cs="Times New Roman"/>
                <w:i/>
                <w:shd w:val="clear" w:color="auto" w:fill="FFFFFF"/>
              </w:rPr>
            </m:ctrlPr>
          </m:sSubPr>
          <m:e>
            <m:r>
              <w:rPr>
                <w:rFonts w:ascii="Cambria Math" w:eastAsia="Arial Unicode MS" w:hAnsi="Cambria Math" w:cs="Times New Roman"/>
                <w:shd w:val="clear" w:color="auto" w:fill="FFFFFF"/>
              </w:rPr>
              <m:t>L</m:t>
            </m:r>
          </m:e>
          <m:sub>
            <m:r>
              <w:rPr>
                <w:rFonts w:ascii="Cambria Math" w:eastAsia="Arial Unicode MS" w:hAnsi="Cambria Math" w:cs="Times New Roman"/>
                <w:shd w:val="clear" w:color="auto" w:fill="FFFFFF"/>
              </w:rPr>
              <m:t>i</m:t>
            </m:r>
          </m:sub>
        </m:sSub>
      </m:oMath>
      <w:r w:rsidR="00F65EDF" w:rsidRPr="00B23A1F">
        <w:rPr>
          <w:rFonts w:ascii="Times New Roman" w:eastAsia="Arial Unicode MS" w:hAnsi="Times New Roman" w:cs="Times New Roman"/>
          <w:i/>
          <w:shd w:val="clear" w:color="auto" w:fill="FFFFFF"/>
        </w:rPr>
        <w:t xml:space="preserve"> </w:t>
      </w:r>
      <w:r w:rsidR="00F65EDF" w:rsidRPr="00D47993">
        <w:rPr>
          <w:rFonts w:ascii="Times New Roman" w:eastAsia="Arial Unicode MS" w:hAnsi="Times New Roman" w:cs="Times New Roman"/>
          <w:shd w:val="clear" w:color="auto" w:fill="FFFFFF"/>
        </w:rPr>
        <w:t>, above, correspond to true positive</w:t>
      </w:r>
      <w:r w:rsidR="00910E6A" w:rsidRPr="00034FB7">
        <w:rPr>
          <w:rFonts w:ascii="Times New Roman" w:eastAsia="Arial Unicode MS" w:hAnsi="Times New Roman" w:cs="Times New Roman"/>
          <w:shd w:val="clear" w:color="auto" w:fill="FFFFFF"/>
        </w:rPr>
        <w:t>, false positive, false negative, and f</w:t>
      </w:r>
      <w:r w:rsidR="00910E6A" w:rsidRPr="00BD7275">
        <w:rPr>
          <w:rFonts w:ascii="Times New Roman" w:eastAsia="Arial Unicode MS" w:hAnsi="Times New Roman" w:cs="Times New Roman"/>
          <w:shd w:val="clear" w:color="auto" w:fill="FFFFFF"/>
        </w:rPr>
        <w:t>alse negative observations, respectively, given the domain essentiality assignments.</w:t>
      </w:r>
    </w:p>
    <w:p w14:paraId="26E70B58" w14:textId="566465E6" w:rsidR="00F367F4" w:rsidRDefault="00F65EDF" w:rsidP="00B55D79">
      <w:pPr>
        <w:tabs>
          <w:tab w:val="left" w:pos="680"/>
          <w:tab w:val="left" w:pos="720"/>
          <w:tab w:val="left" w:pos="2600"/>
        </w:tabs>
        <w:spacing w:line="360" w:lineRule="auto"/>
        <w:rPr>
          <w:ins w:id="55" w:author="P Uetz" w:date="2017-07-09T13:08:00Z"/>
          <w:rFonts w:ascii="Times New Roman" w:eastAsia="Arial Unicode MS" w:hAnsi="Times New Roman" w:cs="Times New Roman"/>
          <w:shd w:val="clear" w:color="auto" w:fill="FFFFFF"/>
        </w:rPr>
      </w:pPr>
      <w:r w:rsidRPr="00BD7275">
        <w:rPr>
          <w:rFonts w:ascii="Times New Roman" w:eastAsia="Arial Unicode MS" w:hAnsi="Times New Roman" w:cs="Times New Roman"/>
          <w:shd w:val="clear" w:color="auto" w:fill="FFFFFF"/>
        </w:rPr>
        <w:t xml:space="preserve">During the expectation step, </w:t>
      </w:r>
      <w:r w:rsidR="00E20C2E" w:rsidRPr="00BD7275">
        <w:rPr>
          <w:rFonts w:ascii="Times New Roman" w:eastAsia="Arial Unicode MS" w:hAnsi="Times New Roman" w:cs="Times New Roman"/>
          <w:i/>
          <w:shd w:val="clear" w:color="auto" w:fill="FFFFFF"/>
        </w:rPr>
        <w:t xml:space="preserve">L(D|Ө)  </w:t>
      </w:r>
      <w:r w:rsidR="00E20C2E" w:rsidRPr="00BD7275">
        <w:rPr>
          <w:rFonts w:ascii="Times New Roman" w:eastAsia="Arial Unicode MS" w:hAnsi="Times New Roman" w:cs="Times New Roman"/>
          <w:shd w:val="clear" w:color="auto" w:fill="FFFFFF"/>
        </w:rPr>
        <w:t>and</w:t>
      </w:r>
      <w:r w:rsidR="00E20C2E" w:rsidRPr="00BD7275">
        <w:rPr>
          <w:rFonts w:ascii="Times New Roman" w:eastAsia="Arial Unicode MS" w:hAnsi="Times New Roman" w:cs="Times New Roman"/>
          <w:i/>
          <w:shd w:val="clear" w:color="auto" w:fill="FFFFFF"/>
        </w:rPr>
        <w:t xml:space="preserve"> </w:t>
      </w:r>
      <w:r w:rsidR="00E20C2E" w:rsidRPr="00B576F8">
        <w:rPr>
          <w:rFonts w:ascii="Times New Roman" w:eastAsia="Arial Unicode MS" w:hAnsi="Times New Roman" w:cs="Times New Roman"/>
          <w:i/>
          <w:shd w:val="clear" w:color="auto" w:fill="FFFFFF"/>
        </w:rPr>
        <w:t>L(</w:t>
      </w:r>
      <w:r w:rsidR="00B23A1F" w:rsidRPr="00B576F8">
        <w:rPr>
          <w:rFonts w:ascii="Times New Roman" w:eastAsia="Arial Unicode MS" w:hAnsi="Times New Roman" w:cs="Times New Roman"/>
          <w:i/>
          <w:shd w:val="clear" w:color="auto" w:fill="FFFFFF"/>
        </w:rPr>
        <w:t>P</w:t>
      </w:r>
      <w:r w:rsidR="00E20C2E" w:rsidRPr="00B576F8">
        <w:rPr>
          <w:rFonts w:ascii="Times New Roman" w:eastAsia="Arial Unicode MS" w:hAnsi="Times New Roman" w:cs="Times New Roman"/>
          <w:i/>
          <w:shd w:val="clear" w:color="auto" w:fill="FFFFFF"/>
        </w:rPr>
        <w:t xml:space="preserve">|D, Ө) </w:t>
      </w:r>
      <w:r w:rsidR="00E20C2E" w:rsidRPr="00B23A1F">
        <w:rPr>
          <w:rFonts w:ascii="Times New Roman" w:eastAsia="Arial Unicode MS" w:hAnsi="Times New Roman" w:cs="Times New Roman"/>
          <w:shd w:val="clear" w:color="auto" w:fill="FFFFFF"/>
        </w:rPr>
        <w:t xml:space="preserve">are calculated for each domain </w:t>
      </w:r>
      <w:r w:rsidRPr="00D47993">
        <w:rPr>
          <w:rFonts w:ascii="Times New Roman" w:eastAsia="Arial Unicode MS" w:hAnsi="Times New Roman" w:cs="Times New Roman"/>
          <w:shd w:val="clear" w:color="auto" w:fill="FFFFFF"/>
        </w:rPr>
        <w:t xml:space="preserve">during </w:t>
      </w:r>
      <w:r w:rsidR="00E20C2E" w:rsidRPr="00034FB7">
        <w:rPr>
          <w:rFonts w:ascii="Times New Roman" w:eastAsia="Arial Unicode MS" w:hAnsi="Times New Roman" w:cs="Times New Roman"/>
          <w:shd w:val="clear" w:color="auto" w:fill="FFFFFF"/>
        </w:rPr>
        <w:t xml:space="preserve">and a modified their ratio, </w:t>
      </w:r>
      <w:r w:rsidR="00E20C2E" w:rsidRPr="00B576F8">
        <w:rPr>
          <w:rFonts w:ascii="Times New Roman" w:eastAsia="Arial Unicode MS" w:hAnsi="Times New Roman" w:cs="Times New Roman"/>
          <w:i/>
          <w:shd w:val="clear" w:color="auto" w:fill="FFFFFF"/>
        </w:rPr>
        <w:t xml:space="preserve">L(G|D, Ө) </w:t>
      </w:r>
      <w:r w:rsidR="00E20C2E" w:rsidRPr="00942D6E">
        <w:rPr>
          <w:rFonts w:ascii="Calibri" w:eastAsia="Arial Unicode MS" w:hAnsi="Calibri" w:cs="Times New Roman"/>
          <w:i/>
          <w:shd w:val="clear" w:color="auto" w:fill="FFFFFF"/>
        </w:rPr>
        <w:t>/</w:t>
      </w:r>
      <w:r w:rsidR="00E20C2E" w:rsidRPr="00942D6E">
        <w:rPr>
          <w:rFonts w:ascii="Times New Roman" w:eastAsia="Arial Unicode MS" w:hAnsi="Times New Roman" w:cs="Times New Roman"/>
          <w:shd w:val="clear" w:color="auto" w:fill="FFFFFF"/>
        </w:rPr>
        <w:t xml:space="preserve"> </w:t>
      </w:r>
      <w:r w:rsidR="00E20C2E" w:rsidRPr="00942D6E">
        <w:rPr>
          <w:rFonts w:ascii="Times New Roman" w:eastAsia="Arial Unicode MS" w:hAnsi="Times New Roman" w:cs="Times New Roman"/>
          <w:i/>
          <w:shd w:val="clear" w:color="auto" w:fill="FFFFFF"/>
        </w:rPr>
        <w:t>L(D|Ө)</w:t>
      </w:r>
      <w:r w:rsidR="00E20C2E" w:rsidRPr="00942D6E">
        <w:rPr>
          <w:rFonts w:ascii="Times New Roman" w:eastAsia="Arial Unicode MS" w:hAnsi="Times New Roman" w:cs="Times New Roman"/>
          <w:shd w:val="clear" w:color="auto" w:fill="FFFFFF"/>
        </w:rPr>
        <w:t xml:space="preserve">, gives a new value for δ. </w:t>
      </w:r>
      <w:r w:rsidRPr="00942D6E">
        <w:rPr>
          <w:rFonts w:ascii="Times New Roman" w:eastAsia="Arial Unicode MS" w:hAnsi="Times New Roman" w:cs="Times New Roman"/>
          <w:shd w:val="clear" w:color="auto" w:fill="FFFFFF"/>
        </w:rPr>
        <w:t xml:space="preserve">In the maximization step, the parameter </w:t>
      </w:r>
      <w:r w:rsidRPr="00942D6E">
        <w:rPr>
          <w:rFonts w:ascii="Times New Roman" w:eastAsia="Arial Unicode MS" w:hAnsi="Times New Roman" w:cs="Times New Roman"/>
          <w:i/>
          <w:shd w:val="clear" w:color="auto" w:fill="FFFFFF"/>
        </w:rPr>
        <w:t xml:space="preserve">Ө </w:t>
      </w:r>
      <w:r w:rsidRPr="00942D6E">
        <w:rPr>
          <w:rFonts w:ascii="Times New Roman" w:eastAsia="Arial Unicode MS" w:hAnsi="Times New Roman" w:cs="Times New Roman"/>
          <w:shd w:val="clear" w:color="auto" w:fill="FFFFFF"/>
        </w:rPr>
        <w:t xml:space="preserve">is modified by re-assigning essentiality of domains based on δ. In the present study, a threshold of δ  ≥ 0.6 was used, whereas a stricter threshold of δ  ≥ 0.9 was used in (Lu et al., 2015). </w:t>
      </w:r>
      <w:r w:rsidR="003A5049" w:rsidRPr="00942D6E">
        <w:rPr>
          <w:rFonts w:ascii="Times New Roman" w:eastAsia="Arial Unicode MS" w:hAnsi="Times New Roman" w:cs="Times New Roman"/>
          <w:shd w:val="clear" w:color="auto" w:fill="FFFFFF"/>
        </w:rPr>
        <w:t xml:space="preserve">The expectation and maximization stages are executed until the parameter </w:t>
      </w:r>
      <w:r w:rsidR="003A5049" w:rsidRPr="00942D6E">
        <w:rPr>
          <w:rFonts w:ascii="Times New Roman" w:eastAsia="Arial Unicode MS" w:hAnsi="Times New Roman" w:cs="Times New Roman"/>
          <w:i/>
          <w:shd w:val="clear" w:color="auto" w:fill="FFFFFF"/>
        </w:rPr>
        <w:t xml:space="preserve">Ө </w:t>
      </w:r>
      <w:r w:rsidR="003A5049" w:rsidRPr="00942D6E">
        <w:rPr>
          <w:rFonts w:ascii="Times New Roman" w:eastAsia="Arial Unicode MS" w:hAnsi="Times New Roman" w:cs="Times New Roman"/>
          <w:shd w:val="clear" w:color="auto" w:fill="FFFFFF"/>
        </w:rPr>
        <w:t xml:space="preserve">converges. Full details of the expectation and maximization equations can be found in (Lu et al., 2015). </w:t>
      </w:r>
    </w:p>
    <w:p w14:paraId="2D03EC3A" w14:textId="4A5B7384" w:rsidR="00E5676A" w:rsidRPr="00B55D79" w:rsidRDefault="00E5676A" w:rsidP="00B55D79">
      <w:pPr>
        <w:tabs>
          <w:tab w:val="left" w:pos="680"/>
          <w:tab w:val="left" w:pos="720"/>
          <w:tab w:val="left" w:pos="2600"/>
        </w:tabs>
        <w:spacing w:line="360" w:lineRule="auto"/>
        <w:rPr>
          <w:rFonts w:ascii="Times New Roman" w:eastAsia="Arial Unicode MS" w:hAnsi="Times New Roman" w:cs="Times New Roman"/>
          <w:shd w:val="clear" w:color="auto" w:fill="FFFFFF"/>
        </w:rPr>
      </w:pPr>
      <w:ins w:id="56" w:author="P Uetz" w:date="2017-07-09T13:08:00Z">
        <w:r>
          <w:rPr>
            <w:rFonts w:ascii="Times New Roman" w:eastAsia="Arial Unicode MS" w:hAnsi="Times New Roman" w:cs="Times New Roman"/>
            <w:shd w:val="clear" w:color="auto" w:fill="FFFFFF"/>
          </w:rPr>
          <w:t xml:space="preserve">Lists of all </w:t>
        </w:r>
        <w:r w:rsidRPr="00E5676A">
          <w:rPr>
            <w:rFonts w:ascii="Times New Roman" w:eastAsia="Arial Unicode MS" w:hAnsi="Times New Roman" w:cs="Times New Roman"/>
            <w:i/>
            <w:shd w:val="clear" w:color="auto" w:fill="FFFFFF"/>
            <w:rPrChange w:id="57" w:author="P Uetz" w:date="2017-07-09T13:09:00Z">
              <w:rPr>
                <w:rFonts w:ascii="Times New Roman" w:eastAsia="Arial Unicode MS" w:hAnsi="Times New Roman" w:cs="Times New Roman"/>
                <w:shd w:val="clear" w:color="auto" w:fill="FFFFFF"/>
              </w:rPr>
            </w:rPrChange>
          </w:rPr>
          <w:t>S. cerevisiae</w:t>
        </w:r>
        <w:r w:rsidRPr="00E5676A">
          <w:rPr>
            <w:rFonts w:ascii="Times New Roman" w:eastAsia="Arial Unicode MS" w:hAnsi="Times New Roman" w:cs="Times New Roman"/>
            <w:shd w:val="clear" w:color="auto" w:fill="FFFFFF"/>
          </w:rPr>
          <w:t xml:space="preserve">, </w:t>
        </w:r>
      </w:ins>
      <w:ins w:id="58" w:author="P Uetz" w:date="2017-07-09T13:09:00Z">
        <w:r>
          <w:rPr>
            <w:rFonts w:ascii="Times New Roman" w:eastAsia="Arial Unicode MS" w:hAnsi="Times New Roman" w:cs="Times New Roman"/>
            <w:shd w:val="clear" w:color="auto" w:fill="FFFFFF"/>
          </w:rPr>
          <w:t>and</w:t>
        </w:r>
      </w:ins>
      <w:ins w:id="59" w:author="P Uetz" w:date="2017-07-09T13:08:00Z">
        <w:r w:rsidRPr="00E5676A">
          <w:rPr>
            <w:rFonts w:ascii="Times New Roman" w:eastAsia="Arial Unicode MS" w:hAnsi="Times New Roman" w:cs="Times New Roman"/>
            <w:shd w:val="clear" w:color="auto" w:fill="FFFFFF"/>
          </w:rPr>
          <w:t xml:space="preserve"> </w:t>
        </w:r>
        <w:r w:rsidRPr="00E5676A">
          <w:rPr>
            <w:rFonts w:ascii="Times New Roman" w:eastAsia="Arial Unicode MS" w:hAnsi="Times New Roman" w:cs="Times New Roman"/>
            <w:i/>
            <w:shd w:val="clear" w:color="auto" w:fill="FFFFFF"/>
            <w:rPrChange w:id="60" w:author="P Uetz" w:date="2017-07-09T13:09:00Z">
              <w:rPr>
                <w:rFonts w:ascii="Times New Roman" w:eastAsia="Arial Unicode MS" w:hAnsi="Times New Roman" w:cs="Times New Roman"/>
                <w:shd w:val="clear" w:color="auto" w:fill="FFFFFF"/>
              </w:rPr>
            </w:rPrChange>
          </w:rPr>
          <w:t xml:space="preserve">S. </w:t>
        </w:r>
        <w:proofErr w:type="spellStart"/>
        <w:r w:rsidRPr="00E5676A">
          <w:rPr>
            <w:rFonts w:ascii="Times New Roman" w:eastAsia="Arial Unicode MS" w:hAnsi="Times New Roman" w:cs="Times New Roman"/>
            <w:i/>
            <w:shd w:val="clear" w:color="auto" w:fill="FFFFFF"/>
            <w:rPrChange w:id="61" w:author="P Uetz" w:date="2017-07-09T13:09:00Z">
              <w:rPr>
                <w:rFonts w:ascii="Times New Roman" w:eastAsia="Arial Unicode MS" w:hAnsi="Times New Roman" w:cs="Times New Roman"/>
                <w:shd w:val="clear" w:color="auto" w:fill="FFFFFF"/>
              </w:rPr>
            </w:rPrChange>
          </w:rPr>
          <w:t>pombe</w:t>
        </w:r>
      </w:ins>
      <w:proofErr w:type="spellEnd"/>
      <w:ins w:id="62" w:author="P Uetz" w:date="2017-07-09T13:09:00Z">
        <w:r>
          <w:rPr>
            <w:rFonts w:ascii="Times New Roman" w:eastAsia="Arial Unicode MS" w:hAnsi="Times New Roman" w:cs="Times New Roman"/>
            <w:shd w:val="clear" w:color="auto" w:fill="FFFFFF"/>
          </w:rPr>
          <w:t xml:space="preserve"> genes are provided in </w:t>
        </w:r>
        <w:r w:rsidRPr="00E5676A">
          <w:rPr>
            <w:rFonts w:ascii="Times New Roman" w:eastAsia="Arial Unicode MS" w:hAnsi="Times New Roman" w:cs="Times New Roman"/>
            <w:highlight w:val="yellow"/>
            <w:shd w:val="clear" w:color="auto" w:fill="FFFFFF"/>
            <w:rPrChange w:id="63" w:author="P Uetz" w:date="2017-07-09T13:09:00Z">
              <w:rPr>
                <w:rFonts w:ascii="Times New Roman" w:eastAsia="Arial Unicode MS" w:hAnsi="Times New Roman" w:cs="Times New Roman"/>
                <w:shd w:val="clear" w:color="auto" w:fill="FFFFFF"/>
              </w:rPr>
            </w:rPrChange>
          </w:rPr>
          <w:t xml:space="preserve">Supplementary Table </w:t>
        </w:r>
        <w:proofErr w:type="spellStart"/>
        <w:r w:rsidRPr="00E5676A">
          <w:rPr>
            <w:rFonts w:ascii="Times New Roman" w:eastAsia="Arial Unicode MS" w:hAnsi="Times New Roman" w:cs="Times New Roman"/>
            <w:highlight w:val="yellow"/>
            <w:shd w:val="clear" w:color="auto" w:fill="FFFFFF"/>
            <w:rPrChange w:id="64" w:author="P Uetz" w:date="2017-07-09T13:09:00Z">
              <w:rPr>
                <w:rFonts w:ascii="Times New Roman" w:eastAsia="Arial Unicode MS" w:hAnsi="Times New Roman" w:cs="Times New Roman"/>
                <w:shd w:val="clear" w:color="auto" w:fill="FFFFFF"/>
              </w:rPr>
            </w:rPrChange>
          </w:rPr>
          <w:t>Sx</w:t>
        </w:r>
        <w:proofErr w:type="spellEnd"/>
        <w:r>
          <w:rPr>
            <w:rFonts w:ascii="Times New Roman" w:eastAsia="Arial Unicode MS" w:hAnsi="Times New Roman" w:cs="Times New Roman"/>
            <w:shd w:val="clear" w:color="auto" w:fill="FFFFFF"/>
          </w:rPr>
          <w:t>.</w:t>
        </w:r>
      </w:ins>
    </w:p>
    <w:p w14:paraId="08AAEA04" w14:textId="77777777" w:rsidR="00F367F4" w:rsidRPr="00B55D79" w:rsidRDefault="00F367F4" w:rsidP="00B55D79">
      <w:pPr>
        <w:tabs>
          <w:tab w:val="left" w:pos="720"/>
          <w:tab w:val="left" w:pos="2600"/>
        </w:tabs>
        <w:spacing w:after="0" w:line="360" w:lineRule="auto"/>
        <w:rPr>
          <w:rFonts w:ascii="Times New Roman" w:eastAsia="Arial Unicode MS" w:hAnsi="Times New Roman" w:cs="Times New Roman"/>
          <w:b/>
          <w:shd w:val="clear" w:color="auto" w:fill="FFFFFF"/>
        </w:rPr>
      </w:pPr>
      <w:r w:rsidRPr="00B55D79">
        <w:rPr>
          <w:rFonts w:ascii="Times New Roman" w:eastAsia="Arial Unicode MS" w:hAnsi="Times New Roman" w:cs="Times New Roman"/>
          <w:b/>
          <w:shd w:val="clear" w:color="auto" w:fill="FFFFFF"/>
        </w:rPr>
        <w:t xml:space="preserve">Conservation analysis of </w:t>
      </w:r>
      <w:proofErr w:type="spellStart"/>
      <w:r w:rsidRPr="00B55D79">
        <w:rPr>
          <w:rFonts w:ascii="Times New Roman" w:eastAsia="Arial Unicode MS" w:hAnsi="Times New Roman" w:cs="Times New Roman"/>
          <w:b/>
          <w:shd w:val="clear" w:color="auto" w:fill="FFFFFF"/>
        </w:rPr>
        <w:t>yeDUFs</w:t>
      </w:r>
      <w:proofErr w:type="spellEnd"/>
    </w:p>
    <w:p w14:paraId="583E0CB4" w14:textId="6DD88910" w:rsidR="001078EC" w:rsidRDefault="00B6218B" w:rsidP="003A5049">
      <w:pPr>
        <w:tabs>
          <w:tab w:val="left" w:pos="720"/>
          <w:tab w:val="left" w:pos="2600"/>
        </w:tabs>
        <w:spacing w:line="360" w:lineRule="auto"/>
        <w:rPr>
          <w:ins w:id="65" w:author="P Uetz" w:date="2017-05-01T18:17:00Z"/>
          <w:rFonts w:ascii="Times New Roman" w:eastAsiaTheme="majorEastAsia" w:hAnsi="Times New Roman" w:cs="Times New Roman"/>
          <w:iCs/>
          <w:color w:val="000000" w:themeColor="text1"/>
          <w:kern w:val="24"/>
        </w:rPr>
      </w:pPr>
      <w:proofErr w:type="spellStart"/>
      <w:r w:rsidRPr="00942D6E">
        <w:rPr>
          <w:rFonts w:ascii="Times New Roman" w:eastAsia="Arial Unicode MS" w:hAnsi="Times New Roman" w:cs="Times New Roman"/>
          <w:shd w:val="clear" w:color="auto" w:fill="FFFFFF"/>
        </w:rPr>
        <w:lastRenderedPageBreak/>
        <w:t>Uniprot</w:t>
      </w:r>
      <w:proofErr w:type="spellEnd"/>
      <w:r w:rsidRPr="00942D6E">
        <w:rPr>
          <w:rFonts w:ascii="Times New Roman" w:eastAsia="Arial Unicode MS" w:hAnsi="Times New Roman" w:cs="Times New Roman"/>
          <w:shd w:val="clear" w:color="auto" w:fill="FFFFFF"/>
        </w:rPr>
        <w:t xml:space="preserve"> representative proteomes (i.e. </w:t>
      </w:r>
      <w:r w:rsidR="00C83D1B" w:rsidRPr="00942D6E">
        <w:rPr>
          <w:rFonts w:ascii="Times New Roman" w:eastAsia="Arial Unicode MS" w:hAnsi="Times New Roman" w:cs="Times New Roman"/>
          <w:shd w:val="clear" w:color="auto" w:fill="FFFFFF"/>
        </w:rPr>
        <w:t xml:space="preserve">proteomes of </w:t>
      </w:r>
      <w:r w:rsidRPr="00942D6E">
        <w:rPr>
          <w:rFonts w:ascii="Times New Roman" w:eastAsia="Arial Unicode MS" w:hAnsi="Times New Roman" w:cs="Times New Roman"/>
          <w:shd w:val="clear" w:color="auto" w:fill="FFFFFF"/>
        </w:rPr>
        <w:t>fully-sequenced organisms)</w:t>
      </w:r>
      <w:r w:rsidR="00BE7B71" w:rsidRPr="00942D6E">
        <w:rPr>
          <w:rFonts w:ascii="Times New Roman" w:eastAsia="Arial Unicode MS" w:hAnsi="Times New Roman" w:cs="Times New Roman"/>
          <w:shd w:val="clear" w:color="auto" w:fill="FFFFFF"/>
        </w:rPr>
        <w:t>, consisting</w:t>
      </w:r>
      <w:r w:rsidR="00C83D1B" w:rsidRPr="00942D6E">
        <w:rPr>
          <w:rFonts w:ascii="Times New Roman" w:eastAsia="Arial Unicode MS" w:hAnsi="Times New Roman" w:cs="Times New Roman"/>
          <w:shd w:val="clear" w:color="auto" w:fill="FFFFFF"/>
        </w:rPr>
        <w:t xml:space="preserve"> of 5,862 proteomes</w:t>
      </w:r>
      <w:r w:rsidR="00BE7B71" w:rsidRPr="00942D6E">
        <w:rPr>
          <w:rFonts w:ascii="Times New Roman" w:eastAsia="Arial Unicode MS" w:hAnsi="Times New Roman" w:cs="Times New Roman"/>
          <w:shd w:val="clear" w:color="auto" w:fill="FFFFFF"/>
        </w:rPr>
        <w:t xml:space="preserve"> </w:t>
      </w:r>
      <w:r w:rsidR="00C83D1B" w:rsidRPr="00942D6E">
        <w:rPr>
          <w:rFonts w:ascii="Times New Roman" w:eastAsia="Arial Unicode MS" w:hAnsi="Times New Roman" w:cs="Times New Roman"/>
          <w:shd w:val="clear" w:color="auto" w:fill="FFFFFF"/>
        </w:rPr>
        <w:t>at the time of writing of this paper (4,334 bacteria, 210 archaea, 813 eukaryotes, and 505 viruses)</w:t>
      </w:r>
      <w:r w:rsidR="00BE7B71" w:rsidRPr="00942D6E">
        <w:rPr>
          <w:rFonts w:ascii="Times New Roman" w:eastAsia="Arial Unicode MS" w:hAnsi="Times New Roman" w:cs="Times New Roman"/>
          <w:shd w:val="clear" w:color="auto" w:fill="FFFFFF"/>
        </w:rPr>
        <w:t xml:space="preserve">, each linked to a distinct NCBI taxonomic identifier, were downloaded from </w:t>
      </w:r>
      <w:proofErr w:type="spellStart"/>
      <w:r w:rsidR="00BE7B71" w:rsidRPr="00942D6E">
        <w:rPr>
          <w:rFonts w:ascii="Times New Roman" w:eastAsia="Arial Unicode MS" w:hAnsi="Times New Roman" w:cs="Times New Roman"/>
          <w:shd w:val="clear" w:color="auto" w:fill="FFFFFF"/>
        </w:rPr>
        <w:t>Uniprot</w:t>
      </w:r>
      <w:proofErr w:type="spellEnd"/>
      <w:r w:rsidR="00BE7B71" w:rsidRPr="00942D6E">
        <w:rPr>
          <w:rFonts w:ascii="Times New Roman" w:eastAsia="Arial Unicode MS" w:hAnsi="Times New Roman" w:cs="Times New Roman"/>
          <w:shd w:val="clear" w:color="auto" w:fill="FFFFFF"/>
        </w:rPr>
        <w:t xml:space="preserve"> (</w:t>
      </w:r>
      <w:r w:rsidR="00731902" w:rsidRPr="00B576F8">
        <w:rPr>
          <w:rFonts w:ascii="Times New Roman" w:eastAsia="Arial Unicode MS" w:hAnsi="Times New Roman" w:cs="Times New Roman"/>
          <w:highlight w:val="yellow"/>
          <w:shd w:val="clear" w:color="auto" w:fill="FFFFFF"/>
        </w:rPr>
        <w:t>xxx</w:t>
      </w:r>
      <w:r w:rsidR="00BE7B71" w:rsidRPr="00942D6E">
        <w:rPr>
          <w:rFonts w:ascii="Times New Roman" w:eastAsia="Arial Unicode MS" w:hAnsi="Times New Roman" w:cs="Times New Roman"/>
          <w:shd w:val="clear" w:color="auto" w:fill="FFFFFF"/>
        </w:rPr>
        <w:t>)</w:t>
      </w:r>
      <w:r w:rsidR="0094586A">
        <w:rPr>
          <w:rFonts w:ascii="Times New Roman" w:eastAsia="Arial Unicode MS" w:hAnsi="Times New Roman" w:cs="Times New Roman"/>
          <w:shd w:val="clear" w:color="auto" w:fill="FFFFFF"/>
        </w:rPr>
        <w:t xml:space="preserve"> and mapped to interactive tree of life (</w:t>
      </w:r>
      <w:proofErr w:type="spellStart"/>
      <w:r w:rsidR="0094586A">
        <w:rPr>
          <w:rFonts w:ascii="Times New Roman" w:eastAsia="Arial Unicode MS" w:hAnsi="Times New Roman" w:cs="Times New Roman"/>
          <w:shd w:val="clear" w:color="auto" w:fill="FFFFFF"/>
        </w:rPr>
        <w:t>iTOL</w:t>
      </w:r>
      <w:proofErr w:type="spellEnd"/>
      <w:r w:rsidR="0094586A">
        <w:rPr>
          <w:rFonts w:ascii="Times New Roman" w:eastAsia="Arial Unicode MS" w:hAnsi="Times New Roman" w:cs="Times New Roman"/>
          <w:shd w:val="clear" w:color="auto" w:fill="FFFFFF"/>
        </w:rPr>
        <w:t>) leaves, using common species membership</w:t>
      </w:r>
      <w:r w:rsidR="00BE7B71" w:rsidRPr="00942D6E">
        <w:rPr>
          <w:rFonts w:ascii="Times New Roman" w:eastAsia="Arial Unicode MS" w:hAnsi="Times New Roman" w:cs="Times New Roman"/>
          <w:shd w:val="clear" w:color="auto" w:fill="FFFFFF"/>
        </w:rPr>
        <w:t xml:space="preserve">. </w:t>
      </w:r>
      <w:r w:rsidR="007629EF">
        <w:rPr>
          <w:rFonts w:ascii="Times New Roman" w:eastAsia="Arial Unicode MS" w:hAnsi="Times New Roman" w:cs="Times New Roman"/>
          <w:shd w:val="clear" w:color="auto" w:fill="FFFFFF"/>
        </w:rPr>
        <w:t xml:space="preserve">Of the 191 </w:t>
      </w:r>
      <w:r w:rsidR="0094586A">
        <w:rPr>
          <w:rFonts w:ascii="Times New Roman" w:eastAsia="Arial Unicode MS" w:hAnsi="Times New Roman" w:cs="Times New Roman"/>
          <w:shd w:val="clear" w:color="auto" w:fill="FFFFFF"/>
        </w:rPr>
        <w:t xml:space="preserve">organisms represented as leaves in </w:t>
      </w:r>
      <w:proofErr w:type="spellStart"/>
      <w:r w:rsidR="0094586A">
        <w:rPr>
          <w:rFonts w:ascii="Times New Roman" w:eastAsia="Arial Unicode MS" w:hAnsi="Times New Roman" w:cs="Times New Roman"/>
          <w:shd w:val="clear" w:color="auto" w:fill="FFFFFF"/>
        </w:rPr>
        <w:t>iTOL</w:t>
      </w:r>
      <w:proofErr w:type="spellEnd"/>
      <w:r w:rsidR="0094586A">
        <w:rPr>
          <w:rFonts w:ascii="Times New Roman" w:eastAsia="Arial Unicode MS" w:hAnsi="Times New Roman" w:cs="Times New Roman"/>
          <w:shd w:val="clear" w:color="auto" w:fill="FFFFFF"/>
        </w:rPr>
        <w:t xml:space="preserve">, 20 lacked reference proteomes in </w:t>
      </w:r>
      <w:proofErr w:type="spellStart"/>
      <w:r w:rsidR="0094586A">
        <w:rPr>
          <w:rFonts w:ascii="Times New Roman" w:eastAsia="Arial Unicode MS" w:hAnsi="Times New Roman" w:cs="Times New Roman"/>
          <w:shd w:val="clear" w:color="auto" w:fill="FFFFFF"/>
        </w:rPr>
        <w:t>Uniprot</w:t>
      </w:r>
      <w:proofErr w:type="spellEnd"/>
      <w:r w:rsidR="0094586A">
        <w:rPr>
          <w:rFonts w:ascii="Times New Roman" w:eastAsia="Arial Unicode MS" w:hAnsi="Times New Roman" w:cs="Times New Roman"/>
          <w:shd w:val="clear" w:color="auto" w:fill="FFFFFF"/>
        </w:rPr>
        <w:t xml:space="preserve"> and therefore </w:t>
      </w:r>
      <w:ins w:id="66" w:author="P Uetz" w:date="2017-05-01T18:15:00Z">
        <w:r w:rsidR="00B0327D">
          <w:rPr>
            <w:rFonts w:ascii="Times New Roman" w:eastAsia="Arial Unicode MS" w:hAnsi="Times New Roman" w:cs="Times New Roman"/>
            <w:shd w:val="clear" w:color="auto" w:fill="FFFFFF"/>
          </w:rPr>
          <w:t xml:space="preserve">complete </w:t>
        </w:r>
      </w:ins>
      <w:r w:rsidR="0094586A">
        <w:rPr>
          <w:rFonts w:ascii="Times New Roman" w:eastAsia="Arial Unicode MS" w:hAnsi="Times New Roman" w:cs="Times New Roman"/>
          <w:shd w:val="clear" w:color="auto" w:fill="FFFFFF"/>
        </w:rPr>
        <w:t>non-reference</w:t>
      </w:r>
      <w:del w:id="67" w:author="P Uetz" w:date="2017-05-01T18:15:00Z">
        <w:r w:rsidR="0094586A" w:rsidDel="00B0327D">
          <w:rPr>
            <w:rFonts w:ascii="Times New Roman" w:eastAsia="Arial Unicode MS" w:hAnsi="Times New Roman" w:cs="Times New Roman"/>
            <w:shd w:val="clear" w:color="auto" w:fill="FFFFFF"/>
          </w:rPr>
          <w:delText>,</w:delText>
        </w:r>
      </w:del>
      <w:r w:rsidR="0094586A">
        <w:rPr>
          <w:rFonts w:ascii="Times New Roman" w:eastAsia="Arial Unicode MS" w:hAnsi="Times New Roman" w:cs="Times New Roman"/>
          <w:shd w:val="clear" w:color="auto" w:fill="FFFFFF"/>
        </w:rPr>
        <w:t xml:space="preserve"> </w:t>
      </w:r>
      <w:del w:id="68" w:author="P Uetz" w:date="2017-05-01T18:15:00Z">
        <w:r w:rsidR="0094586A" w:rsidDel="00B0327D">
          <w:rPr>
            <w:rFonts w:ascii="Times New Roman" w:eastAsia="Arial Unicode MS" w:hAnsi="Times New Roman" w:cs="Times New Roman"/>
            <w:shd w:val="clear" w:color="auto" w:fill="FFFFFF"/>
          </w:rPr>
          <w:delText xml:space="preserve">complete </w:delText>
        </w:r>
      </w:del>
      <w:r w:rsidR="0094586A">
        <w:rPr>
          <w:rFonts w:ascii="Times New Roman" w:eastAsia="Arial Unicode MS" w:hAnsi="Times New Roman" w:cs="Times New Roman"/>
          <w:shd w:val="clear" w:color="auto" w:fill="FFFFFF"/>
        </w:rPr>
        <w:t xml:space="preserve">proteomes were used instead. Three additional organisms lacked any proteome in </w:t>
      </w:r>
      <w:proofErr w:type="spellStart"/>
      <w:r w:rsidR="0094586A">
        <w:rPr>
          <w:rFonts w:ascii="Times New Roman" w:eastAsia="Arial Unicode MS" w:hAnsi="Times New Roman" w:cs="Times New Roman"/>
          <w:shd w:val="clear" w:color="auto" w:fill="FFFFFF"/>
        </w:rPr>
        <w:t>Uniprot</w:t>
      </w:r>
      <w:proofErr w:type="spellEnd"/>
      <w:r w:rsidR="0094586A">
        <w:rPr>
          <w:rFonts w:ascii="Times New Roman" w:eastAsia="Arial Unicode MS" w:hAnsi="Times New Roman" w:cs="Times New Roman"/>
          <w:shd w:val="clear" w:color="auto" w:fill="FFFFFF"/>
        </w:rPr>
        <w:t>. For two of these (</w:t>
      </w:r>
      <w:proofErr w:type="spellStart"/>
      <w:r w:rsidR="0094586A" w:rsidRPr="00650EFB">
        <w:rPr>
          <w:rFonts w:ascii="Times New Roman" w:eastAsia="Arial Unicode MS" w:hAnsi="Times New Roman" w:cs="Times New Roman"/>
          <w:i/>
          <w:shd w:val="clear" w:color="auto" w:fill="FFFFFF"/>
        </w:rPr>
        <w:t>Gemmata</w:t>
      </w:r>
      <w:proofErr w:type="spellEnd"/>
      <w:r w:rsidR="0094586A" w:rsidRPr="00650EFB">
        <w:rPr>
          <w:rFonts w:ascii="Times New Roman" w:eastAsia="Arial Unicode MS" w:hAnsi="Times New Roman" w:cs="Times New Roman"/>
          <w:i/>
          <w:shd w:val="clear" w:color="auto" w:fill="FFFFFF"/>
        </w:rPr>
        <w:t xml:space="preserve"> </w:t>
      </w:r>
      <w:proofErr w:type="spellStart"/>
      <w:r w:rsidR="0094586A" w:rsidRPr="00650EFB">
        <w:rPr>
          <w:rFonts w:ascii="Times New Roman" w:eastAsia="Arial Unicode MS" w:hAnsi="Times New Roman" w:cs="Times New Roman"/>
          <w:i/>
          <w:shd w:val="clear" w:color="auto" w:fill="FFFFFF"/>
        </w:rPr>
        <w:t>obscuriglobus</w:t>
      </w:r>
      <w:proofErr w:type="spellEnd"/>
      <w:r w:rsidR="0094586A">
        <w:rPr>
          <w:rFonts w:ascii="Times New Roman" w:eastAsia="Arial Unicode MS" w:hAnsi="Times New Roman" w:cs="Times New Roman"/>
          <w:shd w:val="clear" w:color="auto" w:fill="FFFFFF"/>
        </w:rPr>
        <w:t xml:space="preserve"> and </w:t>
      </w:r>
      <w:r w:rsidR="0094586A" w:rsidRPr="00650EFB">
        <w:rPr>
          <w:rFonts w:ascii="Times New Roman" w:eastAsia="Arial Unicode MS" w:hAnsi="Times New Roman" w:cs="Times New Roman"/>
          <w:i/>
          <w:shd w:val="clear" w:color="auto" w:fill="FFFFFF"/>
        </w:rPr>
        <w:t xml:space="preserve">Cryptosporidium </w:t>
      </w:r>
      <w:proofErr w:type="spellStart"/>
      <w:r w:rsidR="0094586A" w:rsidRPr="00650EFB">
        <w:rPr>
          <w:rFonts w:ascii="Times New Roman" w:eastAsia="Arial Unicode MS" w:hAnsi="Times New Roman" w:cs="Times New Roman"/>
          <w:i/>
          <w:shd w:val="clear" w:color="auto" w:fill="FFFFFF"/>
        </w:rPr>
        <w:t>hominis</w:t>
      </w:r>
      <w:proofErr w:type="spellEnd"/>
      <w:r w:rsidR="0094586A">
        <w:rPr>
          <w:rFonts w:ascii="Times New Roman" w:eastAsia="Arial Unicode MS" w:hAnsi="Times New Roman" w:cs="Times New Roman"/>
          <w:shd w:val="clear" w:color="auto" w:fill="FFFFFF"/>
        </w:rPr>
        <w:t xml:space="preserve">) no near relative within </w:t>
      </w:r>
      <w:proofErr w:type="spellStart"/>
      <w:r w:rsidR="0094586A">
        <w:rPr>
          <w:rFonts w:ascii="Times New Roman" w:eastAsia="Arial Unicode MS" w:hAnsi="Times New Roman" w:cs="Times New Roman"/>
          <w:shd w:val="clear" w:color="auto" w:fill="FFFFFF"/>
        </w:rPr>
        <w:t>iTOL</w:t>
      </w:r>
      <w:proofErr w:type="spellEnd"/>
      <w:r w:rsidR="0094586A">
        <w:rPr>
          <w:rFonts w:ascii="Times New Roman" w:eastAsia="Arial Unicode MS" w:hAnsi="Times New Roman" w:cs="Times New Roman"/>
          <w:shd w:val="clear" w:color="auto" w:fill="FFFFFF"/>
        </w:rPr>
        <w:t xml:space="preserve"> could be found, and so they were removed. For the third, </w:t>
      </w:r>
      <w:commentRangeStart w:id="69"/>
      <w:r w:rsidR="0094586A" w:rsidRPr="00650EFB">
        <w:rPr>
          <w:rFonts w:ascii="Times New Roman" w:eastAsia="Arial Unicode MS" w:hAnsi="Times New Roman" w:cs="Times New Roman"/>
          <w:i/>
          <w:shd w:val="clear" w:color="auto" w:fill="FFFFFF"/>
        </w:rPr>
        <w:t xml:space="preserve">Agrobacterium </w:t>
      </w:r>
      <w:proofErr w:type="spellStart"/>
      <w:r w:rsidR="0094586A" w:rsidRPr="00650EFB">
        <w:rPr>
          <w:rFonts w:ascii="Times New Roman" w:eastAsia="Arial Unicode MS" w:hAnsi="Times New Roman" w:cs="Times New Roman"/>
          <w:i/>
          <w:shd w:val="clear" w:color="auto" w:fill="FFFFFF"/>
        </w:rPr>
        <w:t>tumefaciens</w:t>
      </w:r>
      <w:proofErr w:type="spellEnd"/>
      <w:r w:rsidR="0094586A" w:rsidRPr="00650EFB">
        <w:rPr>
          <w:rFonts w:ascii="Times New Roman" w:eastAsia="Arial Unicode MS" w:hAnsi="Times New Roman" w:cs="Times New Roman"/>
          <w:i/>
          <w:shd w:val="clear" w:color="auto" w:fill="FFFFFF"/>
        </w:rPr>
        <w:t xml:space="preserve"> </w:t>
      </w:r>
      <w:proofErr w:type="spellStart"/>
      <w:r w:rsidR="0094586A" w:rsidRPr="00650EFB">
        <w:rPr>
          <w:rFonts w:ascii="Times New Roman" w:eastAsia="Arial Unicode MS" w:hAnsi="Times New Roman" w:cs="Times New Roman"/>
          <w:i/>
          <w:shd w:val="clear" w:color="auto" w:fill="FFFFFF"/>
        </w:rPr>
        <w:t>WashU</w:t>
      </w:r>
      <w:proofErr w:type="spellEnd"/>
      <w:r w:rsidR="0094586A">
        <w:rPr>
          <w:rFonts w:ascii="Times New Roman" w:eastAsia="Arial Unicode MS" w:hAnsi="Times New Roman" w:cs="Times New Roman"/>
          <w:shd w:val="clear" w:color="auto" w:fill="FFFFFF"/>
        </w:rPr>
        <w:t xml:space="preserve">, counts from the related strain </w:t>
      </w:r>
      <w:r w:rsidR="0094586A" w:rsidRPr="00650EFB">
        <w:rPr>
          <w:rFonts w:ascii="Times New Roman" w:eastAsia="Arial Unicode MS" w:hAnsi="Times New Roman" w:cs="Times New Roman"/>
          <w:i/>
          <w:shd w:val="clear" w:color="auto" w:fill="FFFFFF"/>
        </w:rPr>
        <w:t xml:space="preserve">Agrobacterium </w:t>
      </w:r>
      <w:proofErr w:type="spellStart"/>
      <w:r w:rsidR="0094586A" w:rsidRPr="00650EFB">
        <w:rPr>
          <w:rFonts w:ascii="Times New Roman" w:eastAsia="Arial Unicode MS" w:hAnsi="Times New Roman" w:cs="Times New Roman"/>
          <w:i/>
          <w:shd w:val="clear" w:color="auto" w:fill="FFFFFF"/>
        </w:rPr>
        <w:t>tumefaciens</w:t>
      </w:r>
      <w:proofErr w:type="spellEnd"/>
      <w:r w:rsidR="0094586A" w:rsidRPr="00650EFB">
        <w:rPr>
          <w:rFonts w:ascii="Times New Roman" w:eastAsia="Arial Unicode MS" w:hAnsi="Times New Roman" w:cs="Times New Roman"/>
          <w:i/>
          <w:shd w:val="clear" w:color="auto" w:fill="FFFFFF"/>
        </w:rPr>
        <w:t xml:space="preserve"> </w:t>
      </w:r>
      <w:proofErr w:type="spellStart"/>
      <w:r w:rsidR="0094586A" w:rsidRPr="00650EFB">
        <w:rPr>
          <w:rFonts w:ascii="Times New Roman" w:eastAsia="Arial Unicode MS" w:hAnsi="Times New Roman" w:cs="Times New Roman"/>
          <w:i/>
          <w:shd w:val="clear" w:color="auto" w:fill="FFFFFF"/>
        </w:rPr>
        <w:t>WashU</w:t>
      </w:r>
      <w:proofErr w:type="spellEnd"/>
      <w:r w:rsidR="0094586A">
        <w:rPr>
          <w:rFonts w:ascii="Times New Roman" w:eastAsia="Arial Unicode MS" w:hAnsi="Times New Roman" w:cs="Times New Roman"/>
          <w:i/>
          <w:shd w:val="clear" w:color="auto" w:fill="FFFFFF"/>
        </w:rPr>
        <w:t xml:space="preserve"> </w:t>
      </w:r>
      <w:commentRangeEnd w:id="69"/>
      <w:r w:rsidR="00B0327D">
        <w:rPr>
          <w:rStyle w:val="CommentReference"/>
        </w:rPr>
        <w:commentReference w:id="69"/>
      </w:r>
      <w:r w:rsidR="0094586A">
        <w:rPr>
          <w:rFonts w:ascii="Times New Roman" w:eastAsia="Arial Unicode MS" w:hAnsi="Times New Roman" w:cs="Times New Roman"/>
          <w:shd w:val="clear" w:color="auto" w:fill="FFFFFF"/>
        </w:rPr>
        <w:t>were used.</w:t>
      </w:r>
      <w:r w:rsidR="0048440C">
        <w:rPr>
          <w:rFonts w:ascii="Times New Roman" w:eastAsia="Arial Unicode MS" w:hAnsi="Times New Roman" w:cs="Times New Roman"/>
          <w:shd w:val="clear" w:color="auto" w:fill="FFFFFF"/>
        </w:rPr>
        <w:t xml:space="preserve"> The </w:t>
      </w:r>
      <w:r w:rsidR="0048440C">
        <w:rPr>
          <w:rFonts w:ascii="Times New Roman" w:eastAsia="Arial Unicode MS" w:hAnsi="Times New Roman" w:cs="Times New Roman"/>
          <w:i/>
          <w:shd w:val="clear" w:color="auto" w:fill="FFFFFF"/>
        </w:rPr>
        <w:t xml:space="preserve">Drosophila </w:t>
      </w:r>
      <w:r w:rsidR="0048440C">
        <w:rPr>
          <w:rFonts w:ascii="Times New Roman" w:eastAsia="Arial Unicode MS" w:hAnsi="Times New Roman" w:cs="Times New Roman"/>
          <w:shd w:val="clear" w:color="auto" w:fill="FFFFFF"/>
        </w:rPr>
        <w:t xml:space="preserve">endosymbiont, represented in </w:t>
      </w:r>
      <w:proofErr w:type="spellStart"/>
      <w:r w:rsidR="0048440C">
        <w:rPr>
          <w:rFonts w:ascii="Times New Roman" w:eastAsia="Arial Unicode MS" w:hAnsi="Times New Roman" w:cs="Times New Roman"/>
          <w:shd w:val="clear" w:color="auto" w:fill="FFFFFF"/>
        </w:rPr>
        <w:t>iTOL</w:t>
      </w:r>
      <w:proofErr w:type="spellEnd"/>
      <w:r w:rsidR="0048440C">
        <w:rPr>
          <w:rFonts w:ascii="Times New Roman" w:eastAsia="Arial Unicode MS" w:hAnsi="Times New Roman" w:cs="Times New Roman"/>
          <w:shd w:val="clear" w:color="auto" w:fill="FFFFFF"/>
        </w:rPr>
        <w:t xml:space="preserve"> as </w:t>
      </w:r>
      <w:proofErr w:type="spellStart"/>
      <w:r w:rsidR="0048440C">
        <w:rPr>
          <w:rFonts w:ascii="Times New Roman" w:eastAsia="Arial Unicode MS" w:hAnsi="Times New Roman" w:cs="Times New Roman"/>
          <w:i/>
          <w:shd w:val="clear" w:color="auto" w:fill="FFFFFF"/>
        </w:rPr>
        <w:t>Wolbachia</w:t>
      </w:r>
      <w:proofErr w:type="spellEnd"/>
      <w:r w:rsidR="0048440C">
        <w:rPr>
          <w:rFonts w:ascii="Times New Roman" w:eastAsia="Arial Unicode MS" w:hAnsi="Times New Roman" w:cs="Times New Roman"/>
          <w:i/>
          <w:shd w:val="clear" w:color="auto" w:fill="FFFFFF"/>
        </w:rPr>
        <w:t xml:space="preserve"> sp. </w:t>
      </w:r>
      <w:proofErr w:type="spellStart"/>
      <w:r w:rsidR="0048440C">
        <w:rPr>
          <w:rFonts w:ascii="Times New Roman" w:eastAsia="Arial Unicode MS" w:hAnsi="Times New Roman" w:cs="Times New Roman"/>
          <w:i/>
          <w:shd w:val="clear" w:color="auto" w:fill="FFFFFF"/>
        </w:rPr>
        <w:t>wMel</w:t>
      </w:r>
      <w:proofErr w:type="spellEnd"/>
      <w:r w:rsidR="0048440C">
        <w:rPr>
          <w:rFonts w:ascii="Times New Roman" w:eastAsia="Arial Unicode MS" w:hAnsi="Times New Roman" w:cs="Times New Roman"/>
          <w:shd w:val="clear" w:color="auto" w:fill="FFFFFF"/>
        </w:rPr>
        <w:t xml:space="preserve">, could only be mapped to the nearest complete </w:t>
      </w:r>
      <w:proofErr w:type="spellStart"/>
      <w:r w:rsidR="0048440C">
        <w:rPr>
          <w:rFonts w:ascii="Times New Roman" w:eastAsia="Arial Unicode MS" w:hAnsi="Times New Roman" w:cs="Times New Roman"/>
          <w:shd w:val="clear" w:color="auto" w:fill="FFFFFF"/>
        </w:rPr>
        <w:t>Uniprot</w:t>
      </w:r>
      <w:proofErr w:type="spellEnd"/>
      <w:r w:rsidR="0048440C">
        <w:rPr>
          <w:rFonts w:ascii="Times New Roman" w:eastAsia="Arial Unicode MS" w:hAnsi="Times New Roman" w:cs="Times New Roman"/>
          <w:shd w:val="clear" w:color="auto" w:fill="FFFFFF"/>
        </w:rPr>
        <w:t xml:space="preserve"> proteome (</w:t>
      </w:r>
      <w:proofErr w:type="spellStart"/>
      <w:r w:rsidR="0048440C">
        <w:rPr>
          <w:rFonts w:ascii="Times New Roman" w:eastAsia="Arial Unicode MS" w:hAnsi="Times New Roman" w:cs="Times New Roman"/>
          <w:i/>
          <w:shd w:val="clear" w:color="auto" w:fill="FFFFFF"/>
        </w:rPr>
        <w:t>Wolbachia</w:t>
      </w:r>
      <w:proofErr w:type="spellEnd"/>
      <w:r w:rsidR="0048440C">
        <w:rPr>
          <w:rFonts w:ascii="Times New Roman" w:eastAsia="Arial Unicode MS" w:hAnsi="Times New Roman" w:cs="Times New Roman"/>
          <w:i/>
          <w:shd w:val="clear" w:color="auto" w:fill="FFFFFF"/>
        </w:rPr>
        <w:t xml:space="preserve"> </w:t>
      </w:r>
      <w:proofErr w:type="spellStart"/>
      <w:r w:rsidR="0048440C">
        <w:rPr>
          <w:rFonts w:ascii="Times New Roman" w:eastAsia="Arial Unicode MS" w:hAnsi="Times New Roman" w:cs="Times New Roman"/>
          <w:i/>
          <w:shd w:val="clear" w:color="auto" w:fill="FFFFFF"/>
        </w:rPr>
        <w:t>pipientis</w:t>
      </w:r>
      <w:proofErr w:type="spellEnd"/>
      <w:r w:rsidR="0048440C">
        <w:rPr>
          <w:rFonts w:ascii="Times New Roman" w:eastAsia="Arial Unicode MS" w:hAnsi="Times New Roman" w:cs="Times New Roman"/>
          <w:i/>
          <w:shd w:val="clear" w:color="auto" w:fill="FFFFFF"/>
        </w:rPr>
        <w:t xml:space="preserve"> </w:t>
      </w:r>
      <w:proofErr w:type="spellStart"/>
      <w:r w:rsidR="0048440C">
        <w:rPr>
          <w:rFonts w:ascii="Times New Roman" w:eastAsia="Arial Unicode MS" w:hAnsi="Times New Roman" w:cs="Times New Roman"/>
          <w:i/>
          <w:shd w:val="clear" w:color="auto" w:fill="FFFFFF"/>
        </w:rPr>
        <w:t>wMel</w:t>
      </w:r>
      <w:proofErr w:type="spellEnd"/>
      <w:r w:rsidR="0048440C">
        <w:rPr>
          <w:rFonts w:ascii="Times New Roman" w:eastAsia="Arial Unicode MS" w:hAnsi="Times New Roman" w:cs="Times New Roman"/>
          <w:i/>
          <w:shd w:val="clear" w:color="auto" w:fill="FFFFFF"/>
        </w:rPr>
        <w:t xml:space="preserve"> Pop</w:t>
      </w:r>
      <w:r w:rsidR="0048440C">
        <w:rPr>
          <w:rFonts w:ascii="Times New Roman" w:eastAsia="Arial Unicode MS" w:hAnsi="Times New Roman" w:cs="Times New Roman"/>
          <w:shd w:val="clear" w:color="auto" w:fill="FFFFFF"/>
        </w:rPr>
        <w:t>) at the genus level. T</w:t>
      </w:r>
      <w:r w:rsidR="00BE7B71" w:rsidRPr="00942D6E">
        <w:rPr>
          <w:rFonts w:ascii="Times New Roman" w:eastAsia="Arial Unicode MS" w:hAnsi="Times New Roman" w:cs="Times New Roman"/>
          <w:shd w:val="clear" w:color="auto" w:fill="FFFFFF"/>
        </w:rPr>
        <w:t>hese proteomes contained</w:t>
      </w:r>
      <w:r w:rsidR="00FC2BEF" w:rsidRPr="00942D6E">
        <w:rPr>
          <w:rFonts w:ascii="Times New Roman" w:eastAsia="Arial Unicode MS" w:hAnsi="Times New Roman" w:cs="Times New Roman"/>
          <w:shd w:val="clear" w:color="auto" w:fill="FFFFFF"/>
        </w:rPr>
        <w:t xml:space="preserve"> 24,824,673 proteins or 36% o</w:t>
      </w:r>
      <w:r w:rsidR="00BE7B71" w:rsidRPr="00942D6E">
        <w:rPr>
          <w:rFonts w:ascii="Times New Roman" w:eastAsia="Arial Unicode MS" w:hAnsi="Times New Roman" w:cs="Times New Roman"/>
          <w:shd w:val="clear" w:color="auto" w:fill="FFFFFF"/>
        </w:rPr>
        <w:t xml:space="preserve">f </w:t>
      </w:r>
      <w:proofErr w:type="spellStart"/>
      <w:r w:rsidR="00BE7B71" w:rsidRPr="00942D6E">
        <w:rPr>
          <w:rFonts w:ascii="Times New Roman" w:eastAsia="Arial Unicode MS" w:hAnsi="Times New Roman" w:cs="Times New Roman"/>
          <w:shd w:val="clear" w:color="auto" w:fill="FFFFFF"/>
        </w:rPr>
        <w:t>Uniprot</w:t>
      </w:r>
      <w:proofErr w:type="spellEnd"/>
      <w:r w:rsidR="00BE7B71" w:rsidRPr="00942D6E">
        <w:rPr>
          <w:rFonts w:ascii="Times New Roman" w:eastAsia="Arial Unicode MS" w:hAnsi="Times New Roman" w:cs="Times New Roman"/>
          <w:shd w:val="clear" w:color="auto" w:fill="FFFFFF"/>
        </w:rPr>
        <w:t xml:space="preserve"> (Swiss-</w:t>
      </w:r>
      <w:proofErr w:type="spellStart"/>
      <w:r w:rsidR="00BE7B71" w:rsidRPr="00942D6E">
        <w:rPr>
          <w:rFonts w:ascii="Times New Roman" w:eastAsia="Arial Unicode MS" w:hAnsi="Times New Roman" w:cs="Times New Roman"/>
          <w:shd w:val="clear" w:color="auto" w:fill="FFFFFF"/>
        </w:rPr>
        <w:t>Prot</w:t>
      </w:r>
      <w:proofErr w:type="spellEnd"/>
      <w:r w:rsidR="00BE7B71" w:rsidRPr="00942D6E">
        <w:rPr>
          <w:rFonts w:ascii="Times New Roman" w:eastAsia="Arial Unicode MS" w:hAnsi="Times New Roman" w:cs="Times New Roman"/>
          <w:shd w:val="clear" w:color="auto" w:fill="FFFFFF"/>
        </w:rPr>
        <w:t xml:space="preserve"> + </w:t>
      </w:r>
      <w:proofErr w:type="spellStart"/>
      <w:r w:rsidR="00BE7B71" w:rsidRPr="00942D6E">
        <w:rPr>
          <w:rFonts w:ascii="Times New Roman" w:eastAsia="Arial Unicode MS" w:hAnsi="Times New Roman" w:cs="Times New Roman"/>
          <w:shd w:val="clear" w:color="auto" w:fill="FFFFFF"/>
        </w:rPr>
        <w:t>TrEMBL</w:t>
      </w:r>
      <w:proofErr w:type="spellEnd"/>
      <w:r w:rsidR="00BE7B71" w:rsidRPr="00942D6E">
        <w:rPr>
          <w:rFonts w:ascii="Times New Roman" w:eastAsia="Arial Unicode MS" w:hAnsi="Times New Roman" w:cs="Times New Roman"/>
          <w:shd w:val="clear" w:color="auto" w:fill="FFFFFF"/>
        </w:rPr>
        <w:t>).</w:t>
      </w:r>
      <w:r w:rsidR="00FC2BEF" w:rsidRPr="00942D6E">
        <w:rPr>
          <w:rFonts w:ascii="Times New Roman" w:eastAsia="Arial Unicode MS" w:hAnsi="Times New Roman" w:cs="Times New Roman"/>
          <w:shd w:val="clear" w:color="auto" w:fill="FFFFFF"/>
        </w:rPr>
        <w:t xml:space="preserve"> </w:t>
      </w:r>
      <w:r w:rsidR="00F3364B" w:rsidRPr="00942D6E">
        <w:rPr>
          <w:rFonts w:ascii="Times New Roman" w:eastAsia="Arial Unicode MS" w:hAnsi="Times New Roman" w:cs="Times New Roman"/>
          <w:shd w:val="clear" w:color="auto" w:fill="FFFFFF"/>
        </w:rPr>
        <w:t>The 217,339 p</w:t>
      </w:r>
      <w:r w:rsidR="00BE7B71" w:rsidRPr="00942D6E">
        <w:rPr>
          <w:rFonts w:ascii="Times New Roman" w:eastAsia="Arial Unicode MS" w:hAnsi="Times New Roman" w:cs="Times New Roman"/>
          <w:shd w:val="clear" w:color="auto" w:fill="FFFFFF"/>
        </w:rPr>
        <w:t xml:space="preserve">roteins from this list containing </w:t>
      </w:r>
      <w:proofErr w:type="spellStart"/>
      <w:r w:rsidR="00BE7B71" w:rsidRPr="00942D6E">
        <w:rPr>
          <w:rFonts w:ascii="Times New Roman" w:eastAsia="Arial Unicode MS" w:hAnsi="Times New Roman" w:cs="Times New Roman"/>
          <w:shd w:val="clear" w:color="auto" w:fill="FFFFFF"/>
        </w:rPr>
        <w:t>yeDUFs</w:t>
      </w:r>
      <w:proofErr w:type="spellEnd"/>
      <w:r w:rsidR="00BE7B71" w:rsidRPr="00942D6E">
        <w:rPr>
          <w:rFonts w:ascii="Times New Roman" w:eastAsia="Arial Unicode MS" w:hAnsi="Times New Roman" w:cs="Times New Roman"/>
          <w:shd w:val="clear" w:color="auto" w:fill="FFFFFF"/>
        </w:rPr>
        <w:t xml:space="preserve"> were then extracted using domain annotation from </w:t>
      </w:r>
      <w:proofErr w:type="spellStart"/>
      <w:r w:rsidR="00F3364B" w:rsidRPr="00942D6E">
        <w:rPr>
          <w:rFonts w:ascii="Times New Roman" w:eastAsia="Arial Unicode MS" w:hAnsi="Times New Roman" w:cs="Times New Roman"/>
          <w:shd w:val="clear" w:color="auto" w:fill="FFFFFF"/>
        </w:rPr>
        <w:t>Pfam-A.full</w:t>
      </w:r>
      <w:proofErr w:type="spellEnd"/>
      <w:r w:rsidR="00F3364B" w:rsidRPr="00942D6E">
        <w:rPr>
          <w:rFonts w:ascii="Times New Roman" w:eastAsia="Arial Unicode MS" w:hAnsi="Times New Roman" w:cs="Times New Roman"/>
          <w:shd w:val="clear" w:color="auto" w:fill="FFFFFF"/>
        </w:rPr>
        <w:t xml:space="preserve"> (v28)</w:t>
      </w:r>
      <w:r w:rsidR="00BE7B71" w:rsidRPr="00942D6E">
        <w:rPr>
          <w:rFonts w:ascii="Times New Roman" w:eastAsia="Arial Unicode MS" w:hAnsi="Times New Roman" w:cs="Times New Roman"/>
          <w:shd w:val="clear" w:color="auto" w:fill="FFFFFF"/>
        </w:rPr>
        <w:t xml:space="preserve">. </w:t>
      </w:r>
      <w:r w:rsidR="000C1B81" w:rsidRPr="00942D6E">
        <w:rPr>
          <w:rFonts w:ascii="Times New Roman" w:eastAsia="Arial Unicode MS" w:hAnsi="Times New Roman" w:cs="Times New Roman"/>
          <w:shd w:val="clear" w:color="auto" w:fill="FFFFFF"/>
        </w:rPr>
        <w:t xml:space="preserve"> </w:t>
      </w:r>
      <w:proofErr w:type="spellStart"/>
      <w:r w:rsidR="00F3364B" w:rsidRPr="00942D6E">
        <w:rPr>
          <w:rFonts w:ascii="Times New Roman" w:eastAsia="Arial Unicode MS" w:hAnsi="Times New Roman" w:cs="Times New Roman"/>
          <w:shd w:val="clear" w:color="auto" w:fill="FFFFFF"/>
        </w:rPr>
        <w:t>YeDUF</w:t>
      </w:r>
      <w:proofErr w:type="spellEnd"/>
      <w:r w:rsidR="00F3364B" w:rsidRPr="00942D6E">
        <w:rPr>
          <w:rFonts w:ascii="Times New Roman" w:eastAsia="Arial Unicode MS" w:hAnsi="Times New Roman" w:cs="Times New Roman"/>
          <w:shd w:val="clear" w:color="auto" w:fill="FFFFFF"/>
        </w:rPr>
        <w:t xml:space="preserve"> representation was calculated for each representative organism, resulting in a non-redundant list of </w:t>
      </w:r>
      <w:proofErr w:type="spellStart"/>
      <w:r w:rsidR="00F3364B" w:rsidRPr="00942D6E">
        <w:rPr>
          <w:rFonts w:ascii="Times New Roman" w:eastAsia="Arial Unicode MS" w:hAnsi="Times New Roman" w:cs="Times New Roman"/>
          <w:shd w:val="clear" w:color="auto" w:fill="FFFFFF"/>
        </w:rPr>
        <w:t>yeDUFs</w:t>
      </w:r>
      <w:proofErr w:type="spellEnd"/>
      <w:r w:rsidR="00F3364B" w:rsidRPr="00942D6E">
        <w:rPr>
          <w:rFonts w:ascii="Times New Roman" w:eastAsia="Arial Unicode MS" w:hAnsi="Times New Roman" w:cs="Times New Roman"/>
          <w:shd w:val="clear" w:color="auto" w:fill="FFFFFF"/>
        </w:rPr>
        <w:t xml:space="preserve"> / taxonomic </w:t>
      </w:r>
      <w:proofErr w:type="spellStart"/>
      <w:r w:rsidR="00F3364B" w:rsidRPr="00942D6E">
        <w:rPr>
          <w:rFonts w:ascii="Times New Roman" w:eastAsia="Arial Unicode MS" w:hAnsi="Times New Roman" w:cs="Times New Roman"/>
          <w:shd w:val="clear" w:color="auto" w:fill="FFFFFF"/>
        </w:rPr>
        <w:t>identifier</w:t>
      </w:r>
      <w:ins w:id="70" w:author="P Uetz" w:date="2017-07-09T13:11:00Z">
        <w:r w:rsidR="00FF3200">
          <w:rPr>
            <w:rFonts w:ascii="Times New Roman" w:eastAsia="Arial Unicode MS" w:hAnsi="Times New Roman" w:cs="Times New Roman"/>
            <w:shd w:val="clear" w:color="auto" w:fill="FFFFFF"/>
          </w:rPr>
          <w:t>s</w:t>
        </w:r>
      </w:ins>
      <w:r w:rsidR="00F3364B" w:rsidRPr="00942D6E">
        <w:rPr>
          <w:rFonts w:ascii="Times New Roman" w:eastAsia="Arial Unicode MS" w:hAnsi="Times New Roman" w:cs="Times New Roman"/>
          <w:shd w:val="clear" w:color="auto" w:fill="FFFFFF"/>
        </w:rPr>
        <w:t>.</w:t>
      </w:r>
      <w:r w:rsidR="00475008" w:rsidRPr="00942D6E">
        <w:rPr>
          <w:rFonts w:ascii="Times New Roman" w:eastAsiaTheme="majorEastAsia" w:hAnsi="Times New Roman" w:cs="Times New Roman"/>
          <w:iCs/>
          <w:color w:val="000000" w:themeColor="text1"/>
          <w:kern w:val="24"/>
        </w:rPr>
        <w:t>The</w:t>
      </w:r>
      <w:proofErr w:type="spellEnd"/>
      <w:r w:rsidR="00475008" w:rsidRPr="00942D6E">
        <w:rPr>
          <w:rFonts w:ascii="Times New Roman" w:eastAsiaTheme="majorEastAsia" w:hAnsi="Times New Roman" w:cs="Times New Roman"/>
          <w:iCs/>
          <w:color w:val="000000" w:themeColor="text1"/>
          <w:kern w:val="24"/>
        </w:rPr>
        <w:t xml:space="preserve"> </w:t>
      </w:r>
      <w:proofErr w:type="spellStart"/>
      <w:r w:rsidR="00475008" w:rsidRPr="00942D6E">
        <w:rPr>
          <w:rFonts w:ascii="Times New Roman" w:eastAsiaTheme="majorEastAsia" w:hAnsi="Times New Roman" w:cs="Times New Roman"/>
          <w:iCs/>
          <w:color w:val="000000" w:themeColor="text1"/>
          <w:kern w:val="24"/>
        </w:rPr>
        <w:t>yeDUFs</w:t>
      </w:r>
      <w:proofErr w:type="spellEnd"/>
      <w:r w:rsidR="00475008" w:rsidRPr="00942D6E">
        <w:rPr>
          <w:rFonts w:ascii="Times New Roman" w:eastAsiaTheme="majorEastAsia" w:hAnsi="Times New Roman" w:cs="Times New Roman"/>
          <w:iCs/>
          <w:color w:val="000000" w:themeColor="text1"/>
          <w:kern w:val="24"/>
        </w:rPr>
        <w:t xml:space="preserve"> were divided into groups based on presence and essentiality in both </w:t>
      </w:r>
      <w:proofErr w:type="spellStart"/>
      <w:r w:rsidR="00475008" w:rsidRPr="00942D6E">
        <w:rPr>
          <w:rFonts w:ascii="Times New Roman" w:eastAsiaTheme="majorEastAsia" w:hAnsi="Times New Roman" w:cs="Times New Roman"/>
          <w:iCs/>
          <w:color w:val="000000" w:themeColor="text1"/>
          <w:kern w:val="24"/>
        </w:rPr>
        <w:t>Sc</w:t>
      </w:r>
      <w:proofErr w:type="spellEnd"/>
      <w:r w:rsidR="00475008" w:rsidRPr="00942D6E">
        <w:rPr>
          <w:rFonts w:ascii="Times New Roman" w:eastAsiaTheme="majorEastAsia" w:hAnsi="Times New Roman" w:cs="Times New Roman"/>
          <w:iCs/>
          <w:color w:val="000000" w:themeColor="text1"/>
          <w:kern w:val="24"/>
        </w:rPr>
        <w:t xml:space="preserve"> and Sp. There were </w:t>
      </w:r>
      <w:commentRangeStart w:id="71"/>
      <w:commentRangeStart w:id="72"/>
      <w:r w:rsidR="00475008" w:rsidRPr="00942D6E">
        <w:rPr>
          <w:rFonts w:ascii="Times New Roman" w:eastAsiaTheme="majorEastAsia" w:hAnsi="Times New Roman" w:cs="Times New Roman"/>
          <w:iCs/>
          <w:color w:val="000000" w:themeColor="text1"/>
          <w:kern w:val="24"/>
        </w:rPr>
        <w:t>five groups</w:t>
      </w:r>
      <w:commentRangeEnd w:id="71"/>
      <w:r w:rsidR="00475008">
        <w:rPr>
          <w:rStyle w:val="CommentReference"/>
        </w:rPr>
        <w:commentReference w:id="71"/>
      </w:r>
      <w:commentRangeEnd w:id="72"/>
      <w:r w:rsidR="00475008">
        <w:rPr>
          <w:rStyle w:val="CommentReference"/>
        </w:rPr>
        <w:commentReference w:id="72"/>
      </w:r>
      <w:r w:rsidR="00475008" w:rsidRPr="00942D6E">
        <w:rPr>
          <w:rFonts w:ascii="Times New Roman" w:eastAsiaTheme="majorEastAsia" w:hAnsi="Times New Roman" w:cs="Times New Roman"/>
          <w:iCs/>
          <w:color w:val="000000" w:themeColor="text1"/>
          <w:kern w:val="24"/>
        </w:rPr>
        <w:t xml:space="preserve">: </w:t>
      </w:r>
    </w:p>
    <w:p w14:paraId="70BA1657" w14:textId="1D22BB0A" w:rsidR="001078EC" w:rsidRPr="00DB440E" w:rsidRDefault="00475008" w:rsidP="00DB440E">
      <w:pPr>
        <w:pStyle w:val="ListParagraph"/>
        <w:numPr>
          <w:ilvl w:val="0"/>
          <w:numId w:val="6"/>
        </w:numPr>
        <w:tabs>
          <w:tab w:val="left" w:pos="720"/>
          <w:tab w:val="left" w:pos="2600"/>
        </w:tabs>
        <w:spacing w:line="360" w:lineRule="auto"/>
        <w:rPr>
          <w:ins w:id="73" w:author="P Uetz" w:date="2017-05-01T18:17:00Z"/>
          <w:rFonts w:eastAsiaTheme="majorEastAsia"/>
          <w:iCs/>
          <w:color w:val="000000" w:themeColor="text1"/>
          <w:kern w:val="24"/>
        </w:rPr>
      </w:pPr>
      <w:del w:id="74" w:author="P Uetz" w:date="2017-05-01T18:17:00Z">
        <w:r w:rsidRPr="00DB440E" w:rsidDel="001078EC">
          <w:rPr>
            <w:rFonts w:eastAsiaTheme="majorEastAsia"/>
            <w:iCs/>
            <w:color w:val="000000" w:themeColor="text1"/>
            <w:kern w:val="24"/>
          </w:rPr>
          <w:delText xml:space="preserve">(1) </w:delText>
        </w:r>
      </w:del>
      <w:r w:rsidRPr="00DB440E">
        <w:rPr>
          <w:rFonts w:eastAsiaTheme="majorEastAsia"/>
          <w:iCs/>
          <w:color w:val="000000" w:themeColor="text1"/>
          <w:kern w:val="24"/>
        </w:rPr>
        <w:t xml:space="preserve">essential in </w:t>
      </w:r>
      <w:proofErr w:type="spellStart"/>
      <w:r w:rsidRPr="00DB440E">
        <w:rPr>
          <w:rFonts w:eastAsiaTheme="majorEastAsia"/>
          <w:iCs/>
          <w:color w:val="000000" w:themeColor="text1"/>
          <w:kern w:val="24"/>
        </w:rPr>
        <w:t>Sc</w:t>
      </w:r>
      <w:proofErr w:type="spellEnd"/>
      <w:r w:rsidRPr="00DB440E">
        <w:rPr>
          <w:rFonts w:eastAsiaTheme="majorEastAsia"/>
          <w:iCs/>
          <w:color w:val="000000" w:themeColor="text1"/>
          <w:kern w:val="24"/>
        </w:rPr>
        <w:t xml:space="preserve"> and absent in </w:t>
      </w:r>
      <w:proofErr w:type="spellStart"/>
      <w:r w:rsidRPr="00DB440E">
        <w:rPr>
          <w:rFonts w:eastAsiaTheme="majorEastAsia"/>
          <w:iCs/>
          <w:color w:val="000000" w:themeColor="text1"/>
          <w:kern w:val="24"/>
        </w:rPr>
        <w:t>Sp</w:t>
      </w:r>
      <w:proofErr w:type="spellEnd"/>
      <w:r w:rsidRPr="00DB440E">
        <w:rPr>
          <w:rFonts w:eastAsiaTheme="majorEastAsia"/>
          <w:iCs/>
          <w:color w:val="000000" w:themeColor="text1"/>
          <w:kern w:val="24"/>
        </w:rPr>
        <w:t xml:space="preserve"> (</w:t>
      </w:r>
      <w:proofErr w:type="spellStart"/>
      <w:r w:rsidRPr="00DB440E">
        <w:rPr>
          <w:rFonts w:eastAsiaTheme="majorEastAsia"/>
          <w:iCs/>
          <w:color w:val="000000" w:themeColor="text1"/>
          <w:kern w:val="24"/>
        </w:rPr>
        <w:t>SceSp</w:t>
      </w:r>
      <w:proofErr w:type="spellEnd"/>
      <w:r w:rsidRPr="00DB440E">
        <w:rPr>
          <w:rFonts w:eastAsiaTheme="majorEastAsia"/>
          <w:iCs/>
          <w:color w:val="000000" w:themeColor="text1"/>
          <w:kern w:val="24"/>
        </w:rPr>
        <w:t>-)</w:t>
      </w:r>
    </w:p>
    <w:p w14:paraId="13F519BB" w14:textId="4923F0C0" w:rsidR="001078EC" w:rsidRPr="00DB440E" w:rsidRDefault="00475008" w:rsidP="00DB440E">
      <w:pPr>
        <w:pStyle w:val="ListParagraph"/>
        <w:numPr>
          <w:ilvl w:val="0"/>
          <w:numId w:val="6"/>
        </w:numPr>
        <w:tabs>
          <w:tab w:val="left" w:pos="720"/>
          <w:tab w:val="left" w:pos="2600"/>
        </w:tabs>
        <w:spacing w:line="360" w:lineRule="auto"/>
        <w:rPr>
          <w:ins w:id="75" w:author="P Uetz" w:date="2017-05-01T18:17:00Z"/>
          <w:rFonts w:eastAsiaTheme="majorEastAsia"/>
          <w:iCs/>
          <w:color w:val="000000" w:themeColor="text1"/>
          <w:kern w:val="24"/>
        </w:rPr>
      </w:pPr>
      <w:del w:id="76" w:author="P Uetz" w:date="2017-05-01T18:17:00Z">
        <w:r w:rsidRPr="00DB440E" w:rsidDel="001078EC">
          <w:rPr>
            <w:rFonts w:eastAsiaTheme="majorEastAsia"/>
            <w:iCs/>
            <w:color w:val="000000" w:themeColor="text1"/>
            <w:kern w:val="24"/>
          </w:rPr>
          <w:delText xml:space="preserve">, (2) </w:delText>
        </w:r>
      </w:del>
      <w:r w:rsidRPr="00DB440E">
        <w:rPr>
          <w:rFonts w:eastAsiaTheme="majorEastAsia"/>
          <w:iCs/>
          <w:color w:val="000000" w:themeColor="text1"/>
          <w:kern w:val="24"/>
        </w:rPr>
        <w:t xml:space="preserve">essential in </w:t>
      </w:r>
      <w:proofErr w:type="spellStart"/>
      <w:r w:rsidRPr="00DB440E">
        <w:rPr>
          <w:rFonts w:eastAsiaTheme="majorEastAsia"/>
          <w:iCs/>
          <w:color w:val="000000" w:themeColor="text1"/>
          <w:kern w:val="24"/>
        </w:rPr>
        <w:t>Sc</w:t>
      </w:r>
      <w:proofErr w:type="spellEnd"/>
      <w:r w:rsidRPr="00DB440E">
        <w:rPr>
          <w:rFonts w:eastAsiaTheme="majorEastAsia"/>
          <w:iCs/>
          <w:color w:val="000000" w:themeColor="text1"/>
          <w:kern w:val="24"/>
        </w:rPr>
        <w:t xml:space="preserve"> and present in </w:t>
      </w:r>
      <w:proofErr w:type="spellStart"/>
      <w:r w:rsidRPr="00DB440E">
        <w:rPr>
          <w:rFonts w:eastAsiaTheme="majorEastAsia"/>
          <w:iCs/>
          <w:color w:val="000000" w:themeColor="text1"/>
          <w:kern w:val="24"/>
        </w:rPr>
        <w:t>Sp</w:t>
      </w:r>
      <w:proofErr w:type="spellEnd"/>
      <w:r w:rsidRPr="00DB440E">
        <w:rPr>
          <w:rFonts w:eastAsiaTheme="majorEastAsia"/>
          <w:iCs/>
          <w:color w:val="000000" w:themeColor="text1"/>
          <w:kern w:val="24"/>
        </w:rPr>
        <w:t xml:space="preserve"> (</w:t>
      </w:r>
      <w:proofErr w:type="spellStart"/>
      <w:r w:rsidRPr="00DB440E">
        <w:rPr>
          <w:rFonts w:eastAsiaTheme="majorEastAsia"/>
          <w:iCs/>
          <w:color w:val="000000" w:themeColor="text1"/>
          <w:kern w:val="24"/>
        </w:rPr>
        <w:t>SceSp</w:t>
      </w:r>
      <w:proofErr w:type="spellEnd"/>
      <w:r w:rsidRPr="00DB440E">
        <w:rPr>
          <w:rFonts w:eastAsiaTheme="majorEastAsia"/>
          <w:iCs/>
          <w:color w:val="000000" w:themeColor="text1"/>
          <w:kern w:val="24"/>
        </w:rPr>
        <w:t>+)</w:t>
      </w:r>
    </w:p>
    <w:p w14:paraId="5F4A4E24" w14:textId="0786EF4D" w:rsidR="001078EC" w:rsidRPr="00DB440E" w:rsidRDefault="00475008" w:rsidP="00DB440E">
      <w:pPr>
        <w:pStyle w:val="ListParagraph"/>
        <w:numPr>
          <w:ilvl w:val="0"/>
          <w:numId w:val="6"/>
        </w:numPr>
        <w:tabs>
          <w:tab w:val="left" w:pos="720"/>
          <w:tab w:val="left" w:pos="2600"/>
        </w:tabs>
        <w:spacing w:line="360" w:lineRule="auto"/>
        <w:rPr>
          <w:ins w:id="77" w:author="P Uetz" w:date="2017-05-01T18:17:00Z"/>
          <w:rFonts w:eastAsiaTheme="majorEastAsia"/>
          <w:iCs/>
          <w:color w:val="000000" w:themeColor="text1"/>
          <w:kern w:val="24"/>
        </w:rPr>
      </w:pPr>
      <w:del w:id="78" w:author="P Uetz" w:date="2017-05-01T18:17:00Z">
        <w:r w:rsidRPr="00DB440E" w:rsidDel="001078EC">
          <w:rPr>
            <w:rFonts w:eastAsiaTheme="majorEastAsia"/>
            <w:iCs/>
            <w:color w:val="000000" w:themeColor="text1"/>
            <w:kern w:val="24"/>
          </w:rPr>
          <w:delText xml:space="preserve">, (3) </w:delText>
        </w:r>
      </w:del>
      <w:r w:rsidRPr="00DB440E">
        <w:rPr>
          <w:rFonts w:eastAsiaTheme="majorEastAsia"/>
          <w:iCs/>
          <w:color w:val="000000" w:themeColor="text1"/>
          <w:kern w:val="24"/>
        </w:rPr>
        <w:t xml:space="preserve">essential in both </w:t>
      </w:r>
      <w:proofErr w:type="spellStart"/>
      <w:r w:rsidRPr="00DB440E">
        <w:rPr>
          <w:rFonts w:eastAsiaTheme="majorEastAsia"/>
          <w:iCs/>
          <w:color w:val="000000" w:themeColor="text1"/>
          <w:kern w:val="24"/>
        </w:rPr>
        <w:t>Sc</w:t>
      </w:r>
      <w:proofErr w:type="spellEnd"/>
      <w:r w:rsidRPr="00DB440E">
        <w:rPr>
          <w:rFonts w:eastAsiaTheme="majorEastAsia"/>
          <w:iCs/>
          <w:color w:val="000000" w:themeColor="text1"/>
          <w:kern w:val="24"/>
        </w:rPr>
        <w:t xml:space="preserve"> and </w:t>
      </w:r>
      <w:proofErr w:type="spellStart"/>
      <w:r w:rsidRPr="00DB440E">
        <w:rPr>
          <w:rFonts w:eastAsiaTheme="majorEastAsia"/>
          <w:iCs/>
          <w:color w:val="000000" w:themeColor="text1"/>
          <w:kern w:val="24"/>
        </w:rPr>
        <w:t>Sp</w:t>
      </w:r>
      <w:proofErr w:type="spellEnd"/>
      <w:r w:rsidRPr="00DB440E">
        <w:rPr>
          <w:rFonts w:eastAsiaTheme="majorEastAsia"/>
          <w:iCs/>
          <w:color w:val="000000" w:themeColor="text1"/>
          <w:kern w:val="24"/>
        </w:rPr>
        <w:t xml:space="preserve"> (</w:t>
      </w:r>
      <w:proofErr w:type="spellStart"/>
      <w:r w:rsidRPr="00DB440E">
        <w:rPr>
          <w:rFonts w:eastAsiaTheme="majorEastAsia"/>
          <w:iCs/>
          <w:color w:val="000000" w:themeColor="text1"/>
          <w:kern w:val="24"/>
        </w:rPr>
        <w:t>SceSpe</w:t>
      </w:r>
      <w:proofErr w:type="spellEnd"/>
      <w:r w:rsidRPr="00DB440E">
        <w:rPr>
          <w:rFonts w:eastAsiaTheme="majorEastAsia"/>
          <w:iCs/>
          <w:color w:val="000000" w:themeColor="text1"/>
          <w:kern w:val="24"/>
        </w:rPr>
        <w:t>)</w:t>
      </w:r>
    </w:p>
    <w:p w14:paraId="3CB0EEC6" w14:textId="77777777" w:rsidR="001078EC" w:rsidRPr="00DB440E" w:rsidRDefault="00475008" w:rsidP="00DB440E">
      <w:pPr>
        <w:pStyle w:val="ListParagraph"/>
        <w:numPr>
          <w:ilvl w:val="0"/>
          <w:numId w:val="6"/>
        </w:numPr>
        <w:tabs>
          <w:tab w:val="left" w:pos="720"/>
          <w:tab w:val="left" w:pos="2600"/>
        </w:tabs>
        <w:spacing w:line="360" w:lineRule="auto"/>
        <w:rPr>
          <w:ins w:id="79" w:author="P Uetz" w:date="2017-05-01T18:17:00Z"/>
          <w:rFonts w:eastAsiaTheme="majorEastAsia"/>
          <w:iCs/>
          <w:color w:val="000000" w:themeColor="text1"/>
          <w:kern w:val="24"/>
        </w:rPr>
      </w:pPr>
      <w:del w:id="80" w:author="P Uetz" w:date="2017-05-01T18:17:00Z">
        <w:r w:rsidRPr="00DB440E" w:rsidDel="001078EC">
          <w:rPr>
            <w:rFonts w:eastAsiaTheme="majorEastAsia"/>
            <w:iCs/>
            <w:color w:val="000000" w:themeColor="text1"/>
            <w:kern w:val="24"/>
          </w:rPr>
          <w:delText xml:space="preserve">, </w:delText>
        </w:r>
      </w:del>
      <w:del w:id="81" w:author="P Uetz" w:date="2017-05-01T18:18:00Z">
        <w:r w:rsidRPr="00DB440E" w:rsidDel="001078EC">
          <w:rPr>
            <w:rFonts w:eastAsiaTheme="majorEastAsia"/>
            <w:iCs/>
            <w:color w:val="000000" w:themeColor="text1"/>
            <w:kern w:val="24"/>
          </w:rPr>
          <w:delText xml:space="preserve">(4) </w:delText>
        </w:r>
      </w:del>
      <w:r w:rsidRPr="00DB440E">
        <w:rPr>
          <w:rFonts w:eastAsiaTheme="majorEastAsia"/>
          <w:iCs/>
          <w:color w:val="000000" w:themeColor="text1"/>
          <w:kern w:val="24"/>
        </w:rPr>
        <w:t xml:space="preserve">present in </w:t>
      </w:r>
      <w:proofErr w:type="spellStart"/>
      <w:r w:rsidRPr="00DB440E">
        <w:rPr>
          <w:rFonts w:eastAsiaTheme="majorEastAsia"/>
          <w:iCs/>
          <w:color w:val="000000" w:themeColor="text1"/>
          <w:kern w:val="24"/>
        </w:rPr>
        <w:t>Sc</w:t>
      </w:r>
      <w:proofErr w:type="spellEnd"/>
      <w:r w:rsidRPr="00DB440E">
        <w:rPr>
          <w:rFonts w:eastAsiaTheme="majorEastAsia"/>
          <w:iCs/>
          <w:color w:val="000000" w:themeColor="text1"/>
          <w:kern w:val="24"/>
        </w:rPr>
        <w:t xml:space="preserve"> and essential in </w:t>
      </w:r>
      <w:proofErr w:type="spellStart"/>
      <w:r w:rsidRPr="00DB440E">
        <w:rPr>
          <w:rFonts w:eastAsiaTheme="majorEastAsia"/>
          <w:iCs/>
          <w:color w:val="000000" w:themeColor="text1"/>
          <w:kern w:val="24"/>
        </w:rPr>
        <w:t>Sp</w:t>
      </w:r>
      <w:proofErr w:type="spellEnd"/>
      <w:r w:rsidRPr="00DB440E">
        <w:rPr>
          <w:rFonts w:eastAsiaTheme="majorEastAsia"/>
          <w:iCs/>
          <w:color w:val="000000" w:themeColor="text1"/>
          <w:kern w:val="24"/>
        </w:rPr>
        <w:t xml:space="preserve"> (</w:t>
      </w:r>
      <w:proofErr w:type="spellStart"/>
      <w:r w:rsidRPr="00DB440E">
        <w:rPr>
          <w:rFonts w:eastAsiaTheme="majorEastAsia"/>
          <w:iCs/>
          <w:color w:val="000000" w:themeColor="text1"/>
          <w:kern w:val="24"/>
        </w:rPr>
        <w:t>Sc+Spe</w:t>
      </w:r>
      <w:proofErr w:type="spellEnd"/>
      <w:r w:rsidRPr="00DB440E">
        <w:rPr>
          <w:rFonts w:eastAsiaTheme="majorEastAsia"/>
          <w:iCs/>
          <w:color w:val="000000" w:themeColor="text1"/>
          <w:kern w:val="24"/>
        </w:rPr>
        <w:t xml:space="preserve">), and </w:t>
      </w:r>
    </w:p>
    <w:p w14:paraId="2209E598" w14:textId="67758CB3" w:rsidR="001078EC" w:rsidRPr="001078EC" w:rsidRDefault="00475008" w:rsidP="00DB440E">
      <w:pPr>
        <w:pStyle w:val="ListParagraph"/>
        <w:numPr>
          <w:ilvl w:val="0"/>
          <w:numId w:val="7"/>
        </w:numPr>
        <w:tabs>
          <w:tab w:val="left" w:pos="720"/>
          <w:tab w:val="left" w:pos="2600"/>
        </w:tabs>
        <w:spacing w:line="360" w:lineRule="auto"/>
        <w:rPr>
          <w:ins w:id="82" w:author="P Uetz" w:date="2017-05-01T18:17:00Z"/>
          <w:rFonts w:eastAsia="Arial Unicode MS"/>
          <w:shd w:val="clear" w:color="auto" w:fill="FFFFFF"/>
        </w:rPr>
      </w:pPr>
      <w:del w:id="83" w:author="P Uetz" w:date="2017-05-01T18:17:00Z">
        <w:r w:rsidRPr="00DB440E" w:rsidDel="001078EC">
          <w:rPr>
            <w:rFonts w:eastAsiaTheme="majorEastAsia"/>
            <w:iCs/>
            <w:color w:val="000000" w:themeColor="text1"/>
            <w:kern w:val="24"/>
          </w:rPr>
          <w:delText xml:space="preserve">(5) </w:delText>
        </w:r>
      </w:del>
      <w:r w:rsidRPr="00DB440E">
        <w:rPr>
          <w:rFonts w:eastAsiaTheme="majorEastAsia"/>
          <w:iCs/>
          <w:color w:val="000000" w:themeColor="text1"/>
          <w:kern w:val="24"/>
        </w:rPr>
        <w:t xml:space="preserve">absent in </w:t>
      </w:r>
      <w:proofErr w:type="spellStart"/>
      <w:r w:rsidRPr="00DB440E">
        <w:rPr>
          <w:rFonts w:eastAsiaTheme="majorEastAsia"/>
          <w:iCs/>
          <w:color w:val="000000" w:themeColor="text1"/>
          <w:kern w:val="24"/>
        </w:rPr>
        <w:t>Sc</w:t>
      </w:r>
      <w:proofErr w:type="spellEnd"/>
      <w:r w:rsidRPr="00DB440E">
        <w:rPr>
          <w:rFonts w:eastAsiaTheme="majorEastAsia"/>
          <w:iCs/>
          <w:color w:val="000000" w:themeColor="text1"/>
          <w:kern w:val="24"/>
        </w:rPr>
        <w:t xml:space="preserve"> and essential in </w:t>
      </w:r>
      <w:proofErr w:type="spellStart"/>
      <w:r w:rsidRPr="00DB440E">
        <w:rPr>
          <w:rFonts w:eastAsiaTheme="majorEastAsia"/>
          <w:iCs/>
          <w:color w:val="000000" w:themeColor="text1"/>
          <w:kern w:val="24"/>
        </w:rPr>
        <w:t>Sp</w:t>
      </w:r>
      <w:proofErr w:type="spellEnd"/>
      <w:r w:rsidRPr="00DB440E">
        <w:rPr>
          <w:rFonts w:eastAsiaTheme="majorEastAsia"/>
          <w:iCs/>
          <w:color w:val="000000" w:themeColor="text1"/>
          <w:kern w:val="24"/>
        </w:rPr>
        <w:t xml:space="preserve"> (</w:t>
      </w:r>
      <w:proofErr w:type="spellStart"/>
      <w:r w:rsidRPr="00DB440E">
        <w:rPr>
          <w:rFonts w:eastAsiaTheme="majorEastAsia"/>
          <w:iCs/>
          <w:color w:val="000000" w:themeColor="text1"/>
          <w:kern w:val="24"/>
        </w:rPr>
        <w:t>Sc-Spe</w:t>
      </w:r>
      <w:proofErr w:type="spellEnd"/>
      <w:r w:rsidRPr="00DB440E">
        <w:rPr>
          <w:rFonts w:eastAsiaTheme="majorEastAsia"/>
          <w:iCs/>
          <w:color w:val="000000" w:themeColor="text1"/>
          <w:kern w:val="24"/>
        </w:rPr>
        <w:t xml:space="preserve">). </w:t>
      </w:r>
    </w:p>
    <w:p w14:paraId="1FE05407" w14:textId="7EA4E6CD" w:rsidR="00BE7B71" w:rsidRPr="00FF3200" w:rsidRDefault="00803741">
      <w:pPr>
        <w:tabs>
          <w:tab w:val="left" w:pos="720"/>
          <w:tab w:val="left" w:pos="2600"/>
        </w:tabs>
        <w:spacing w:before="120" w:line="360" w:lineRule="auto"/>
        <w:rPr>
          <w:rFonts w:ascii="Times New Roman" w:eastAsia="Arial Unicode MS" w:hAnsi="Times New Roman" w:cs="Times New Roman"/>
          <w:shd w:val="clear" w:color="auto" w:fill="FFFFFF"/>
          <w:rPrChange w:id="84" w:author="P Uetz" w:date="2017-07-09T13:11:00Z">
            <w:rPr>
              <w:rFonts w:eastAsia="Arial Unicode MS"/>
              <w:shd w:val="clear" w:color="auto" w:fill="FFFFFF"/>
            </w:rPr>
          </w:rPrChange>
        </w:rPr>
        <w:pPrChange w:id="85" w:author="P Uetz" w:date="2017-07-09T13:11:00Z">
          <w:pPr>
            <w:tabs>
              <w:tab w:val="left" w:pos="720"/>
              <w:tab w:val="left" w:pos="2600"/>
            </w:tabs>
            <w:spacing w:before="120" w:line="360" w:lineRule="auto"/>
            <w:ind w:left="360"/>
          </w:pPr>
        </w:pPrChange>
      </w:pPr>
      <w:r w:rsidRPr="00FF3200">
        <w:rPr>
          <w:rFonts w:ascii="Times New Roman" w:eastAsia="Arial Unicode MS" w:hAnsi="Times New Roman" w:cs="Times New Roman"/>
          <w:shd w:val="clear" w:color="auto" w:fill="FFFFFF"/>
          <w:rPrChange w:id="86" w:author="P Uetz" w:date="2017-07-09T13:11:00Z">
            <w:rPr>
              <w:rFonts w:eastAsia="Arial Unicode MS"/>
              <w:shd w:val="clear" w:color="auto" w:fill="FFFFFF"/>
            </w:rPr>
          </w:rPrChange>
        </w:rPr>
        <w:t>The log</w:t>
      </w:r>
      <w:r w:rsidRPr="00FF3200">
        <w:rPr>
          <w:rFonts w:ascii="Times New Roman" w:eastAsia="Arial Unicode MS" w:hAnsi="Times New Roman" w:cs="Times New Roman"/>
          <w:shd w:val="clear" w:color="auto" w:fill="FFFFFF"/>
          <w:vertAlign w:val="subscript"/>
          <w:rPrChange w:id="87" w:author="P Uetz" w:date="2017-07-09T13:11:00Z">
            <w:rPr>
              <w:rFonts w:eastAsia="Arial Unicode MS"/>
              <w:shd w:val="clear" w:color="auto" w:fill="FFFFFF"/>
              <w:vertAlign w:val="subscript"/>
            </w:rPr>
          </w:rPrChange>
        </w:rPr>
        <w:t>10</w:t>
      </w:r>
      <w:r w:rsidRPr="00FF3200">
        <w:rPr>
          <w:rFonts w:ascii="Times New Roman" w:eastAsia="Arial Unicode MS" w:hAnsi="Times New Roman" w:cs="Times New Roman"/>
          <w:shd w:val="clear" w:color="auto" w:fill="FFFFFF"/>
          <w:rPrChange w:id="88" w:author="P Uetz" w:date="2017-07-09T13:11:00Z">
            <w:rPr>
              <w:rFonts w:eastAsia="Arial Unicode MS"/>
              <w:shd w:val="clear" w:color="auto" w:fill="FFFFFF"/>
            </w:rPr>
          </w:rPrChange>
        </w:rPr>
        <w:t>(#</w:t>
      </w:r>
      <w:proofErr w:type="spellStart"/>
      <w:r w:rsidRPr="00FF3200">
        <w:rPr>
          <w:rFonts w:ascii="Times New Roman" w:eastAsia="Arial Unicode MS" w:hAnsi="Times New Roman" w:cs="Times New Roman"/>
          <w:shd w:val="clear" w:color="auto" w:fill="FFFFFF"/>
          <w:rPrChange w:id="89" w:author="P Uetz" w:date="2017-07-09T13:11:00Z">
            <w:rPr>
              <w:rFonts w:eastAsia="Arial Unicode MS"/>
              <w:shd w:val="clear" w:color="auto" w:fill="FFFFFF"/>
            </w:rPr>
          </w:rPrChange>
        </w:rPr>
        <w:t>yeDUFs</w:t>
      </w:r>
      <w:proofErr w:type="spellEnd"/>
      <w:r w:rsidRPr="00FF3200">
        <w:rPr>
          <w:rFonts w:ascii="Times New Roman" w:eastAsia="Arial Unicode MS" w:hAnsi="Times New Roman" w:cs="Times New Roman"/>
          <w:shd w:val="clear" w:color="auto" w:fill="FFFFFF"/>
          <w:rPrChange w:id="90" w:author="P Uetz" w:date="2017-07-09T13:11:00Z">
            <w:rPr>
              <w:rFonts w:eastAsia="Arial Unicode MS"/>
              <w:shd w:val="clear" w:color="auto" w:fill="FFFFFF"/>
            </w:rPr>
          </w:rPrChange>
        </w:rPr>
        <w:t xml:space="preserve">) was plotted on the </w:t>
      </w:r>
      <w:r w:rsidR="007F1211" w:rsidRPr="00FF3200">
        <w:rPr>
          <w:rFonts w:ascii="Times New Roman" w:eastAsia="Arial Unicode MS" w:hAnsi="Times New Roman" w:cs="Times New Roman"/>
          <w:shd w:val="clear" w:color="auto" w:fill="FFFFFF"/>
          <w:rPrChange w:id="91" w:author="P Uetz" w:date="2017-07-09T13:11:00Z">
            <w:rPr>
              <w:rFonts w:eastAsia="Arial Unicode MS"/>
              <w:shd w:val="clear" w:color="auto" w:fill="FFFFFF"/>
            </w:rPr>
          </w:rPrChange>
        </w:rPr>
        <w:t>interactive Tree of Life (</w:t>
      </w:r>
      <w:proofErr w:type="spellStart"/>
      <w:r w:rsidRPr="00FF3200">
        <w:rPr>
          <w:rFonts w:ascii="Times New Roman" w:eastAsia="Arial Unicode MS" w:hAnsi="Times New Roman" w:cs="Times New Roman"/>
          <w:shd w:val="clear" w:color="auto" w:fill="FFFFFF"/>
          <w:rPrChange w:id="92" w:author="P Uetz" w:date="2017-07-09T13:11:00Z">
            <w:rPr>
              <w:rFonts w:eastAsia="Arial Unicode MS"/>
              <w:shd w:val="clear" w:color="auto" w:fill="FFFFFF"/>
            </w:rPr>
          </w:rPrChange>
        </w:rPr>
        <w:t>iTOL</w:t>
      </w:r>
      <w:proofErr w:type="spellEnd"/>
      <w:r w:rsidR="007F1211" w:rsidRPr="00FF3200">
        <w:rPr>
          <w:rFonts w:ascii="Times New Roman" w:eastAsia="Arial Unicode MS" w:hAnsi="Times New Roman" w:cs="Times New Roman"/>
          <w:shd w:val="clear" w:color="auto" w:fill="FFFFFF"/>
          <w:rPrChange w:id="93" w:author="P Uetz" w:date="2017-07-09T13:11:00Z">
            <w:rPr>
              <w:rFonts w:eastAsia="Arial Unicode MS"/>
              <w:shd w:val="clear" w:color="auto" w:fill="FFFFFF"/>
            </w:rPr>
          </w:rPrChange>
        </w:rPr>
        <w:t>)</w:t>
      </w:r>
      <w:r w:rsidR="00475008" w:rsidRPr="00FF3200">
        <w:rPr>
          <w:rFonts w:ascii="Times New Roman" w:eastAsia="Arial Unicode MS" w:hAnsi="Times New Roman" w:cs="Times New Roman"/>
          <w:shd w:val="clear" w:color="auto" w:fill="FFFFFF"/>
          <w:rPrChange w:id="94" w:author="P Uetz" w:date="2017-07-09T13:11:00Z">
            <w:rPr>
              <w:rFonts w:eastAsia="Arial Unicode MS"/>
              <w:shd w:val="clear" w:color="auto" w:fill="FFFFFF"/>
            </w:rPr>
          </w:rPrChange>
        </w:rPr>
        <w:t xml:space="preserve">, for all </w:t>
      </w:r>
      <w:proofErr w:type="spellStart"/>
      <w:r w:rsidR="00475008" w:rsidRPr="00FF3200">
        <w:rPr>
          <w:rFonts w:ascii="Times New Roman" w:eastAsia="Arial Unicode MS" w:hAnsi="Times New Roman" w:cs="Times New Roman"/>
          <w:shd w:val="clear" w:color="auto" w:fill="FFFFFF"/>
          <w:rPrChange w:id="95" w:author="P Uetz" w:date="2017-07-09T13:11:00Z">
            <w:rPr>
              <w:rFonts w:eastAsia="Arial Unicode MS"/>
              <w:shd w:val="clear" w:color="auto" w:fill="FFFFFF"/>
            </w:rPr>
          </w:rPrChange>
        </w:rPr>
        <w:t>yeDUFs</w:t>
      </w:r>
      <w:proofErr w:type="spellEnd"/>
      <w:r w:rsidR="00475008" w:rsidRPr="00FF3200">
        <w:rPr>
          <w:rFonts w:ascii="Times New Roman" w:eastAsia="Arial Unicode MS" w:hAnsi="Times New Roman" w:cs="Times New Roman"/>
          <w:shd w:val="clear" w:color="auto" w:fill="FFFFFF"/>
          <w:rPrChange w:id="96" w:author="P Uetz" w:date="2017-07-09T13:11:00Z">
            <w:rPr>
              <w:rFonts w:eastAsia="Arial Unicode MS"/>
              <w:shd w:val="clear" w:color="auto" w:fill="FFFFFF"/>
            </w:rPr>
          </w:rPrChange>
        </w:rPr>
        <w:t xml:space="preserve"> as well as the 5 sub-categories.</w:t>
      </w:r>
      <w:del w:id="97" w:author="P Uetz" w:date="2017-05-01T18:19:00Z">
        <w:r w:rsidR="007F1211" w:rsidRPr="00FF3200" w:rsidDel="00DB440E">
          <w:rPr>
            <w:rFonts w:ascii="Times New Roman" w:eastAsia="Arial Unicode MS" w:hAnsi="Times New Roman" w:cs="Times New Roman"/>
            <w:shd w:val="clear" w:color="auto" w:fill="FFFFFF"/>
            <w:rPrChange w:id="98" w:author="P Uetz" w:date="2017-07-09T13:11:00Z">
              <w:rPr>
                <w:rFonts w:eastAsia="Arial Unicode MS"/>
                <w:shd w:val="clear" w:color="auto" w:fill="FFFFFF"/>
              </w:rPr>
            </w:rPrChange>
          </w:rPr>
          <w:delText>.</w:delText>
        </w:r>
      </w:del>
      <w:r w:rsidRPr="00FF3200">
        <w:rPr>
          <w:rFonts w:ascii="Times New Roman" w:eastAsia="Arial Unicode MS" w:hAnsi="Times New Roman" w:cs="Times New Roman"/>
          <w:shd w:val="clear" w:color="auto" w:fill="FFFFFF"/>
          <w:rPrChange w:id="99" w:author="P Uetz" w:date="2017-07-09T13:11:00Z">
            <w:rPr>
              <w:rFonts w:eastAsia="Arial Unicode MS"/>
              <w:shd w:val="clear" w:color="auto" w:fill="FFFFFF"/>
            </w:rPr>
          </w:rPrChange>
        </w:rPr>
        <w:t xml:space="preserve"> </w:t>
      </w:r>
      <w:proofErr w:type="spellStart"/>
      <w:r w:rsidR="005A47D5" w:rsidRPr="00FF3200">
        <w:rPr>
          <w:rFonts w:ascii="Times New Roman" w:eastAsia="Arial Unicode MS" w:hAnsi="Times New Roman" w:cs="Times New Roman"/>
          <w:shd w:val="clear" w:color="auto" w:fill="FFFFFF"/>
          <w:rPrChange w:id="100" w:author="P Uetz" w:date="2017-07-09T13:11:00Z">
            <w:rPr>
              <w:rFonts w:eastAsia="Arial Unicode MS"/>
              <w:shd w:val="clear" w:color="auto" w:fill="FFFFFF"/>
            </w:rPr>
          </w:rPrChange>
        </w:rPr>
        <w:t>YeDUFs</w:t>
      </w:r>
      <w:proofErr w:type="spellEnd"/>
      <w:r w:rsidR="005A47D5" w:rsidRPr="00FF3200">
        <w:rPr>
          <w:rFonts w:ascii="Times New Roman" w:eastAsia="Arial Unicode MS" w:hAnsi="Times New Roman" w:cs="Times New Roman"/>
          <w:shd w:val="clear" w:color="auto" w:fill="FFFFFF"/>
          <w:rPrChange w:id="101" w:author="P Uetz" w:date="2017-07-09T13:11:00Z">
            <w:rPr>
              <w:rFonts w:eastAsia="Arial Unicode MS"/>
              <w:shd w:val="clear" w:color="auto" w:fill="FFFFFF"/>
            </w:rPr>
          </w:rPrChange>
        </w:rPr>
        <w:t xml:space="preserve"> conserved in at least 1</w:t>
      </w:r>
      <w:r w:rsidR="00475008" w:rsidRPr="00FF3200">
        <w:rPr>
          <w:rFonts w:ascii="Times New Roman" w:eastAsia="Arial Unicode MS" w:hAnsi="Times New Roman" w:cs="Times New Roman"/>
          <w:shd w:val="clear" w:color="auto" w:fill="FFFFFF"/>
          <w:rPrChange w:id="102" w:author="P Uetz" w:date="2017-07-09T13:11:00Z">
            <w:rPr>
              <w:rFonts w:eastAsia="Arial Unicode MS"/>
              <w:shd w:val="clear" w:color="auto" w:fill="FFFFFF"/>
            </w:rPr>
          </w:rPrChange>
        </w:rPr>
        <w:t xml:space="preserve">0 prokaryotic </w:t>
      </w:r>
      <w:proofErr w:type="spellStart"/>
      <w:r w:rsidR="00475008" w:rsidRPr="00FF3200">
        <w:rPr>
          <w:rFonts w:ascii="Times New Roman" w:eastAsia="Arial Unicode MS" w:hAnsi="Times New Roman" w:cs="Times New Roman"/>
          <w:shd w:val="clear" w:color="auto" w:fill="FFFFFF"/>
          <w:rPrChange w:id="103" w:author="P Uetz" w:date="2017-07-09T13:11:00Z">
            <w:rPr>
              <w:rFonts w:eastAsia="Arial Unicode MS"/>
              <w:shd w:val="clear" w:color="auto" w:fill="FFFFFF"/>
            </w:rPr>
          </w:rPrChange>
        </w:rPr>
        <w:t>iTOL</w:t>
      </w:r>
      <w:proofErr w:type="spellEnd"/>
      <w:r w:rsidR="00475008" w:rsidRPr="00FF3200">
        <w:rPr>
          <w:rFonts w:ascii="Times New Roman" w:eastAsia="Arial Unicode MS" w:hAnsi="Times New Roman" w:cs="Times New Roman"/>
          <w:shd w:val="clear" w:color="auto" w:fill="FFFFFF"/>
          <w:rPrChange w:id="104" w:author="P Uetz" w:date="2017-07-09T13:11:00Z">
            <w:rPr>
              <w:rFonts w:eastAsia="Arial Unicode MS"/>
              <w:shd w:val="clear" w:color="auto" w:fill="FFFFFF"/>
            </w:rPr>
          </w:rPrChange>
        </w:rPr>
        <w:t xml:space="preserve"> species are </w:t>
      </w:r>
      <w:r w:rsidR="005A47D5" w:rsidRPr="00FF3200">
        <w:rPr>
          <w:rFonts w:ascii="Times New Roman" w:eastAsia="Arial Unicode MS" w:hAnsi="Times New Roman" w:cs="Times New Roman"/>
          <w:shd w:val="clear" w:color="auto" w:fill="FFFFFF"/>
          <w:rPrChange w:id="105" w:author="P Uetz" w:date="2017-07-09T13:11:00Z">
            <w:rPr>
              <w:rFonts w:eastAsia="Arial Unicode MS"/>
              <w:shd w:val="clear" w:color="auto" w:fill="FFFFFF"/>
            </w:rPr>
          </w:rPrChange>
        </w:rPr>
        <w:t xml:space="preserve">referred to as prokaryotic </w:t>
      </w:r>
      <w:proofErr w:type="spellStart"/>
      <w:r w:rsidR="005A47D5" w:rsidRPr="00FF3200">
        <w:rPr>
          <w:rFonts w:ascii="Times New Roman" w:eastAsia="Arial Unicode MS" w:hAnsi="Times New Roman" w:cs="Times New Roman"/>
          <w:shd w:val="clear" w:color="auto" w:fill="FFFFFF"/>
          <w:rPrChange w:id="106" w:author="P Uetz" w:date="2017-07-09T13:11:00Z">
            <w:rPr>
              <w:rFonts w:eastAsia="Arial Unicode MS"/>
              <w:shd w:val="clear" w:color="auto" w:fill="FFFFFF"/>
            </w:rPr>
          </w:rPrChange>
        </w:rPr>
        <w:t>yeDUFs</w:t>
      </w:r>
      <w:proofErr w:type="spellEnd"/>
      <w:r w:rsidR="005A47D5" w:rsidRPr="00FF3200">
        <w:rPr>
          <w:rFonts w:ascii="Times New Roman" w:eastAsia="Arial Unicode MS" w:hAnsi="Times New Roman" w:cs="Times New Roman"/>
          <w:shd w:val="clear" w:color="auto" w:fill="FFFFFF"/>
          <w:rPrChange w:id="107" w:author="P Uetz" w:date="2017-07-09T13:11:00Z">
            <w:rPr>
              <w:rFonts w:eastAsia="Arial Unicode MS"/>
              <w:shd w:val="clear" w:color="auto" w:fill="FFFFFF"/>
            </w:rPr>
          </w:rPrChange>
        </w:rPr>
        <w:t xml:space="preserve"> or “</w:t>
      </w:r>
      <w:proofErr w:type="spellStart"/>
      <w:r w:rsidR="005A47D5" w:rsidRPr="00FF3200">
        <w:rPr>
          <w:rFonts w:ascii="Times New Roman" w:eastAsia="Arial Unicode MS" w:hAnsi="Times New Roman" w:cs="Times New Roman"/>
          <w:shd w:val="clear" w:color="auto" w:fill="FFFFFF"/>
          <w:rPrChange w:id="108" w:author="P Uetz" w:date="2017-07-09T13:11:00Z">
            <w:rPr>
              <w:rFonts w:eastAsia="Arial Unicode MS"/>
              <w:shd w:val="clear" w:color="auto" w:fill="FFFFFF"/>
            </w:rPr>
          </w:rPrChange>
        </w:rPr>
        <w:t>pyeDUFs</w:t>
      </w:r>
      <w:proofErr w:type="spellEnd"/>
      <w:r w:rsidR="005A47D5" w:rsidRPr="00FF3200">
        <w:rPr>
          <w:rFonts w:ascii="Times New Roman" w:eastAsia="Arial Unicode MS" w:hAnsi="Times New Roman" w:cs="Times New Roman"/>
          <w:shd w:val="clear" w:color="auto" w:fill="FFFFFF"/>
          <w:rPrChange w:id="109" w:author="P Uetz" w:date="2017-07-09T13:11:00Z">
            <w:rPr>
              <w:rFonts w:eastAsia="Arial Unicode MS"/>
              <w:shd w:val="clear" w:color="auto" w:fill="FFFFFF"/>
            </w:rPr>
          </w:rPrChange>
        </w:rPr>
        <w:t xml:space="preserve">”, while the remainder of </w:t>
      </w:r>
      <w:proofErr w:type="spellStart"/>
      <w:r w:rsidR="005A47D5" w:rsidRPr="00FF3200">
        <w:rPr>
          <w:rFonts w:ascii="Times New Roman" w:eastAsia="Arial Unicode MS" w:hAnsi="Times New Roman" w:cs="Times New Roman"/>
          <w:shd w:val="clear" w:color="auto" w:fill="FFFFFF"/>
          <w:rPrChange w:id="110" w:author="P Uetz" w:date="2017-07-09T13:11:00Z">
            <w:rPr>
              <w:rFonts w:eastAsia="Arial Unicode MS"/>
              <w:shd w:val="clear" w:color="auto" w:fill="FFFFFF"/>
            </w:rPr>
          </w:rPrChange>
        </w:rPr>
        <w:t>yeDUFs</w:t>
      </w:r>
      <w:proofErr w:type="spellEnd"/>
      <w:r w:rsidR="005A47D5" w:rsidRPr="00FF3200">
        <w:rPr>
          <w:rFonts w:ascii="Times New Roman" w:eastAsia="Arial Unicode MS" w:hAnsi="Times New Roman" w:cs="Times New Roman"/>
          <w:shd w:val="clear" w:color="auto" w:fill="FFFFFF"/>
          <w:rPrChange w:id="111" w:author="P Uetz" w:date="2017-07-09T13:11:00Z">
            <w:rPr>
              <w:rFonts w:eastAsia="Arial Unicode MS"/>
              <w:shd w:val="clear" w:color="auto" w:fill="FFFFFF"/>
            </w:rPr>
          </w:rPrChange>
        </w:rPr>
        <w:t xml:space="preserve"> are referred to as eukaryotic </w:t>
      </w:r>
      <w:proofErr w:type="spellStart"/>
      <w:r w:rsidR="005A47D5" w:rsidRPr="00FF3200">
        <w:rPr>
          <w:rFonts w:ascii="Times New Roman" w:eastAsia="Arial Unicode MS" w:hAnsi="Times New Roman" w:cs="Times New Roman"/>
          <w:shd w:val="clear" w:color="auto" w:fill="FFFFFF"/>
          <w:rPrChange w:id="112" w:author="P Uetz" w:date="2017-07-09T13:11:00Z">
            <w:rPr>
              <w:rFonts w:eastAsia="Arial Unicode MS"/>
              <w:shd w:val="clear" w:color="auto" w:fill="FFFFFF"/>
            </w:rPr>
          </w:rPrChange>
        </w:rPr>
        <w:t>yeDUFs</w:t>
      </w:r>
      <w:proofErr w:type="spellEnd"/>
      <w:r w:rsidR="005A47D5" w:rsidRPr="00FF3200">
        <w:rPr>
          <w:rFonts w:ascii="Times New Roman" w:eastAsia="Arial Unicode MS" w:hAnsi="Times New Roman" w:cs="Times New Roman"/>
          <w:shd w:val="clear" w:color="auto" w:fill="FFFFFF"/>
          <w:rPrChange w:id="113" w:author="P Uetz" w:date="2017-07-09T13:11:00Z">
            <w:rPr>
              <w:rFonts w:eastAsia="Arial Unicode MS"/>
              <w:shd w:val="clear" w:color="auto" w:fill="FFFFFF"/>
            </w:rPr>
          </w:rPrChange>
        </w:rPr>
        <w:t xml:space="preserve"> or “</w:t>
      </w:r>
      <w:proofErr w:type="spellStart"/>
      <w:r w:rsidR="005A47D5" w:rsidRPr="00FF3200">
        <w:rPr>
          <w:rFonts w:ascii="Times New Roman" w:eastAsia="Arial Unicode MS" w:hAnsi="Times New Roman" w:cs="Times New Roman"/>
          <w:shd w:val="clear" w:color="auto" w:fill="FFFFFF"/>
          <w:rPrChange w:id="114" w:author="P Uetz" w:date="2017-07-09T13:11:00Z">
            <w:rPr>
              <w:rFonts w:eastAsia="Arial Unicode MS"/>
              <w:shd w:val="clear" w:color="auto" w:fill="FFFFFF"/>
            </w:rPr>
          </w:rPrChange>
        </w:rPr>
        <w:t>eyeDUFs</w:t>
      </w:r>
      <w:proofErr w:type="spellEnd"/>
      <w:r w:rsidR="005A47D5" w:rsidRPr="00FF3200">
        <w:rPr>
          <w:rFonts w:ascii="Times New Roman" w:eastAsia="Arial Unicode MS" w:hAnsi="Times New Roman" w:cs="Times New Roman"/>
          <w:shd w:val="clear" w:color="auto" w:fill="FFFFFF"/>
          <w:rPrChange w:id="115" w:author="P Uetz" w:date="2017-07-09T13:11:00Z">
            <w:rPr>
              <w:rFonts w:eastAsia="Arial Unicode MS"/>
              <w:shd w:val="clear" w:color="auto" w:fill="FFFFFF"/>
            </w:rPr>
          </w:rPrChange>
        </w:rPr>
        <w:t>”.</w:t>
      </w:r>
    </w:p>
    <w:p w14:paraId="7C044956" w14:textId="77777777" w:rsidR="003A5049" w:rsidRPr="00B55D79" w:rsidRDefault="003A5049" w:rsidP="00B55D79">
      <w:pPr>
        <w:tabs>
          <w:tab w:val="left" w:pos="720"/>
          <w:tab w:val="left" w:pos="2600"/>
        </w:tabs>
        <w:spacing w:after="0" w:line="360" w:lineRule="auto"/>
        <w:rPr>
          <w:rFonts w:ascii="Times New Roman" w:eastAsia="Arial Unicode MS" w:hAnsi="Times New Roman" w:cs="Times New Roman"/>
          <w:b/>
          <w:shd w:val="clear" w:color="auto" w:fill="FFFFFF"/>
        </w:rPr>
      </w:pPr>
      <w:r w:rsidRPr="00B55D79">
        <w:rPr>
          <w:rFonts w:ascii="Times New Roman" w:eastAsia="Arial Unicode MS" w:hAnsi="Times New Roman" w:cs="Times New Roman"/>
          <w:b/>
          <w:shd w:val="clear" w:color="auto" w:fill="FFFFFF"/>
        </w:rPr>
        <w:t>Functional analysis</w:t>
      </w:r>
    </w:p>
    <w:p w14:paraId="4B7E5C4E" w14:textId="064F9A67" w:rsidR="00E3042A" w:rsidRDefault="00B6218B" w:rsidP="00C40B1A">
      <w:pPr>
        <w:tabs>
          <w:tab w:val="left" w:pos="720"/>
          <w:tab w:val="left" w:pos="2600"/>
        </w:tabs>
        <w:spacing w:line="360" w:lineRule="auto"/>
        <w:rPr>
          <w:rFonts w:ascii="Times New Roman" w:eastAsiaTheme="majorEastAsia" w:hAnsi="Times New Roman" w:cs="Times New Roman"/>
          <w:iCs/>
          <w:color w:val="000000" w:themeColor="text1"/>
          <w:kern w:val="24"/>
        </w:rPr>
      </w:pPr>
      <w:r w:rsidRPr="00942D6E">
        <w:rPr>
          <w:rFonts w:ascii="Times New Roman" w:eastAsia="Arial Unicode MS" w:hAnsi="Times New Roman" w:cs="Times New Roman"/>
          <w:shd w:val="clear" w:color="auto" w:fill="FFFFFF"/>
        </w:rPr>
        <w:t xml:space="preserve">Gene ontology (GO) terms were extracted from all </w:t>
      </w:r>
      <w:proofErr w:type="spellStart"/>
      <w:r w:rsidRPr="00942D6E">
        <w:rPr>
          <w:rFonts w:ascii="Times New Roman" w:eastAsia="Arial Unicode MS" w:hAnsi="Times New Roman" w:cs="Times New Roman"/>
          <w:shd w:val="clear" w:color="auto" w:fill="FFFFFF"/>
        </w:rPr>
        <w:t>y</w:t>
      </w:r>
      <w:r w:rsidR="00C40B1A" w:rsidRPr="00942D6E">
        <w:rPr>
          <w:rFonts w:ascii="Times New Roman" w:eastAsia="Arial Unicode MS" w:hAnsi="Times New Roman" w:cs="Times New Roman"/>
          <w:shd w:val="clear" w:color="auto" w:fill="FFFFFF"/>
        </w:rPr>
        <w:t>eDUF</w:t>
      </w:r>
      <w:proofErr w:type="spellEnd"/>
      <w:r w:rsidR="00C40B1A" w:rsidRPr="00942D6E">
        <w:rPr>
          <w:rFonts w:ascii="Times New Roman" w:eastAsia="Arial Unicode MS" w:hAnsi="Times New Roman" w:cs="Times New Roman"/>
          <w:shd w:val="clear" w:color="auto" w:fill="FFFFFF"/>
        </w:rPr>
        <w:t xml:space="preserve">-containing proteins in </w:t>
      </w:r>
      <w:proofErr w:type="spellStart"/>
      <w:r w:rsidR="00C40B1A" w:rsidRPr="00942D6E">
        <w:rPr>
          <w:rFonts w:ascii="Times New Roman" w:eastAsia="Arial Unicode MS" w:hAnsi="Times New Roman" w:cs="Times New Roman"/>
          <w:shd w:val="clear" w:color="auto" w:fill="FFFFFF"/>
        </w:rPr>
        <w:t>Sc</w:t>
      </w:r>
      <w:proofErr w:type="spellEnd"/>
      <w:r w:rsidR="00C40B1A" w:rsidRPr="00942D6E">
        <w:rPr>
          <w:rFonts w:ascii="Times New Roman" w:eastAsia="Arial Unicode MS" w:hAnsi="Times New Roman" w:cs="Times New Roman"/>
          <w:shd w:val="clear" w:color="auto" w:fill="FFFFFF"/>
        </w:rPr>
        <w:t xml:space="preserve"> and </w:t>
      </w:r>
      <w:r w:rsidRPr="00942D6E">
        <w:rPr>
          <w:rFonts w:ascii="Times New Roman" w:eastAsia="Arial Unicode MS" w:hAnsi="Times New Roman" w:cs="Times New Roman"/>
          <w:shd w:val="clear" w:color="auto" w:fill="FFFFFF"/>
        </w:rPr>
        <w:t>Sp</w:t>
      </w:r>
      <w:r w:rsidR="00C40B1A" w:rsidRPr="00942D6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shd w:val="clear" w:color="auto" w:fill="FFFFFF"/>
        </w:rPr>
        <w:t xml:space="preserve">Species-specific gene ontology slim .obo files were used to obtain </w:t>
      </w:r>
      <w:r w:rsidR="00C41325">
        <w:rPr>
          <w:rFonts w:ascii="Times New Roman" w:eastAsia="Arial Unicode MS" w:hAnsi="Times New Roman" w:cs="Times New Roman"/>
          <w:shd w:val="clear" w:color="auto" w:fill="FFFFFF"/>
        </w:rPr>
        <w:t>GO</w:t>
      </w:r>
      <w:r w:rsidRPr="00942D6E">
        <w:rPr>
          <w:rFonts w:ascii="Times New Roman" w:eastAsia="Arial Unicode MS" w:hAnsi="Times New Roman" w:cs="Times New Roman"/>
          <w:shd w:val="clear" w:color="auto" w:fill="FFFFFF"/>
        </w:rPr>
        <w:t xml:space="preserve"> terms for </w:t>
      </w:r>
      <w:proofErr w:type="spellStart"/>
      <w:r w:rsidRPr="00942D6E">
        <w:rPr>
          <w:rFonts w:ascii="Times New Roman" w:eastAsia="Arial Unicode MS" w:hAnsi="Times New Roman" w:cs="Times New Roman"/>
          <w:shd w:val="clear" w:color="auto" w:fill="FFFFFF"/>
        </w:rPr>
        <w:t>Sc</w:t>
      </w:r>
      <w:proofErr w:type="spellEnd"/>
      <w:r w:rsidRPr="00942D6E">
        <w:rPr>
          <w:rFonts w:ascii="Times New Roman" w:eastAsia="Arial Unicode MS" w:hAnsi="Times New Roman" w:cs="Times New Roman"/>
          <w:shd w:val="clear" w:color="auto" w:fill="FFFFFF"/>
        </w:rPr>
        <w:t xml:space="preserve">, </w:t>
      </w:r>
      <w:proofErr w:type="spellStart"/>
      <w:r w:rsidRPr="00942D6E">
        <w:rPr>
          <w:rFonts w:ascii="Times New Roman" w:eastAsia="Arial Unicode MS" w:hAnsi="Times New Roman" w:cs="Times New Roman"/>
          <w:shd w:val="clear" w:color="auto" w:fill="FFFFFF"/>
        </w:rPr>
        <w:t>Sp</w:t>
      </w:r>
      <w:proofErr w:type="spellEnd"/>
      <w:r w:rsidRPr="00942D6E">
        <w:rPr>
          <w:rFonts w:ascii="Times New Roman" w:eastAsia="Arial Unicode MS" w:hAnsi="Times New Roman" w:cs="Times New Roman"/>
          <w:shd w:val="clear" w:color="auto" w:fill="FFFFFF"/>
        </w:rPr>
        <w:t xml:space="preserve"> individually – resulting in two sets of annotation</w:t>
      </w:r>
      <w:r w:rsidR="00C40B1A" w:rsidRPr="00942D6E">
        <w:rPr>
          <w:rFonts w:ascii="Times New Roman" w:eastAsia="Arial Unicode MS" w:hAnsi="Times New Roman" w:cs="Times New Roman"/>
          <w:shd w:val="clear" w:color="auto" w:fill="FFFFFF"/>
        </w:rPr>
        <w:t xml:space="preserve">, while the primary </w:t>
      </w:r>
      <w:r w:rsidRPr="00942D6E">
        <w:rPr>
          <w:rFonts w:ascii="Times New Roman" w:eastAsia="Arial Unicode MS" w:hAnsi="Times New Roman" w:cs="Times New Roman"/>
          <w:shd w:val="clear" w:color="auto" w:fill="FFFFFF"/>
        </w:rPr>
        <w:t xml:space="preserve">gene ontology file – </w:t>
      </w:r>
      <w:proofErr w:type="spellStart"/>
      <w:r w:rsidRPr="00942D6E">
        <w:rPr>
          <w:rFonts w:ascii="Times New Roman" w:eastAsia="Arial Unicode MS" w:hAnsi="Times New Roman" w:cs="Times New Roman"/>
          <w:shd w:val="clear" w:color="auto" w:fill="FFFFFF"/>
        </w:rPr>
        <w:t>go_basic.obo</w:t>
      </w:r>
      <w:proofErr w:type="spellEnd"/>
      <w:r w:rsidRPr="00942D6E">
        <w:rPr>
          <w:rFonts w:ascii="Times New Roman" w:eastAsia="Arial Unicode MS" w:hAnsi="Times New Roman" w:cs="Times New Roman"/>
          <w:shd w:val="clear" w:color="auto" w:fill="FFFFFF"/>
        </w:rPr>
        <w:t xml:space="preserve"> – was used to climb from </w:t>
      </w:r>
      <w:r w:rsidR="00C41325">
        <w:rPr>
          <w:rFonts w:ascii="Times New Roman" w:eastAsia="Arial Unicode MS" w:hAnsi="Times New Roman" w:cs="Times New Roman"/>
          <w:shd w:val="clear" w:color="auto" w:fill="FFFFFF"/>
        </w:rPr>
        <w:t>these basic GO</w:t>
      </w:r>
      <w:r w:rsidRPr="00942D6E">
        <w:rPr>
          <w:rFonts w:ascii="Times New Roman" w:eastAsia="Arial Unicode MS" w:hAnsi="Times New Roman" w:cs="Times New Roman"/>
          <w:shd w:val="clear" w:color="auto" w:fill="FFFFFF"/>
        </w:rPr>
        <w:t xml:space="preserve"> terms </w:t>
      </w:r>
      <w:r w:rsidR="00C41325">
        <w:rPr>
          <w:rFonts w:ascii="Times New Roman" w:eastAsia="Arial Unicode MS" w:hAnsi="Times New Roman" w:cs="Times New Roman"/>
          <w:shd w:val="clear" w:color="auto" w:fill="FFFFFF"/>
        </w:rPr>
        <w:t>to GO slim terms</w:t>
      </w:r>
      <w:r w:rsidR="00C40B1A" w:rsidRPr="00942D6E">
        <w:rPr>
          <w:rFonts w:ascii="Times New Roman" w:eastAsia="Arial Unicode MS" w:hAnsi="Times New Roman" w:cs="Times New Roman"/>
          <w:shd w:val="clear" w:color="auto" w:fill="FFFFFF"/>
        </w:rPr>
        <w:t xml:space="preserve">. </w:t>
      </w:r>
      <w:r w:rsidR="00247B1F">
        <w:rPr>
          <w:rStyle w:val="CommentReference"/>
        </w:rPr>
        <w:commentReference w:id="116"/>
      </w:r>
      <w:r w:rsidR="002C33CE" w:rsidRPr="00942D6E">
        <w:rPr>
          <w:rFonts w:ascii="Times New Roman" w:eastAsiaTheme="majorEastAsia" w:hAnsi="Times New Roman" w:cs="Times New Roman"/>
          <w:iCs/>
          <w:color w:val="000000" w:themeColor="text1"/>
          <w:kern w:val="24"/>
        </w:rPr>
        <w:t xml:space="preserve">GO terms for </w:t>
      </w:r>
      <w:proofErr w:type="spellStart"/>
      <w:r w:rsidR="002C33CE" w:rsidRPr="00942D6E">
        <w:rPr>
          <w:rFonts w:ascii="Times New Roman" w:eastAsiaTheme="majorEastAsia" w:hAnsi="Times New Roman" w:cs="Times New Roman"/>
          <w:iCs/>
          <w:color w:val="000000" w:themeColor="text1"/>
          <w:kern w:val="24"/>
        </w:rPr>
        <w:t>yeDUF</w:t>
      </w:r>
      <w:proofErr w:type="spellEnd"/>
      <w:r w:rsidR="002C33CE" w:rsidRPr="00942D6E">
        <w:rPr>
          <w:rFonts w:ascii="Times New Roman" w:eastAsiaTheme="majorEastAsia" w:hAnsi="Times New Roman" w:cs="Times New Roman"/>
          <w:iCs/>
          <w:color w:val="000000" w:themeColor="text1"/>
          <w:kern w:val="24"/>
        </w:rPr>
        <w:t xml:space="preserve">-containing proteins in </w:t>
      </w:r>
      <w:proofErr w:type="spellStart"/>
      <w:r w:rsidR="002C33CE" w:rsidRPr="00942D6E">
        <w:rPr>
          <w:rFonts w:ascii="Times New Roman" w:eastAsiaTheme="majorEastAsia" w:hAnsi="Times New Roman" w:cs="Times New Roman"/>
          <w:iCs/>
          <w:color w:val="000000" w:themeColor="text1"/>
          <w:kern w:val="24"/>
        </w:rPr>
        <w:t>Sc</w:t>
      </w:r>
      <w:proofErr w:type="spellEnd"/>
      <w:r w:rsidR="002C33CE" w:rsidRPr="00942D6E">
        <w:rPr>
          <w:rFonts w:ascii="Times New Roman" w:eastAsiaTheme="majorEastAsia" w:hAnsi="Times New Roman" w:cs="Times New Roman"/>
          <w:iCs/>
          <w:color w:val="000000" w:themeColor="text1"/>
          <w:kern w:val="24"/>
        </w:rPr>
        <w:t xml:space="preserve"> and </w:t>
      </w:r>
      <w:proofErr w:type="spellStart"/>
      <w:r w:rsidR="002C33CE" w:rsidRPr="00942D6E">
        <w:rPr>
          <w:rFonts w:ascii="Times New Roman" w:eastAsiaTheme="majorEastAsia" w:hAnsi="Times New Roman" w:cs="Times New Roman"/>
          <w:iCs/>
          <w:color w:val="000000" w:themeColor="text1"/>
          <w:kern w:val="24"/>
        </w:rPr>
        <w:t>Sp</w:t>
      </w:r>
      <w:proofErr w:type="spellEnd"/>
      <w:r w:rsidR="002C33CE" w:rsidRPr="00942D6E">
        <w:rPr>
          <w:rFonts w:ascii="Times New Roman" w:eastAsiaTheme="majorEastAsia" w:hAnsi="Times New Roman" w:cs="Times New Roman"/>
          <w:iCs/>
          <w:color w:val="000000" w:themeColor="text1"/>
          <w:kern w:val="24"/>
        </w:rPr>
        <w:t xml:space="preserve"> were mapped to GO slim terms using annotation specific for their respective organisms. These GO slims terms were then allocated to the </w:t>
      </w:r>
      <w:r w:rsidR="00475008">
        <w:rPr>
          <w:rFonts w:ascii="Times New Roman" w:eastAsiaTheme="majorEastAsia" w:hAnsi="Times New Roman" w:cs="Times New Roman"/>
          <w:iCs/>
          <w:color w:val="000000" w:themeColor="text1"/>
          <w:kern w:val="24"/>
        </w:rPr>
        <w:t xml:space="preserve">5 </w:t>
      </w:r>
      <w:proofErr w:type="spellStart"/>
      <w:r w:rsidR="002C33CE" w:rsidRPr="00942D6E">
        <w:rPr>
          <w:rFonts w:ascii="Times New Roman" w:eastAsiaTheme="majorEastAsia" w:hAnsi="Times New Roman" w:cs="Times New Roman"/>
          <w:iCs/>
          <w:color w:val="000000" w:themeColor="text1"/>
          <w:kern w:val="24"/>
        </w:rPr>
        <w:t>yeDUF</w:t>
      </w:r>
      <w:proofErr w:type="spellEnd"/>
      <w:r w:rsidR="002C33CE" w:rsidRPr="00942D6E">
        <w:rPr>
          <w:rFonts w:ascii="Times New Roman" w:eastAsiaTheme="majorEastAsia" w:hAnsi="Times New Roman" w:cs="Times New Roman"/>
          <w:iCs/>
          <w:color w:val="000000" w:themeColor="text1"/>
          <w:kern w:val="24"/>
        </w:rPr>
        <w:t xml:space="preserve"> categories</w:t>
      </w:r>
      <w:r w:rsidR="00475008">
        <w:rPr>
          <w:rFonts w:ascii="Times New Roman" w:eastAsiaTheme="majorEastAsia" w:hAnsi="Times New Roman" w:cs="Times New Roman"/>
          <w:iCs/>
          <w:color w:val="000000" w:themeColor="text1"/>
          <w:kern w:val="24"/>
        </w:rPr>
        <w:t xml:space="preserve"> (</w:t>
      </w:r>
      <w:proofErr w:type="spellStart"/>
      <w:r w:rsidR="00475008">
        <w:rPr>
          <w:rFonts w:ascii="Times New Roman" w:eastAsiaTheme="majorEastAsia" w:hAnsi="Times New Roman" w:cs="Times New Roman"/>
          <w:iCs/>
          <w:color w:val="000000" w:themeColor="text1"/>
          <w:kern w:val="24"/>
        </w:rPr>
        <w:t>SceSp</w:t>
      </w:r>
      <w:proofErr w:type="spellEnd"/>
      <w:r w:rsidR="00475008">
        <w:rPr>
          <w:rFonts w:ascii="Times New Roman" w:eastAsiaTheme="majorEastAsia" w:hAnsi="Times New Roman" w:cs="Times New Roman"/>
          <w:iCs/>
          <w:color w:val="000000" w:themeColor="text1"/>
          <w:kern w:val="24"/>
        </w:rPr>
        <w:t xml:space="preserve">-, </w:t>
      </w:r>
      <w:proofErr w:type="spellStart"/>
      <w:r w:rsidR="00475008">
        <w:rPr>
          <w:rFonts w:ascii="Times New Roman" w:eastAsiaTheme="majorEastAsia" w:hAnsi="Times New Roman" w:cs="Times New Roman"/>
          <w:iCs/>
          <w:color w:val="000000" w:themeColor="text1"/>
          <w:kern w:val="24"/>
        </w:rPr>
        <w:t>SceSp</w:t>
      </w:r>
      <w:proofErr w:type="spellEnd"/>
      <w:r w:rsidR="00475008">
        <w:rPr>
          <w:rFonts w:ascii="Times New Roman" w:eastAsiaTheme="majorEastAsia" w:hAnsi="Times New Roman" w:cs="Times New Roman"/>
          <w:iCs/>
          <w:color w:val="000000" w:themeColor="text1"/>
          <w:kern w:val="24"/>
        </w:rPr>
        <w:t xml:space="preserve">+, </w:t>
      </w:r>
      <w:proofErr w:type="spellStart"/>
      <w:r w:rsidR="00475008">
        <w:rPr>
          <w:rFonts w:ascii="Times New Roman" w:eastAsiaTheme="majorEastAsia" w:hAnsi="Times New Roman" w:cs="Times New Roman"/>
          <w:iCs/>
          <w:color w:val="000000" w:themeColor="text1"/>
          <w:kern w:val="24"/>
        </w:rPr>
        <w:t>SceSpe</w:t>
      </w:r>
      <w:proofErr w:type="spellEnd"/>
      <w:r w:rsidR="00475008">
        <w:rPr>
          <w:rFonts w:ascii="Times New Roman" w:eastAsiaTheme="majorEastAsia" w:hAnsi="Times New Roman" w:cs="Times New Roman"/>
          <w:iCs/>
          <w:color w:val="000000" w:themeColor="text1"/>
          <w:kern w:val="24"/>
        </w:rPr>
        <w:t xml:space="preserve">, </w:t>
      </w:r>
      <w:proofErr w:type="spellStart"/>
      <w:r w:rsidR="00475008">
        <w:rPr>
          <w:rFonts w:ascii="Times New Roman" w:eastAsiaTheme="majorEastAsia" w:hAnsi="Times New Roman" w:cs="Times New Roman"/>
          <w:iCs/>
          <w:color w:val="000000" w:themeColor="text1"/>
          <w:kern w:val="24"/>
        </w:rPr>
        <w:t>Sc+Spe</w:t>
      </w:r>
      <w:proofErr w:type="spellEnd"/>
      <w:r w:rsidR="00475008">
        <w:rPr>
          <w:rFonts w:ascii="Times New Roman" w:eastAsiaTheme="majorEastAsia" w:hAnsi="Times New Roman" w:cs="Times New Roman"/>
          <w:iCs/>
          <w:color w:val="000000" w:themeColor="text1"/>
          <w:kern w:val="24"/>
        </w:rPr>
        <w:t xml:space="preserve">, </w:t>
      </w:r>
      <w:proofErr w:type="spellStart"/>
      <w:r w:rsidR="00475008">
        <w:rPr>
          <w:rFonts w:ascii="Times New Roman" w:eastAsiaTheme="majorEastAsia" w:hAnsi="Times New Roman" w:cs="Times New Roman"/>
          <w:iCs/>
          <w:color w:val="000000" w:themeColor="text1"/>
          <w:kern w:val="24"/>
        </w:rPr>
        <w:t>Sc-Spe</w:t>
      </w:r>
      <w:proofErr w:type="spellEnd"/>
      <w:r w:rsidR="00475008">
        <w:rPr>
          <w:rFonts w:ascii="Times New Roman" w:eastAsiaTheme="majorEastAsia" w:hAnsi="Times New Roman" w:cs="Times New Roman"/>
          <w:iCs/>
          <w:color w:val="000000" w:themeColor="text1"/>
          <w:kern w:val="24"/>
        </w:rPr>
        <w:t>)</w:t>
      </w:r>
      <w:r w:rsidR="002C33CE" w:rsidRPr="00942D6E">
        <w:rPr>
          <w:rFonts w:ascii="Times New Roman" w:eastAsiaTheme="majorEastAsia" w:hAnsi="Times New Roman" w:cs="Times New Roman"/>
          <w:iCs/>
          <w:color w:val="000000" w:themeColor="text1"/>
          <w:kern w:val="24"/>
        </w:rPr>
        <w:t xml:space="preserve">, </w:t>
      </w:r>
      <w:r w:rsidR="007F1E5A" w:rsidRPr="00942D6E">
        <w:rPr>
          <w:rFonts w:ascii="Times New Roman" w:eastAsiaTheme="majorEastAsia" w:hAnsi="Times New Roman" w:cs="Times New Roman"/>
          <w:iCs/>
          <w:color w:val="000000" w:themeColor="text1"/>
          <w:kern w:val="24"/>
        </w:rPr>
        <w:t xml:space="preserve">ranked by </w:t>
      </w:r>
      <w:r w:rsidR="007F1E5A" w:rsidRPr="00942D6E">
        <w:rPr>
          <w:rFonts w:ascii="Times New Roman" w:eastAsiaTheme="majorEastAsia" w:hAnsi="Times New Roman" w:cs="Times New Roman"/>
          <w:iCs/>
          <w:color w:val="000000" w:themeColor="text1"/>
          <w:kern w:val="24"/>
        </w:rPr>
        <w:lastRenderedPageBreak/>
        <w:t xml:space="preserve">frequency among the respective </w:t>
      </w:r>
      <w:proofErr w:type="spellStart"/>
      <w:r w:rsidR="007F1E5A" w:rsidRPr="00942D6E">
        <w:rPr>
          <w:rFonts w:ascii="Times New Roman" w:eastAsiaTheme="majorEastAsia" w:hAnsi="Times New Roman" w:cs="Times New Roman"/>
          <w:iCs/>
          <w:color w:val="000000" w:themeColor="text1"/>
          <w:kern w:val="24"/>
        </w:rPr>
        <w:t>yeDUFs</w:t>
      </w:r>
      <w:proofErr w:type="spellEnd"/>
      <w:r w:rsidR="007F1E5A" w:rsidRPr="00942D6E">
        <w:rPr>
          <w:rFonts w:ascii="Times New Roman" w:eastAsiaTheme="majorEastAsia" w:hAnsi="Times New Roman" w:cs="Times New Roman"/>
          <w:iCs/>
          <w:color w:val="000000" w:themeColor="text1"/>
          <w:kern w:val="24"/>
        </w:rPr>
        <w:t xml:space="preserve">, </w:t>
      </w:r>
      <w:r w:rsidR="002C33CE" w:rsidRPr="00942D6E">
        <w:rPr>
          <w:rFonts w:ascii="Times New Roman" w:eastAsiaTheme="majorEastAsia" w:hAnsi="Times New Roman" w:cs="Times New Roman"/>
          <w:iCs/>
          <w:color w:val="000000" w:themeColor="text1"/>
          <w:kern w:val="24"/>
        </w:rPr>
        <w:t xml:space="preserve">and evaluated </w:t>
      </w:r>
      <w:r w:rsidR="00656C08" w:rsidRPr="00942D6E">
        <w:rPr>
          <w:rFonts w:ascii="Times New Roman" w:eastAsiaTheme="majorEastAsia" w:hAnsi="Times New Roman" w:cs="Times New Roman"/>
          <w:iCs/>
          <w:color w:val="000000" w:themeColor="text1"/>
          <w:kern w:val="24"/>
        </w:rPr>
        <w:t>to infer major biological processes</w:t>
      </w:r>
      <w:r w:rsidR="007F1E5A" w:rsidRPr="00942D6E">
        <w:rPr>
          <w:rFonts w:ascii="Times New Roman" w:eastAsiaTheme="majorEastAsia" w:hAnsi="Times New Roman" w:cs="Times New Roman"/>
          <w:iCs/>
          <w:color w:val="000000" w:themeColor="text1"/>
          <w:kern w:val="24"/>
        </w:rPr>
        <w:t xml:space="preserve">. </w:t>
      </w:r>
      <w:r w:rsidR="004724A6">
        <w:rPr>
          <w:rFonts w:ascii="Times New Roman" w:eastAsiaTheme="majorEastAsia" w:hAnsi="Times New Roman" w:cs="Times New Roman"/>
          <w:iCs/>
          <w:color w:val="000000" w:themeColor="text1"/>
          <w:kern w:val="24"/>
        </w:rPr>
        <w:t xml:space="preserve">A </w:t>
      </w:r>
      <w:proofErr w:type="spellStart"/>
      <w:r w:rsidR="004724A6">
        <w:rPr>
          <w:rFonts w:ascii="Times New Roman" w:eastAsiaTheme="majorEastAsia" w:hAnsi="Times New Roman" w:cs="Times New Roman"/>
          <w:iCs/>
          <w:color w:val="000000" w:themeColor="text1"/>
          <w:kern w:val="24"/>
        </w:rPr>
        <w:t>yeDUF</w:t>
      </w:r>
      <w:proofErr w:type="spellEnd"/>
      <w:r w:rsidR="00B2300A">
        <w:rPr>
          <w:rFonts w:ascii="Times New Roman" w:eastAsiaTheme="majorEastAsia" w:hAnsi="Times New Roman" w:cs="Times New Roman"/>
          <w:iCs/>
          <w:color w:val="000000" w:themeColor="text1"/>
          <w:kern w:val="24"/>
        </w:rPr>
        <w:t xml:space="preserve"> with at least 2 GO slim terms belonging to the same major biological process </w:t>
      </w:r>
      <w:r w:rsidR="004724A6">
        <w:rPr>
          <w:rFonts w:ascii="Times New Roman" w:eastAsiaTheme="majorEastAsia" w:hAnsi="Times New Roman" w:cs="Times New Roman"/>
          <w:iCs/>
          <w:color w:val="000000" w:themeColor="text1"/>
          <w:kern w:val="24"/>
        </w:rPr>
        <w:t xml:space="preserve">was assessed to have a possible functional link to that process. </w:t>
      </w:r>
    </w:p>
    <w:p w14:paraId="49A8041D" w14:textId="77777777" w:rsidR="00B07518" w:rsidRDefault="009540A3" w:rsidP="009540A3">
      <w:pPr>
        <w:tabs>
          <w:tab w:val="left" w:pos="720"/>
          <w:tab w:val="left" w:pos="2600"/>
        </w:tabs>
        <w:spacing w:after="0" w:line="360" w:lineRule="auto"/>
        <w:rPr>
          <w:rFonts w:ascii="Times New Roman" w:eastAsiaTheme="majorEastAsia" w:hAnsi="Times New Roman" w:cs="Times New Roman"/>
          <w:b/>
          <w:iCs/>
          <w:color w:val="000000" w:themeColor="text1"/>
          <w:kern w:val="24"/>
        </w:rPr>
      </w:pPr>
      <w:proofErr w:type="spellStart"/>
      <w:r>
        <w:rPr>
          <w:rFonts w:ascii="Times New Roman" w:eastAsiaTheme="majorEastAsia" w:hAnsi="Times New Roman" w:cs="Times New Roman"/>
          <w:b/>
          <w:iCs/>
          <w:color w:val="000000" w:themeColor="text1"/>
          <w:kern w:val="24"/>
        </w:rPr>
        <w:t>YeDUFs</w:t>
      </w:r>
      <w:proofErr w:type="spellEnd"/>
      <w:r>
        <w:rPr>
          <w:rFonts w:ascii="Times New Roman" w:eastAsiaTheme="majorEastAsia" w:hAnsi="Times New Roman" w:cs="Times New Roman"/>
          <w:b/>
          <w:iCs/>
          <w:color w:val="000000" w:themeColor="text1"/>
          <w:kern w:val="24"/>
        </w:rPr>
        <w:t xml:space="preserve"> in </w:t>
      </w:r>
      <w:proofErr w:type="spellStart"/>
      <w:r>
        <w:rPr>
          <w:rFonts w:ascii="Times New Roman" w:eastAsiaTheme="majorEastAsia" w:hAnsi="Times New Roman" w:cs="Times New Roman"/>
          <w:b/>
          <w:iCs/>
          <w:color w:val="000000" w:themeColor="text1"/>
          <w:kern w:val="24"/>
        </w:rPr>
        <w:t>Hillenmeyer</w:t>
      </w:r>
      <w:proofErr w:type="spellEnd"/>
      <w:r>
        <w:rPr>
          <w:rFonts w:ascii="Times New Roman" w:eastAsiaTheme="majorEastAsia" w:hAnsi="Times New Roman" w:cs="Times New Roman"/>
          <w:b/>
          <w:iCs/>
          <w:color w:val="000000" w:themeColor="text1"/>
          <w:kern w:val="24"/>
        </w:rPr>
        <w:t>, 2008 conditionally-essential genes</w:t>
      </w:r>
    </w:p>
    <w:p w14:paraId="4DB295F7" w14:textId="7D6FF735" w:rsidR="000E0DC5" w:rsidRDefault="00613993" w:rsidP="004674FA">
      <w:pPr>
        <w:tabs>
          <w:tab w:val="left" w:pos="720"/>
          <w:tab w:val="left" w:pos="2600"/>
        </w:tabs>
        <w:spacing w:line="360" w:lineRule="auto"/>
        <w:rPr>
          <w:rFonts w:ascii="Times New Roman" w:eastAsiaTheme="majorEastAsia" w:hAnsi="Times New Roman" w:cs="Times New Roman"/>
          <w:iCs/>
          <w:color w:val="000000" w:themeColor="text1"/>
          <w:kern w:val="24"/>
        </w:rPr>
      </w:pPr>
      <w:del w:id="117" w:author="P Uetz" w:date="2017-05-01T18:20:00Z">
        <w:r w:rsidRPr="004674FA" w:rsidDel="00DB440E">
          <w:rPr>
            <w:rFonts w:ascii="Times New Roman" w:eastAsiaTheme="majorEastAsia" w:hAnsi="Times New Roman" w:cs="Times New Roman"/>
            <w:iCs/>
            <w:color w:val="000000" w:themeColor="text1"/>
            <w:kern w:val="24"/>
          </w:rPr>
          <w:delText xml:space="preserve">The </w:delText>
        </w:r>
      </w:del>
      <w:proofErr w:type="spellStart"/>
      <w:r w:rsidRPr="004674FA">
        <w:rPr>
          <w:rFonts w:ascii="Times New Roman" w:eastAsiaTheme="majorEastAsia" w:hAnsi="Times New Roman" w:cs="Times New Roman"/>
          <w:iCs/>
          <w:color w:val="000000" w:themeColor="text1"/>
          <w:kern w:val="24"/>
        </w:rPr>
        <w:t>Hillenmeyer</w:t>
      </w:r>
      <w:proofErr w:type="spellEnd"/>
      <w:ins w:id="118" w:author="P Uetz" w:date="2017-05-01T18:20:00Z">
        <w:r w:rsidR="00DB440E">
          <w:rPr>
            <w:rFonts w:ascii="Times New Roman" w:eastAsiaTheme="majorEastAsia" w:hAnsi="Times New Roman" w:cs="Times New Roman"/>
            <w:iCs/>
            <w:color w:val="000000" w:themeColor="text1"/>
            <w:kern w:val="24"/>
          </w:rPr>
          <w:t xml:space="preserve"> et al.</w:t>
        </w:r>
      </w:ins>
      <w:del w:id="119" w:author="P Uetz" w:date="2017-05-01T18:20:00Z">
        <w:r w:rsidRPr="004674FA" w:rsidDel="00DB440E">
          <w:rPr>
            <w:rFonts w:ascii="Times New Roman" w:eastAsiaTheme="majorEastAsia" w:hAnsi="Times New Roman" w:cs="Times New Roman"/>
            <w:iCs/>
            <w:color w:val="000000" w:themeColor="text1"/>
            <w:kern w:val="24"/>
          </w:rPr>
          <w:delText>,</w:delText>
        </w:r>
      </w:del>
      <w:r w:rsidRPr="004674FA">
        <w:rPr>
          <w:rFonts w:ascii="Times New Roman" w:eastAsiaTheme="majorEastAsia" w:hAnsi="Times New Roman" w:cs="Times New Roman"/>
          <w:iCs/>
          <w:color w:val="000000" w:themeColor="text1"/>
          <w:kern w:val="24"/>
        </w:rPr>
        <w:t xml:space="preserve"> 2008 </w:t>
      </w:r>
      <w:del w:id="120" w:author="P Uetz" w:date="2017-05-01T18:20:00Z">
        <w:r w:rsidRPr="004674FA" w:rsidDel="00DB440E">
          <w:rPr>
            <w:rFonts w:ascii="Times New Roman" w:eastAsiaTheme="majorEastAsia" w:hAnsi="Times New Roman" w:cs="Times New Roman"/>
            <w:iCs/>
            <w:color w:val="000000" w:themeColor="text1"/>
            <w:kern w:val="24"/>
          </w:rPr>
          <w:delText xml:space="preserve">study </w:delText>
        </w:r>
      </w:del>
      <w:r w:rsidRPr="004674FA">
        <w:rPr>
          <w:rFonts w:ascii="Times New Roman" w:eastAsiaTheme="majorEastAsia" w:hAnsi="Times New Roman" w:cs="Times New Roman"/>
          <w:iCs/>
          <w:color w:val="000000" w:themeColor="text1"/>
          <w:kern w:val="24"/>
        </w:rPr>
        <w:t xml:space="preserve">provided results of genome-wide heterozygous and homozygous single-gene knockout experiments across </w:t>
      </w:r>
      <w:r w:rsidR="004674FA">
        <w:rPr>
          <w:rFonts w:ascii="Times New Roman" w:eastAsiaTheme="majorEastAsia" w:hAnsi="Times New Roman" w:cs="Times New Roman"/>
          <w:iCs/>
          <w:color w:val="000000" w:themeColor="text1"/>
          <w:kern w:val="24"/>
        </w:rPr>
        <w:t xml:space="preserve">a range of </w:t>
      </w:r>
      <w:r w:rsidRPr="004674FA">
        <w:rPr>
          <w:rFonts w:ascii="Times New Roman" w:eastAsiaTheme="majorEastAsia" w:hAnsi="Times New Roman" w:cs="Times New Roman"/>
          <w:iCs/>
          <w:color w:val="000000" w:themeColor="text1"/>
          <w:kern w:val="24"/>
        </w:rPr>
        <w:t>different chemical and nutrient conditions.</w:t>
      </w:r>
      <w:r w:rsidR="00D11721" w:rsidRPr="004674FA">
        <w:rPr>
          <w:rFonts w:ascii="Times New Roman" w:eastAsiaTheme="majorEastAsia" w:hAnsi="Times New Roman" w:cs="Times New Roman"/>
          <w:iCs/>
          <w:color w:val="000000" w:themeColor="text1"/>
          <w:kern w:val="24"/>
        </w:rPr>
        <w:t xml:space="preserve"> The findings indicate that the essentiality of many genes can only be observed under </w:t>
      </w:r>
      <w:r w:rsidR="004674FA">
        <w:rPr>
          <w:rFonts w:ascii="Times New Roman" w:eastAsiaTheme="majorEastAsia" w:hAnsi="Times New Roman" w:cs="Times New Roman"/>
          <w:iCs/>
          <w:color w:val="000000" w:themeColor="text1"/>
          <w:kern w:val="24"/>
        </w:rPr>
        <w:t xml:space="preserve">one or more such limiting conditions, and further suggest that clustering of conditional essentiality profiles, </w:t>
      </w:r>
      <w:commentRangeStart w:id="121"/>
      <w:r w:rsidR="004674FA">
        <w:rPr>
          <w:rFonts w:ascii="Times New Roman" w:eastAsiaTheme="majorEastAsia" w:hAnsi="Times New Roman" w:cs="Times New Roman"/>
          <w:iCs/>
          <w:color w:val="000000" w:themeColor="text1"/>
          <w:kern w:val="24"/>
        </w:rPr>
        <w:t>binary vectors wherein essentiality under each condition is represented as either a 1 or a 0</w:t>
      </w:r>
      <w:commentRangeEnd w:id="121"/>
      <w:r w:rsidR="000E0DC5">
        <w:rPr>
          <w:rStyle w:val="CommentReference"/>
        </w:rPr>
        <w:commentReference w:id="121"/>
      </w:r>
      <w:r w:rsidR="00D82240">
        <w:rPr>
          <w:rFonts w:ascii="Times New Roman" w:eastAsiaTheme="majorEastAsia" w:hAnsi="Times New Roman" w:cs="Times New Roman"/>
          <w:iCs/>
          <w:color w:val="000000" w:themeColor="text1"/>
          <w:kern w:val="24"/>
        </w:rPr>
        <w:t>, for essential or non-essential</w:t>
      </w:r>
      <w:r w:rsidR="004674FA">
        <w:rPr>
          <w:rFonts w:ascii="Times New Roman" w:eastAsiaTheme="majorEastAsia" w:hAnsi="Times New Roman" w:cs="Times New Roman"/>
          <w:iCs/>
          <w:color w:val="000000" w:themeColor="text1"/>
          <w:kern w:val="24"/>
        </w:rPr>
        <w:t>, can lead to clues about common function between genes.</w:t>
      </w:r>
      <w:r w:rsidR="00DC363C" w:rsidRPr="004674FA">
        <w:rPr>
          <w:rFonts w:ascii="Times New Roman" w:eastAsiaTheme="majorEastAsia" w:hAnsi="Times New Roman" w:cs="Times New Roman"/>
          <w:iCs/>
          <w:color w:val="000000" w:themeColor="text1"/>
          <w:kern w:val="24"/>
        </w:rPr>
        <w:t xml:space="preserve"> </w:t>
      </w:r>
    </w:p>
    <w:p w14:paraId="5C2B4BE6" w14:textId="0F752535" w:rsidR="00DB440E" w:rsidRDefault="00731902">
      <w:pPr>
        <w:tabs>
          <w:tab w:val="left" w:pos="720"/>
          <w:tab w:val="left" w:pos="2600"/>
        </w:tabs>
        <w:spacing w:line="360" w:lineRule="auto"/>
        <w:rPr>
          <w:ins w:id="122" w:author="P Uetz" w:date="2017-05-01T18:23:00Z"/>
          <w:rFonts w:ascii="Times New Roman" w:eastAsia="Arial Unicode MS" w:hAnsi="Times New Roman" w:cs="Times New Roman"/>
          <w:shd w:val="clear" w:color="auto" w:fill="FFFFFF"/>
        </w:rPr>
        <w:pPrChange w:id="123" w:author="P Uetz" w:date="2017-05-02T00:03:00Z">
          <w:pPr>
            <w:tabs>
              <w:tab w:val="left" w:pos="720"/>
              <w:tab w:val="left" w:pos="2600"/>
            </w:tabs>
            <w:spacing w:line="360" w:lineRule="auto"/>
            <w:jc w:val="center"/>
          </w:pPr>
        </w:pPrChange>
      </w:pPr>
      <w:r>
        <w:rPr>
          <w:rFonts w:ascii="Times New Roman" w:eastAsiaTheme="majorEastAsia" w:hAnsi="Times New Roman" w:cs="Times New Roman"/>
          <w:iCs/>
          <w:color w:val="000000" w:themeColor="text1"/>
          <w:kern w:val="24"/>
        </w:rPr>
        <w:t>C</w:t>
      </w:r>
      <w:r w:rsidR="004674FA" w:rsidRPr="004674FA">
        <w:rPr>
          <w:rFonts w:ascii="Times New Roman" w:eastAsia="Arial Unicode MS" w:hAnsi="Times New Roman" w:cs="Times New Roman"/>
          <w:shd w:val="clear" w:color="auto" w:fill="FFFFFF"/>
        </w:rPr>
        <w:t>hemical fitness profiles were downloaded</w:t>
      </w:r>
      <w:r>
        <w:rPr>
          <w:rFonts w:ascii="Times New Roman" w:eastAsia="Arial Unicode MS" w:hAnsi="Times New Roman" w:cs="Times New Roman"/>
          <w:shd w:val="clear" w:color="auto" w:fill="FFFFFF"/>
        </w:rPr>
        <w:t xml:space="preserve"> from </w:t>
      </w:r>
      <w:proofErr w:type="spellStart"/>
      <w:r>
        <w:rPr>
          <w:rFonts w:ascii="Times New Roman" w:eastAsia="Arial Unicode MS" w:hAnsi="Times New Roman" w:cs="Times New Roman"/>
          <w:shd w:val="clear" w:color="auto" w:fill="FFFFFF"/>
        </w:rPr>
        <w:t>Hillenmeyer</w:t>
      </w:r>
      <w:proofErr w:type="spellEnd"/>
      <w:r>
        <w:rPr>
          <w:rFonts w:ascii="Times New Roman" w:eastAsia="Arial Unicode MS" w:hAnsi="Times New Roman" w:cs="Times New Roman"/>
          <w:shd w:val="clear" w:color="auto" w:fill="FFFFFF"/>
        </w:rPr>
        <w:t xml:space="preserve"> et al.</w:t>
      </w:r>
      <w:r w:rsidRPr="00731902">
        <w:rPr>
          <w:rFonts w:ascii="Times New Roman" w:eastAsia="Arial Unicode MS" w:hAnsi="Times New Roman" w:cs="Times New Roman"/>
          <w:shd w:val="clear" w:color="auto" w:fill="FFFFFF"/>
        </w:rPr>
        <w:t xml:space="preserve"> 2008</w:t>
      </w:r>
      <w:ins w:id="124" w:author="P Uetz" w:date="2017-05-01T18:21:00Z">
        <w:r w:rsidR="00DB440E">
          <w:rPr>
            <w:rFonts w:ascii="Times New Roman" w:eastAsia="Arial Unicode MS" w:hAnsi="Times New Roman" w:cs="Times New Roman"/>
            <w:shd w:val="clear" w:color="auto" w:fill="FFFFFF"/>
          </w:rPr>
          <w:t xml:space="preserve">, including </w:t>
        </w:r>
      </w:ins>
      <w:del w:id="125" w:author="P Uetz" w:date="2017-05-01T18:21:00Z">
        <w:r w:rsidR="004674FA" w:rsidRPr="004674FA" w:rsidDel="00DB440E">
          <w:rPr>
            <w:rFonts w:ascii="Times New Roman" w:eastAsia="Arial Unicode MS" w:hAnsi="Times New Roman" w:cs="Times New Roman"/>
            <w:shd w:val="clear" w:color="auto" w:fill="FFFFFF"/>
          </w:rPr>
          <w:delText xml:space="preserve">. </w:delText>
        </w:r>
        <w:r w:rsidR="00034FB7" w:rsidDel="00DB440E">
          <w:rPr>
            <w:rFonts w:ascii="Times New Roman" w:eastAsia="Arial Unicode MS" w:hAnsi="Times New Roman" w:cs="Times New Roman"/>
            <w:shd w:val="clear" w:color="auto" w:fill="FFFFFF"/>
          </w:rPr>
          <w:delText xml:space="preserve">There were </w:delText>
        </w:r>
      </w:del>
      <w:r w:rsidR="00034FB7">
        <w:rPr>
          <w:rFonts w:ascii="Times New Roman" w:eastAsia="Arial Unicode MS" w:hAnsi="Times New Roman" w:cs="Times New Roman"/>
          <w:shd w:val="clear" w:color="auto" w:fill="FFFFFF"/>
        </w:rPr>
        <w:t xml:space="preserve">both homozygous knockout and heterozygous knockout datasets. </w:t>
      </w:r>
      <w:r w:rsidR="002E40B6">
        <w:rPr>
          <w:rFonts w:ascii="Times New Roman" w:eastAsia="Arial Unicode MS" w:hAnsi="Times New Roman" w:cs="Times New Roman"/>
          <w:shd w:val="clear" w:color="auto" w:fill="FFFFFF"/>
        </w:rPr>
        <w:t xml:space="preserve">The latter implies a stricter definition of conditional essentiality, since a growth change must </w:t>
      </w:r>
      <w:ins w:id="126" w:author="P Uetz" w:date="2017-05-01T18:21:00Z">
        <w:r w:rsidR="00DB440E">
          <w:rPr>
            <w:rFonts w:ascii="Times New Roman" w:eastAsia="Arial Unicode MS" w:hAnsi="Times New Roman" w:cs="Times New Roman"/>
            <w:shd w:val="clear" w:color="auto" w:fill="FFFFFF"/>
          </w:rPr>
          <w:t xml:space="preserve">be </w:t>
        </w:r>
      </w:ins>
      <w:r w:rsidR="002E40B6">
        <w:rPr>
          <w:rFonts w:ascii="Times New Roman" w:eastAsia="Arial Unicode MS" w:hAnsi="Times New Roman" w:cs="Times New Roman"/>
          <w:shd w:val="clear" w:color="auto" w:fill="FFFFFF"/>
        </w:rPr>
        <w:t xml:space="preserve">observed after only one allele, rather than both, have been deleted. </w:t>
      </w:r>
      <w:del w:id="127" w:author="P Uetz" w:date="2017-05-02T00:04:00Z">
        <w:r w:rsidR="002E40B6" w:rsidDel="005A0900">
          <w:rPr>
            <w:rFonts w:ascii="Times New Roman" w:eastAsia="Arial Unicode MS" w:hAnsi="Times New Roman" w:cs="Times New Roman"/>
            <w:shd w:val="clear" w:color="auto" w:fill="FFFFFF"/>
          </w:rPr>
          <w:delText xml:space="preserve">Because of </w:delText>
        </w:r>
        <w:r w:rsidR="002E40B6" w:rsidRPr="00DB440E" w:rsidDel="005A0900">
          <w:rPr>
            <w:rFonts w:ascii="Times New Roman" w:eastAsia="Arial Unicode MS" w:hAnsi="Times New Roman" w:cs="Times New Roman"/>
            <w:highlight w:val="yellow"/>
            <w:shd w:val="clear" w:color="auto" w:fill="FFFFFF"/>
            <w:rPrChange w:id="128" w:author="P Uetz" w:date="2017-05-01T18:21:00Z">
              <w:rPr>
                <w:rFonts w:ascii="Times New Roman" w:eastAsia="Arial Unicode MS" w:hAnsi="Times New Roman" w:cs="Times New Roman"/>
                <w:shd w:val="clear" w:color="auto" w:fill="FFFFFF"/>
              </w:rPr>
            </w:rPrChange>
          </w:rPr>
          <w:delText>………………………….</w:delText>
        </w:r>
      </w:del>
      <w:r w:rsidR="00034FB7">
        <w:rPr>
          <w:rFonts w:ascii="Times New Roman" w:eastAsia="Arial Unicode MS" w:hAnsi="Times New Roman" w:cs="Times New Roman"/>
          <w:shd w:val="clear" w:color="auto" w:fill="FFFFFF"/>
        </w:rPr>
        <w:t>In addition to co-fitness quantities (on a scale of -1 to 1), both homozygous and heterozygous knockout datasets</w:t>
      </w:r>
      <w:r w:rsidR="00034FB7" w:rsidRPr="004674FA">
        <w:rPr>
          <w:rFonts w:ascii="Times New Roman" w:eastAsia="Arial Unicode MS" w:hAnsi="Times New Roman" w:cs="Times New Roman"/>
          <w:shd w:val="clear" w:color="auto" w:fill="FFFFFF"/>
        </w:rPr>
        <w:t xml:space="preserve"> </w:t>
      </w:r>
      <w:r w:rsidR="004674FA" w:rsidRPr="004674FA">
        <w:rPr>
          <w:rFonts w:ascii="Times New Roman" w:eastAsia="Arial Unicode MS" w:hAnsi="Times New Roman" w:cs="Times New Roman"/>
          <w:shd w:val="clear" w:color="auto" w:fill="FFFFFF"/>
        </w:rPr>
        <w:t>contain</w:t>
      </w:r>
      <w:r w:rsidR="00034FB7">
        <w:rPr>
          <w:rFonts w:ascii="Times New Roman" w:eastAsia="Arial Unicode MS" w:hAnsi="Times New Roman" w:cs="Times New Roman"/>
          <w:shd w:val="clear" w:color="auto" w:fill="FFFFFF"/>
        </w:rPr>
        <w:t xml:space="preserve"> an </w:t>
      </w:r>
      <w:proofErr w:type="spellStart"/>
      <w:r w:rsidR="00034FB7">
        <w:rPr>
          <w:rFonts w:ascii="Times New Roman" w:eastAsia="Arial Unicode MS" w:hAnsi="Times New Roman" w:cs="Times New Roman"/>
          <w:shd w:val="clear" w:color="auto" w:fill="FFFFFF"/>
        </w:rPr>
        <w:t>r-value</w:t>
      </w:r>
      <w:proofErr w:type="spellEnd"/>
      <w:r w:rsidR="004674FA" w:rsidRPr="004674FA">
        <w:rPr>
          <w:rFonts w:ascii="Times New Roman" w:eastAsia="Arial Unicode MS" w:hAnsi="Times New Roman" w:cs="Times New Roman"/>
          <w:shd w:val="clear" w:color="auto" w:fill="FFFFFF"/>
        </w:rPr>
        <w:t xml:space="preserve">, or </w:t>
      </w:r>
      <w:r w:rsidR="00D82240">
        <w:rPr>
          <w:rFonts w:ascii="Times New Roman" w:eastAsia="Arial Unicode MS" w:hAnsi="Times New Roman" w:cs="Times New Roman"/>
          <w:shd w:val="clear" w:color="auto" w:fill="FFFFFF"/>
        </w:rPr>
        <w:t xml:space="preserve">ratio of growth before </w:t>
      </w:r>
      <w:del w:id="129" w:author="P Uetz" w:date="2017-05-01T18:22:00Z">
        <w:r w:rsidR="00D82240" w:rsidDel="00DB440E">
          <w:rPr>
            <w:rFonts w:ascii="Times New Roman" w:eastAsia="Arial Unicode MS" w:hAnsi="Times New Roman" w:cs="Times New Roman"/>
            <w:shd w:val="clear" w:color="auto" w:fill="FFFFFF"/>
          </w:rPr>
          <w:delText>to growth</w:delText>
        </w:r>
      </w:del>
      <w:ins w:id="130" w:author="P Uetz" w:date="2017-05-01T18:22:00Z">
        <w:r w:rsidR="00DB440E">
          <w:rPr>
            <w:rFonts w:ascii="Times New Roman" w:eastAsia="Arial Unicode MS" w:hAnsi="Times New Roman" w:cs="Times New Roman"/>
            <w:shd w:val="clear" w:color="auto" w:fill="FFFFFF"/>
          </w:rPr>
          <w:t>/</w:t>
        </w:r>
      </w:ins>
      <w:r w:rsidR="00D82240">
        <w:rPr>
          <w:rFonts w:ascii="Times New Roman" w:eastAsia="Arial Unicode MS" w:hAnsi="Times New Roman" w:cs="Times New Roman"/>
          <w:shd w:val="clear" w:color="auto" w:fill="FFFFFF"/>
        </w:rPr>
        <w:t xml:space="preserve"> after gene knockout</w:t>
      </w:r>
      <w:r w:rsidR="004674FA" w:rsidRPr="004674FA">
        <w:rPr>
          <w:rFonts w:ascii="Times New Roman" w:eastAsia="Arial Unicode MS" w:hAnsi="Times New Roman" w:cs="Times New Roman"/>
          <w:shd w:val="clear" w:color="auto" w:fill="FFFFFF"/>
        </w:rPr>
        <w:t xml:space="preserve">, </w:t>
      </w:r>
      <w:r w:rsidR="00034FB7">
        <w:rPr>
          <w:rFonts w:ascii="Times New Roman" w:eastAsia="Arial Unicode MS" w:hAnsi="Times New Roman" w:cs="Times New Roman"/>
          <w:shd w:val="clear" w:color="auto" w:fill="FFFFFF"/>
        </w:rPr>
        <w:t xml:space="preserve">for each gene </w:t>
      </w:r>
      <w:r w:rsidR="004674FA" w:rsidRPr="004674FA">
        <w:rPr>
          <w:rFonts w:ascii="Times New Roman" w:eastAsia="Arial Unicode MS" w:hAnsi="Times New Roman" w:cs="Times New Roman"/>
          <w:shd w:val="clear" w:color="auto" w:fill="FFFFFF"/>
        </w:rPr>
        <w:t>under a range of 636 different chemical and nutrient challen</w:t>
      </w:r>
      <w:r w:rsidR="000E0DC5">
        <w:rPr>
          <w:rFonts w:ascii="Times New Roman" w:eastAsia="Arial Unicode MS" w:hAnsi="Times New Roman" w:cs="Times New Roman"/>
          <w:shd w:val="clear" w:color="auto" w:fill="FFFFFF"/>
        </w:rPr>
        <w:t>ge conditions</w:t>
      </w:r>
      <w:r w:rsidR="00034FB7">
        <w:rPr>
          <w:rFonts w:ascii="Times New Roman" w:eastAsia="Arial Unicode MS" w:hAnsi="Times New Roman" w:cs="Times New Roman"/>
          <w:shd w:val="clear" w:color="auto" w:fill="FFFFFF"/>
        </w:rPr>
        <w:t xml:space="preserve"> comprising 316 distinct chemical compound</w:t>
      </w:r>
      <w:ins w:id="131" w:author="P Uetz" w:date="2017-05-01T18:23:00Z">
        <w:r w:rsidR="00DB440E">
          <w:rPr>
            <w:rFonts w:ascii="Times New Roman" w:eastAsia="Arial Unicode MS" w:hAnsi="Times New Roman" w:cs="Times New Roman"/>
            <w:shd w:val="clear" w:color="auto" w:fill="FFFFFF"/>
          </w:rPr>
          <w:t>s</w:t>
        </w:r>
      </w:ins>
      <w:r w:rsidR="000E0DC5">
        <w:rPr>
          <w:rFonts w:ascii="Times New Roman" w:eastAsia="Arial Unicode MS" w:hAnsi="Times New Roman" w:cs="Times New Roman"/>
          <w:shd w:val="clear" w:color="auto" w:fill="FFFFFF"/>
        </w:rPr>
        <w:t>.</w:t>
      </w:r>
      <w:r w:rsidR="00034FB7">
        <w:rPr>
          <w:rFonts w:ascii="Times New Roman" w:eastAsia="Arial Unicode MS" w:hAnsi="Times New Roman" w:cs="Times New Roman"/>
          <w:shd w:val="clear" w:color="auto" w:fill="FFFFFF"/>
        </w:rPr>
        <w:t xml:space="preserve"> The 636 conditions varied by chemical compound as well as</w:t>
      </w:r>
      <w:r w:rsidR="002E40B6">
        <w:rPr>
          <w:rFonts w:ascii="Times New Roman" w:eastAsia="Arial Unicode MS" w:hAnsi="Times New Roman" w:cs="Times New Roman"/>
          <w:shd w:val="clear" w:color="auto" w:fill="FFFFFF"/>
        </w:rPr>
        <w:t xml:space="preserve"> by</w:t>
      </w:r>
      <w:r w:rsidR="00034FB7">
        <w:rPr>
          <w:rFonts w:ascii="Times New Roman" w:eastAsia="Arial Unicode MS" w:hAnsi="Times New Roman" w:cs="Times New Roman"/>
          <w:shd w:val="clear" w:color="auto" w:fill="FFFFFF"/>
        </w:rPr>
        <w:t xml:space="preserve"> dosage, time</w:t>
      </w:r>
      <w:r w:rsidR="002E40B6">
        <w:rPr>
          <w:rFonts w:ascii="Times New Roman" w:eastAsia="Arial Unicode MS" w:hAnsi="Times New Roman" w:cs="Times New Roman"/>
          <w:shd w:val="clear" w:color="auto" w:fill="FFFFFF"/>
        </w:rPr>
        <w:t xml:space="preserve"> of exposure</w:t>
      </w:r>
      <w:r w:rsidR="00034FB7">
        <w:rPr>
          <w:rFonts w:ascii="Times New Roman" w:eastAsia="Arial Unicode MS" w:hAnsi="Times New Roman" w:cs="Times New Roman"/>
          <w:shd w:val="clear" w:color="auto" w:fill="FFFFFF"/>
        </w:rPr>
        <w:t xml:space="preserve">, and </w:t>
      </w:r>
      <w:r w:rsidR="00034FB7" w:rsidRPr="00FF3200">
        <w:rPr>
          <w:rFonts w:ascii="Times New Roman" w:eastAsia="Arial Unicode MS" w:hAnsi="Times New Roman" w:cs="Times New Roman"/>
          <w:highlight w:val="yellow"/>
          <w:shd w:val="clear" w:color="auto" w:fill="FFFFFF"/>
          <w:rPrChange w:id="132" w:author="P Uetz" w:date="2017-07-09T13:13:00Z">
            <w:rPr>
              <w:rFonts w:ascii="Times New Roman" w:eastAsia="Arial Unicode MS" w:hAnsi="Times New Roman" w:cs="Times New Roman"/>
              <w:shd w:val="clear" w:color="auto" w:fill="FFFFFF"/>
            </w:rPr>
          </w:rPrChange>
        </w:rPr>
        <w:t>experimental equipment</w:t>
      </w:r>
      <w:r w:rsidR="00034FB7">
        <w:rPr>
          <w:rFonts w:ascii="Times New Roman" w:eastAsia="Arial Unicode MS" w:hAnsi="Times New Roman" w:cs="Times New Roman"/>
          <w:shd w:val="clear" w:color="auto" w:fill="FFFFFF"/>
        </w:rPr>
        <w:t>.</w:t>
      </w:r>
      <w:r w:rsidR="000E0DC5">
        <w:rPr>
          <w:rFonts w:ascii="Times New Roman" w:eastAsia="Arial Unicode MS" w:hAnsi="Times New Roman" w:cs="Times New Roman"/>
          <w:shd w:val="clear" w:color="auto" w:fill="FFFFFF"/>
        </w:rPr>
        <w:t xml:space="preserve"> A higher </w:t>
      </w:r>
      <w:proofErr w:type="spellStart"/>
      <w:r w:rsidR="000E0DC5">
        <w:rPr>
          <w:rFonts w:ascii="Times New Roman" w:eastAsia="Arial Unicode MS" w:hAnsi="Times New Roman" w:cs="Times New Roman"/>
          <w:shd w:val="clear" w:color="auto" w:fill="FFFFFF"/>
        </w:rPr>
        <w:t>r-value</w:t>
      </w:r>
      <w:proofErr w:type="spellEnd"/>
      <w:r w:rsidR="004674FA" w:rsidRPr="004674FA">
        <w:rPr>
          <w:rFonts w:ascii="Times New Roman" w:eastAsia="Arial Unicode MS" w:hAnsi="Times New Roman" w:cs="Times New Roman"/>
          <w:shd w:val="clear" w:color="auto" w:fill="FFFFFF"/>
        </w:rPr>
        <w:t xml:space="preserve"> indicates a greater</w:t>
      </w:r>
      <w:r w:rsidR="000E0DC5">
        <w:rPr>
          <w:rFonts w:ascii="Times New Roman" w:eastAsia="Arial Unicode MS" w:hAnsi="Times New Roman" w:cs="Times New Roman"/>
          <w:shd w:val="clear" w:color="auto" w:fill="FFFFFF"/>
        </w:rPr>
        <w:t xml:space="preserve"> essentiality of the </w:t>
      </w:r>
      <w:r w:rsidR="004504B1">
        <w:rPr>
          <w:rFonts w:ascii="Times New Roman" w:eastAsia="Arial Unicode MS" w:hAnsi="Times New Roman" w:cs="Times New Roman"/>
          <w:shd w:val="clear" w:color="auto" w:fill="FFFFFF"/>
        </w:rPr>
        <w:t>protein</w:t>
      </w:r>
      <w:r w:rsidR="000E0DC5">
        <w:rPr>
          <w:rFonts w:ascii="Times New Roman" w:eastAsia="Arial Unicode MS" w:hAnsi="Times New Roman" w:cs="Times New Roman"/>
          <w:shd w:val="clear" w:color="auto" w:fill="FFFFFF"/>
        </w:rPr>
        <w:t xml:space="preserve"> for the specific condition. </w:t>
      </w:r>
      <w:r w:rsidR="004504B1">
        <w:rPr>
          <w:rFonts w:ascii="Times New Roman" w:eastAsiaTheme="majorEastAsia" w:hAnsi="Times New Roman" w:cs="Times New Roman"/>
          <w:iCs/>
          <w:color w:val="000000" w:themeColor="text1"/>
          <w:kern w:val="24"/>
        </w:rPr>
        <w:t>Proteins</w:t>
      </w:r>
      <w:r w:rsidR="004504B1" w:rsidRPr="004674FA">
        <w:rPr>
          <w:rFonts w:ascii="Times New Roman" w:eastAsiaTheme="majorEastAsia" w:hAnsi="Times New Roman" w:cs="Times New Roman"/>
          <w:iCs/>
          <w:color w:val="000000" w:themeColor="text1"/>
          <w:kern w:val="24"/>
        </w:rPr>
        <w:t xml:space="preserve"> </w:t>
      </w:r>
      <w:r w:rsidR="004504B1">
        <w:rPr>
          <w:rFonts w:ascii="Times New Roman" w:eastAsiaTheme="majorEastAsia" w:hAnsi="Times New Roman" w:cs="Times New Roman"/>
          <w:iCs/>
          <w:color w:val="000000" w:themeColor="text1"/>
          <w:kern w:val="24"/>
        </w:rPr>
        <w:t xml:space="preserve">were assumed to be </w:t>
      </w:r>
      <w:r w:rsidR="00DC363C" w:rsidRPr="004674FA">
        <w:rPr>
          <w:rFonts w:ascii="Times New Roman" w:eastAsiaTheme="majorEastAsia" w:hAnsi="Times New Roman" w:cs="Times New Roman"/>
          <w:iCs/>
          <w:color w:val="000000" w:themeColor="text1"/>
          <w:kern w:val="24"/>
        </w:rPr>
        <w:t>conditionally essential</w:t>
      </w:r>
      <w:r w:rsidR="00D82240">
        <w:rPr>
          <w:rFonts w:ascii="Times New Roman" w:eastAsiaTheme="majorEastAsia" w:hAnsi="Times New Roman" w:cs="Times New Roman"/>
          <w:iCs/>
          <w:color w:val="000000" w:themeColor="text1"/>
          <w:kern w:val="24"/>
        </w:rPr>
        <w:t xml:space="preserve"> </w:t>
      </w:r>
      <w:r w:rsidR="004504B1">
        <w:rPr>
          <w:rFonts w:ascii="Times New Roman" w:eastAsiaTheme="majorEastAsia" w:hAnsi="Times New Roman" w:cs="Times New Roman"/>
          <w:iCs/>
          <w:color w:val="000000" w:themeColor="text1"/>
          <w:kern w:val="24"/>
        </w:rPr>
        <w:t xml:space="preserve">if they had an </w:t>
      </w:r>
      <w:proofErr w:type="spellStart"/>
      <w:r w:rsidR="00D82240">
        <w:rPr>
          <w:rFonts w:ascii="Times New Roman" w:eastAsiaTheme="majorEastAsia" w:hAnsi="Times New Roman" w:cs="Times New Roman"/>
          <w:iCs/>
          <w:color w:val="000000" w:themeColor="text1"/>
          <w:kern w:val="24"/>
        </w:rPr>
        <w:t>r-value</w:t>
      </w:r>
      <w:proofErr w:type="spellEnd"/>
      <w:r w:rsidR="004504B1">
        <w:rPr>
          <w:rFonts w:ascii="Times New Roman" w:eastAsiaTheme="majorEastAsia" w:hAnsi="Times New Roman" w:cs="Times New Roman"/>
          <w:iCs/>
          <w:color w:val="000000" w:themeColor="text1"/>
          <w:kern w:val="24"/>
        </w:rPr>
        <w:t xml:space="preserve"> </w:t>
      </w:r>
      <w:r w:rsidR="00D82240">
        <w:rPr>
          <w:rFonts w:ascii="Times New Roman" w:eastAsiaTheme="majorEastAsia" w:hAnsi="Times New Roman" w:cs="Times New Roman"/>
          <w:iCs/>
          <w:color w:val="000000" w:themeColor="text1"/>
          <w:kern w:val="24"/>
        </w:rPr>
        <w:t>≥</w:t>
      </w:r>
      <w:r w:rsidR="004504B1">
        <w:rPr>
          <w:rFonts w:ascii="Times New Roman" w:eastAsiaTheme="majorEastAsia" w:hAnsi="Times New Roman" w:cs="Times New Roman"/>
          <w:iCs/>
          <w:color w:val="000000" w:themeColor="text1"/>
          <w:kern w:val="24"/>
        </w:rPr>
        <w:t xml:space="preserve"> </w:t>
      </w:r>
      <w:r w:rsidR="00D82240">
        <w:rPr>
          <w:rFonts w:ascii="Times New Roman" w:eastAsiaTheme="majorEastAsia" w:hAnsi="Times New Roman" w:cs="Times New Roman"/>
          <w:iCs/>
          <w:color w:val="000000" w:themeColor="text1"/>
          <w:kern w:val="24"/>
        </w:rPr>
        <w:t>2.0</w:t>
      </w:r>
      <w:r w:rsidR="004504B1">
        <w:rPr>
          <w:rFonts w:ascii="Times New Roman" w:eastAsiaTheme="majorEastAsia" w:hAnsi="Times New Roman" w:cs="Times New Roman"/>
          <w:iCs/>
          <w:color w:val="000000" w:themeColor="text1"/>
          <w:kern w:val="24"/>
        </w:rPr>
        <w:t>.</w:t>
      </w:r>
      <w:r w:rsidR="00D82240">
        <w:rPr>
          <w:rFonts w:ascii="Times New Roman" w:eastAsiaTheme="majorEastAsia" w:hAnsi="Times New Roman" w:cs="Times New Roman"/>
          <w:iCs/>
          <w:color w:val="000000" w:themeColor="text1"/>
          <w:kern w:val="24"/>
        </w:rPr>
        <w:t xml:space="preserve"> </w:t>
      </w:r>
      <w:r w:rsidR="004504B1">
        <w:rPr>
          <w:rFonts w:ascii="Times New Roman" w:eastAsiaTheme="majorEastAsia" w:hAnsi="Times New Roman" w:cs="Times New Roman"/>
          <w:iCs/>
          <w:color w:val="000000" w:themeColor="text1"/>
          <w:kern w:val="24"/>
        </w:rPr>
        <w:t xml:space="preserve">Conditionally-essential proteins were </w:t>
      </w:r>
      <w:r w:rsidR="00DC363C" w:rsidRPr="004674FA">
        <w:rPr>
          <w:rFonts w:ascii="Times New Roman" w:eastAsiaTheme="majorEastAsia" w:hAnsi="Times New Roman" w:cs="Times New Roman"/>
          <w:iCs/>
          <w:color w:val="000000" w:themeColor="text1"/>
          <w:kern w:val="24"/>
        </w:rPr>
        <w:t xml:space="preserve">examined for </w:t>
      </w:r>
      <w:proofErr w:type="spellStart"/>
      <w:r w:rsidR="00DC363C" w:rsidRPr="004674FA">
        <w:rPr>
          <w:rFonts w:ascii="Times New Roman" w:eastAsiaTheme="majorEastAsia" w:hAnsi="Times New Roman" w:cs="Times New Roman"/>
          <w:iCs/>
          <w:color w:val="000000" w:themeColor="text1"/>
          <w:kern w:val="24"/>
        </w:rPr>
        <w:t>yeDUFs</w:t>
      </w:r>
      <w:proofErr w:type="spellEnd"/>
      <w:r w:rsidR="00D82240">
        <w:rPr>
          <w:rFonts w:ascii="Times New Roman" w:eastAsiaTheme="majorEastAsia" w:hAnsi="Times New Roman" w:cs="Times New Roman"/>
          <w:iCs/>
          <w:color w:val="000000" w:themeColor="text1"/>
          <w:kern w:val="24"/>
        </w:rPr>
        <w:t xml:space="preserve">. A “fitness profile” consisting of a vector of 0s and 1 was generated for each </w:t>
      </w:r>
      <w:proofErr w:type="spellStart"/>
      <w:r w:rsidR="00D82240">
        <w:rPr>
          <w:rFonts w:ascii="Times New Roman" w:eastAsiaTheme="majorEastAsia" w:hAnsi="Times New Roman" w:cs="Times New Roman"/>
          <w:iCs/>
          <w:color w:val="000000" w:themeColor="text1"/>
          <w:kern w:val="24"/>
        </w:rPr>
        <w:t>yeDUF</w:t>
      </w:r>
      <w:proofErr w:type="spellEnd"/>
      <w:r w:rsidR="00D82240">
        <w:rPr>
          <w:rFonts w:ascii="Times New Roman" w:eastAsiaTheme="majorEastAsia" w:hAnsi="Times New Roman" w:cs="Times New Roman"/>
          <w:iCs/>
          <w:color w:val="000000" w:themeColor="text1"/>
          <w:kern w:val="24"/>
        </w:rPr>
        <w:t xml:space="preserve"> found in at least 1 conditionally-essential gene</w:t>
      </w:r>
      <w:r w:rsidR="00333779">
        <w:rPr>
          <w:rFonts w:ascii="Times New Roman" w:eastAsiaTheme="majorEastAsia" w:hAnsi="Times New Roman" w:cs="Times New Roman"/>
          <w:iCs/>
          <w:color w:val="000000" w:themeColor="text1"/>
          <w:kern w:val="24"/>
        </w:rPr>
        <w:t>, for at least 1 chemical condition</w:t>
      </w:r>
      <w:r w:rsidR="00D82240">
        <w:rPr>
          <w:rFonts w:ascii="Times New Roman" w:eastAsiaTheme="majorEastAsia" w:hAnsi="Times New Roman" w:cs="Times New Roman"/>
          <w:iCs/>
          <w:color w:val="000000" w:themeColor="text1"/>
          <w:kern w:val="24"/>
        </w:rPr>
        <w:t xml:space="preserve">. </w:t>
      </w:r>
      <w:r w:rsidR="00206ACE">
        <w:rPr>
          <w:rFonts w:ascii="Times New Roman" w:eastAsia="Arial Unicode MS" w:hAnsi="Times New Roman" w:cs="Times New Roman"/>
          <w:shd w:val="clear" w:color="auto" w:fill="FFFFFF"/>
        </w:rPr>
        <w:t>Fitness</w:t>
      </w:r>
      <w:r w:rsidR="00D82240">
        <w:rPr>
          <w:rFonts w:ascii="Times New Roman" w:eastAsia="Arial Unicode MS" w:hAnsi="Times New Roman" w:cs="Times New Roman"/>
          <w:shd w:val="clear" w:color="auto" w:fill="FFFFFF"/>
        </w:rPr>
        <w:t xml:space="preserve"> profiles</w:t>
      </w:r>
      <w:r w:rsidR="00D82240" w:rsidRPr="004674FA">
        <w:rPr>
          <w:rFonts w:ascii="Times New Roman" w:eastAsia="Arial Unicode MS" w:hAnsi="Times New Roman" w:cs="Times New Roman"/>
          <w:shd w:val="clear" w:color="auto" w:fill="FFFFFF"/>
        </w:rPr>
        <w:t xml:space="preserve"> f</w:t>
      </w:r>
      <w:r w:rsidR="00206ACE">
        <w:rPr>
          <w:rFonts w:ascii="Times New Roman" w:eastAsia="Arial Unicode MS" w:hAnsi="Times New Roman" w:cs="Times New Roman"/>
          <w:shd w:val="clear" w:color="auto" w:fill="FFFFFF"/>
        </w:rPr>
        <w:t xml:space="preserve">rom </w:t>
      </w:r>
      <w:proofErr w:type="spellStart"/>
      <w:r w:rsidR="00206ACE">
        <w:rPr>
          <w:rFonts w:ascii="Times New Roman" w:eastAsia="Arial Unicode MS" w:hAnsi="Times New Roman" w:cs="Times New Roman"/>
          <w:shd w:val="clear" w:color="auto" w:fill="FFFFFF"/>
        </w:rPr>
        <w:t>yeDUFs</w:t>
      </w:r>
      <w:proofErr w:type="spellEnd"/>
      <w:r w:rsidR="00206ACE">
        <w:rPr>
          <w:rFonts w:ascii="Times New Roman" w:eastAsia="Arial Unicode MS" w:hAnsi="Times New Roman" w:cs="Times New Roman"/>
          <w:shd w:val="clear" w:color="auto" w:fill="FFFFFF"/>
        </w:rPr>
        <w:t xml:space="preserve"> in heterozygous-knockout conditionally-essential proteins </w:t>
      </w:r>
      <w:r w:rsidR="00D82240" w:rsidRPr="004674FA">
        <w:rPr>
          <w:rFonts w:ascii="Times New Roman" w:eastAsia="Arial Unicode MS" w:hAnsi="Times New Roman" w:cs="Times New Roman"/>
          <w:shd w:val="clear" w:color="auto" w:fill="FFFFFF"/>
        </w:rPr>
        <w:t>were clustered hierarchically and visualized</w:t>
      </w:r>
      <w:r w:rsidR="00D82240">
        <w:rPr>
          <w:rFonts w:ascii="Times New Roman" w:eastAsia="Arial Unicode MS" w:hAnsi="Times New Roman" w:cs="Times New Roman"/>
          <w:shd w:val="clear" w:color="auto" w:fill="FFFFFF"/>
        </w:rPr>
        <w:t xml:space="preserve"> in R.</w:t>
      </w:r>
      <w:r w:rsidR="00206ACE">
        <w:rPr>
          <w:rFonts w:ascii="Times New Roman" w:eastAsia="Arial Unicode MS" w:hAnsi="Times New Roman" w:cs="Times New Roman"/>
          <w:shd w:val="clear" w:color="auto" w:fill="FFFFFF"/>
        </w:rPr>
        <w:t xml:space="preserve"> </w:t>
      </w:r>
      <w:commentRangeStart w:id="133"/>
      <w:r w:rsidR="00206ACE">
        <w:rPr>
          <w:rFonts w:ascii="Times New Roman" w:eastAsia="Arial Unicode MS" w:hAnsi="Times New Roman" w:cs="Times New Roman"/>
          <w:shd w:val="clear" w:color="auto" w:fill="FFFFFF"/>
        </w:rPr>
        <w:t>Because a single-allele knockout they represented a stricter definition of conditional essentiality (knockout</w:t>
      </w:r>
      <w:commentRangeEnd w:id="133"/>
      <w:r w:rsidR="00DB440E">
        <w:rPr>
          <w:rStyle w:val="CommentReference"/>
        </w:rPr>
        <w:commentReference w:id="133"/>
      </w:r>
    </w:p>
    <w:p w14:paraId="03B33F60" w14:textId="040BAEE5" w:rsidR="007A78DC" w:rsidRPr="00E62581" w:rsidRDefault="00556ABC" w:rsidP="00905A8F">
      <w:pPr>
        <w:tabs>
          <w:tab w:val="left" w:pos="720"/>
          <w:tab w:val="left" w:pos="2600"/>
        </w:tabs>
        <w:spacing w:line="360" w:lineRule="auto"/>
        <w:jc w:val="center"/>
        <w:rPr>
          <w:rFonts w:ascii="Times New Roman" w:eastAsia="Arial Unicode MS" w:hAnsi="Times New Roman" w:cs="Times New Roman"/>
          <w:b/>
          <w:sz w:val="28"/>
          <w:szCs w:val="28"/>
          <w:shd w:val="clear" w:color="auto" w:fill="FFFFFF"/>
        </w:rPr>
      </w:pPr>
      <w:r w:rsidRPr="00E62581">
        <w:rPr>
          <w:rFonts w:ascii="Times New Roman" w:eastAsia="Arial Unicode MS" w:hAnsi="Times New Roman" w:cs="Times New Roman"/>
          <w:b/>
          <w:sz w:val="28"/>
          <w:szCs w:val="28"/>
          <w:shd w:val="clear" w:color="auto" w:fill="FFFFFF"/>
        </w:rPr>
        <w:t>Results</w:t>
      </w:r>
    </w:p>
    <w:p w14:paraId="0E92E5CC" w14:textId="77777777" w:rsidR="006E1268" w:rsidRDefault="006E1268" w:rsidP="004B5755">
      <w:pPr>
        <w:tabs>
          <w:tab w:val="left" w:pos="720"/>
          <w:tab w:val="left" w:pos="2600"/>
        </w:tabs>
        <w:spacing w:after="0" w:line="360" w:lineRule="auto"/>
        <w:rPr>
          <w:rFonts w:ascii="Times New Roman" w:eastAsia="Arial Unicode MS" w:hAnsi="Times New Roman" w:cs="Times New Roman"/>
          <w:b/>
          <w:shd w:val="clear" w:color="auto" w:fill="FFFFFF"/>
        </w:rPr>
      </w:pPr>
      <w:r w:rsidRPr="00B55D79">
        <w:rPr>
          <w:rFonts w:ascii="Times New Roman" w:eastAsia="Arial Unicode MS" w:hAnsi="Times New Roman" w:cs="Times New Roman"/>
          <w:b/>
          <w:shd w:val="clear" w:color="auto" w:fill="FFFFFF"/>
        </w:rPr>
        <w:t xml:space="preserve">Inference of </w:t>
      </w:r>
      <w:proofErr w:type="spellStart"/>
      <w:r w:rsidR="004D24F5">
        <w:rPr>
          <w:rFonts w:ascii="Times New Roman" w:eastAsia="Arial Unicode MS" w:hAnsi="Times New Roman" w:cs="Times New Roman"/>
          <w:b/>
          <w:shd w:val="clear" w:color="auto" w:fill="FFFFFF"/>
        </w:rPr>
        <w:t>y</w:t>
      </w:r>
      <w:r w:rsidRPr="00B55D79">
        <w:rPr>
          <w:rFonts w:ascii="Times New Roman" w:eastAsia="Arial Unicode MS" w:hAnsi="Times New Roman" w:cs="Times New Roman"/>
          <w:b/>
          <w:shd w:val="clear" w:color="auto" w:fill="FFFFFF"/>
        </w:rPr>
        <w:t>eDUFs</w:t>
      </w:r>
      <w:proofErr w:type="spellEnd"/>
    </w:p>
    <w:p w14:paraId="3486851F" w14:textId="1483C810" w:rsidR="001975F4" w:rsidRPr="004D24F5" w:rsidRDefault="004D24F5" w:rsidP="006E1268">
      <w:pPr>
        <w:tabs>
          <w:tab w:val="left" w:pos="720"/>
          <w:tab w:val="left" w:pos="2600"/>
        </w:tabs>
        <w:spacing w:after="0" w:line="360" w:lineRule="auto"/>
        <w:rPr>
          <w:rFonts w:ascii="Times New Roman" w:eastAsia="Arial Unicode MS" w:hAnsi="Times New Roman" w:cs="Times New Roman"/>
          <w:shd w:val="clear" w:color="auto" w:fill="FFFFFF"/>
        </w:rPr>
      </w:pPr>
      <w:r>
        <w:rPr>
          <w:rFonts w:ascii="Times New Roman" w:eastAsia="Arial Unicode MS" w:hAnsi="Times New Roman" w:cs="Times New Roman"/>
          <w:shd w:val="clear" w:color="auto" w:fill="FFFFFF"/>
        </w:rPr>
        <w:t xml:space="preserve">A total of 199 </w:t>
      </w:r>
      <w:proofErr w:type="spellStart"/>
      <w:r>
        <w:rPr>
          <w:rFonts w:ascii="Times New Roman" w:eastAsia="Arial Unicode MS" w:hAnsi="Times New Roman" w:cs="Times New Roman"/>
          <w:shd w:val="clear" w:color="auto" w:fill="FFFFFF"/>
        </w:rPr>
        <w:t>yeDUFs</w:t>
      </w:r>
      <w:proofErr w:type="spellEnd"/>
      <w:r>
        <w:rPr>
          <w:rFonts w:ascii="Times New Roman" w:eastAsia="Arial Unicode MS" w:hAnsi="Times New Roman" w:cs="Times New Roman"/>
          <w:shd w:val="clear" w:color="auto" w:fill="FFFFFF"/>
        </w:rPr>
        <w:t xml:space="preserve"> were inferred for yeast, 120 for </w:t>
      </w:r>
      <w:r>
        <w:rPr>
          <w:rFonts w:ascii="Times New Roman" w:eastAsia="Arial Unicode MS" w:hAnsi="Times New Roman" w:cs="Times New Roman"/>
          <w:i/>
          <w:shd w:val="clear" w:color="auto" w:fill="FFFFFF"/>
        </w:rPr>
        <w:t xml:space="preserve">Saccharomyces cerevisiae </w:t>
      </w:r>
      <w:r>
        <w:rPr>
          <w:rFonts w:ascii="Times New Roman" w:eastAsia="Arial Unicode MS" w:hAnsi="Times New Roman" w:cs="Times New Roman"/>
          <w:shd w:val="clear" w:color="auto" w:fill="FFFFFF"/>
        </w:rPr>
        <w:t>(</w:t>
      </w:r>
      <w:proofErr w:type="spellStart"/>
      <w:r>
        <w:rPr>
          <w:rFonts w:ascii="Times New Roman" w:eastAsia="Arial Unicode MS" w:hAnsi="Times New Roman" w:cs="Times New Roman"/>
          <w:shd w:val="clear" w:color="auto" w:fill="FFFFFF"/>
        </w:rPr>
        <w:t>Sc</w:t>
      </w:r>
      <w:proofErr w:type="spellEnd"/>
      <w:r>
        <w:rPr>
          <w:rFonts w:ascii="Times New Roman" w:eastAsia="Arial Unicode MS" w:hAnsi="Times New Roman" w:cs="Times New Roman"/>
          <w:shd w:val="clear" w:color="auto" w:fill="FFFFFF"/>
        </w:rPr>
        <w:t xml:space="preserve">) and 148 for </w:t>
      </w:r>
      <w:proofErr w:type="spellStart"/>
      <w:r>
        <w:rPr>
          <w:rFonts w:ascii="Times New Roman" w:eastAsia="Arial Unicode MS" w:hAnsi="Times New Roman" w:cs="Times New Roman"/>
          <w:i/>
          <w:shd w:val="clear" w:color="auto" w:fill="FFFFFF"/>
        </w:rPr>
        <w:t>Schizosaccharomyces</w:t>
      </w:r>
      <w:proofErr w:type="spellEnd"/>
      <w:r>
        <w:rPr>
          <w:rFonts w:ascii="Times New Roman" w:eastAsia="Arial Unicode MS" w:hAnsi="Times New Roman" w:cs="Times New Roman"/>
          <w:i/>
          <w:shd w:val="clear" w:color="auto" w:fill="FFFFFF"/>
        </w:rPr>
        <w:t xml:space="preserve"> </w:t>
      </w:r>
      <w:proofErr w:type="spellStart"/>
      <w:r>
        <w:rPr>
          <w:rFonts w:ascii="Times New Roman" w:eastAsia="Arial Unicode MS" w:hAnsi="Times New Roman" w:cs="Times New Roman"/>
          <w:i/>
          <w:shd w:val="clear" w:color="auto" w:fill="FFFFFF"/>
        </w:rPr>
        <w:t>pombe</w:t>
      </w:r>
      <w:proofErr w:type="spellEnd"/>
      <w:r>
        <w:rPr>
          <w:rFonts w:ascii="Times New Roman" w:eastAsia="Arial Unicode MS" w:hAnsi="Times New Roman" w:cs="Times New Roman"/>
          <w:i/>
          <w:shd w:val="clear" w:color="auto" w:fill="FFFFFF"/>
        </w:rPr>
        <w:t xml:space="preserve"> </w:t>
      </w:r>
      <w:r>
        <w:rPr>
          <w:rFonts w:ascii="Times New Roman" w:eastAsia="Arial Unicode MS" w:hAnsi="Times New Roman" w:cs="Times New Roman"/>
          <w:shd w:val="clear" w:color="auto" w:fill="FFFFFF"/>
        </w:rPr>
        <w:t>(</w:t>
      </w:r>
      <w:proofErr w:type="spellStart"/>
      <w:r>
        <w:rPr>
          <w:rFonts w:ascii="Times New Roman" w:eastAsia="Arial Unicode MS" w:hAnsi="Times New Roman" w:cs="Times New Roman"/>
          <w:shd w:val="clear" w:color="auto" w:fill="FFFFFF"/>
        </w:rPr>
        <w:t>Sp</w:t>
      </w:r>
      <w:proofErr w:type="spellEnd"/>
      <w:r>
        <w:rPr>
          <w:rFonts w:ascii="Times New Roman" w:eastAsia="Arial Unicode MS" w:hAnsi="Times New Roman" w:cs="Times New Roman"/>
          <w:shd w:val="clear" w:color="auto" w:fill="FFFFFF"/>
        </w:rPr>
        <w:t xml:space="preserve">). </w:t>
      </w:r>
      <w:r w:rsidR="00496BFA">
        <w:rPr>
          <w:rFonts w:ascii="Times New Roman" w:eastAsia="Arial Unicode MS" w:hAnsi="Times New Roman" w:cs="Times New Roman"/>
          <w:shd w:val="clear" w:color="auto" w:fill="FFFFFF"/>
        </w:rPr>
        <w:t xml:space="preserve">Approximately one-third of </w:t>
      </w:r>
      <w:proofErr w:type="spellStart"/>
      <w:r w:rsidR="00496BFA">
        <w:rPr>
          <w:rFonts w:ascii="Times New Roman" w:eastAsia="Arial Unicode MS" w:hAnsi="Times New Roman" w:cs="Times New Roman"/>
          <w:shd w:val="clear" w:color="auto" w:fill="FFFFFF"/>
        </w:rPr>
        <w:t>yeDUFs</w:t>
      </w:r>
      <w:proofErr w:type="spellEnd"/>
      <w:r w:rsidR="00496BFA">
        <w:rPr>
          <w:rFonts w:ascii="Times New Roman" w:eastAsia="Arial Unicode MS" w:hAnsi="Times New Roman" w:cs="Times New Roman"/>
          <w:shd w:val="clear" w:color="auto" w:fill="FFFFFF"/>
        </w:rPr>
        <w:t xml:space="preserve"> (69 / 199) were found to be essential in both species of yeast</w:t>
      </w:r>
      <w:r>
        <w:rPr>
          <w:rFonts w:ascii="Times New Roman" w:eastAsia="Arial Unicode MS" w:hAnsi="Times New Roman" w:cs="Times New Roman"/>
          <w:shd w:val="clear" w:color="auto" w:fill="FFFFFF"/>
        </w:rPr>
        <w:t xml:space="preserve"> (</w:t>
      </w:r>
      <w:r>
        <w:rPr>
          <w:rFonts w:ascii="Times New Roman" w:eastAsia="Arial Unicode MS" w:hAnsi="Times New Roman" w:cs="Times New Roman"/>
          <w:b/>
          <w:shd w:val="clear" w:color="auto" w:fill="FFFFFF"/>
        </w:rPr>
        <w:t>Figure 2, bottom</w:t>
      </w:r>
      <w:r>
        <w:rPr>
          <w:rFonts w:ascii="Times New Roman" w:eastAsia="Arial Unicode MS" w:hAnsi="Times New Roman" w:cs="Times New Roman"/>
          <w:shd w:val="clear" w:color="auto" w:fill="FFFFFF"/>
        </w:rPr>
        <w:t xml:space="preserve">). More </w:t>
      </w:r>
      <w:proofErr w:type="spellStart"/>
      <w:r>
        <w:rPr>
          <w:rFonts w:ascii="Times New Roman" w:eastAsia="Arial Unicode MS" w:hAnsi="Times New Roman" w:cs="Times New Roman"/>
          <w:shd w:val="clear" w:color="auto" w:fill="FFFFFF"/>
        </w:rPr>
        <w:t>yeDUFs</w:t>
      </w:r>
      <w:proofErr w:type="spellEnd"/>
      <w:r>
        <w:rPr>
          <w:rFonts w:ascii="Times New Roman" w:eastAsia="Arial Unicode MS" w:hAnsi="Times New Roman" w:cs="Times New Roman"/>
          <w:shd w:val="clear" w:color="auto" w:fill="FFFFFF"/>
        </w:rPr>
        <w:t xml:space="preserve"> were inferred using the expectation-maximization (EM) method than were inferred using the rule-based method</w:t>
      </w:r>
      <w:ins w:id="134" w:author="P Uetz" w:date="2017-05-01T23:55:00Z">
        <w:r w:rsidR="006B37C6">
          <w:rPr>
            <w:rFonts w:ascii="Times New Roman" w:eastAsia="Arial Unicode MS" w:hAnsi="Times New Roman" w:cs="Times New Roman"/>
            <w:shd w:val="clear" w:color="auto" w:fill="FFFFFF"/>
          </w:rPr>
          <w:t>. However,</w:t>
        </w:r>
      </w:ins>
      <w:del w:id="135" w:author="P Uetz" w:date="2017-05-01T23:55:00Z">
        <w:r w:rsidDel="006B37C6">
          <w:rPr>
            <w:rFonts w:ascii="Times New Roman" w:eastAsia="Arial Unicode MS" w:hAnsi="Times New Roman" w:cs="Times New Roman"/>
            <w:shd w:val="clear" w:color="auto" w:fill="FFFFFF"/>
          </w:rPr>
          <w:delText>,</w:delText>
        </w:r>
      </w:del>
      <w:r>
        <w:rPr>
          <w:rFonts w:ascii="Times New Roman" w:eastAsia="Arial Unicode MS" w:hAnsi="Times New Roman" w:cs="Times New Roman"/>
          <w:shd w:val="clear" w:color="auto" w:fill="FFFFFF"/>
        </w:rPr>
        <w:t xml:space="preserve"> </w:t>
      </w:r>
      <w:del w:id="136" w:author="P Uetz" w:date="2017-05-01T23:55:00Z">
        <w:r w:rsidR="00E17E93" w:rsidDel="006B37C6">
          <w:rPr>
            <w:rFonts w:ascii="Times New Roman" w:eastAsia="Arial Unicode MS" w:hAnsi="Times New Roman" w:cs="Times New Roman"/>
            <w:shd w:val="clear" w:color="auto" w:fill="FFFFFF"/>
          </w:rPr>
          <w:delText xml:space="preserve">and </w:delText>
        </w:r>
      </w:del>
      <w:ins w:id="137" w:author="P Uetz" w:date="2017-05-01T23:55:00Z">
        <w:r w:rsidR="006B37C6">
          <w:rPr>
            <w:rFonts w:ascii="Times New Roman" w:eastAsia="Arial Unicode MS" w:hAnsi="Times New Roman" w:cs="Times New Roman"/>
            <w:shd w:val="clear" w:color="auto" w:fill="FFFFFF"/>
          </w:rPr>
          <w:t xml:space="preserve"> </w:t>
        </w:r>
      </w:ins>
      <w:r w:rsidR="00E17E93">
        <w:rPr>
          <w:rFonts w:ascii="Times New Roman" w:eastAsia="Arial Unicode MS" w:hAnsi="Times New Roman" w:cs="Times New Roman"/>
          <w:shd w:val="clear" w:color="auto" w:fill="FFFFFF"/>
        </w:rPr>
        <w:t xml:space="preserve">most rule-based inferences were redundant with EM inferences (only 2 and 8 </w:t>
      </w:r>
      <w:proofErr w:type="spellStart"/>
      <w:r w:rsidR="00E17E93">
        <w:rPr>
          <w:rFonts w:ascii="Times New Roman" w:eastAsia="Arial Unicode MS" w:hAnsi="Times New Roman" w:cs="Times New Roman"/>
          <w:shd w:val="clear" w:color="auto" w:fill="FFFFFF"/>
        </w:rPr>
        <w:t>yeDUFs</w:t>
      </w:r>
      <w:proofErr w:type="spellEnd"/>
      <w:r w:rsidR="00E17E93">
        <w:rPr>
          <w:rFonts w:ascii="Times New Roman" w:eastAsia="Arial Unicode MS" w:hAnsi="Times New Roman" w:cs="Times New Roman"/>
          <w:shd w:val="clear" w:color="auto" w:fill="FFFFFF"/>
        </w:rPr>
        <w:t xml:space="preserve"> were inferred exclusively using rules, for </w:t>
      </w:r>
      <w:proofErr w:type="spellStart"/>
      <w:r w:rsidR="00E17E93">
        <w:rPr>
          <w:rFonts w:ascii="Times New Roman" w:eastAsia="Arial Unicode MS" w:hAnsi="Times New Roman" w:cs="Times New Roman"/>
          <w:shd w:val="clear" w:color="auto" w:fill="FFFFFF"/>
        </w:rPr>
        <w:t>Sc</w:t>
      </w:r>
      <w:proofErr w:type="spellEnd"/>
      <w:r w:rsidR="00E17E93">
        <w:rPr>
          <w:rFonts w:ascii="Times New Roman" w:eastAsia="Arial Unicode MS" w:hAnsi="Times New Roman" w:cs="Times New Roman"/>
          <w:shd w:val="clear" w:color="auto" w:fill="FFFFFF"/>
        </w:rPr>
        <w:t xml:space="preserve"> and </w:t>
      </w:r>
      <w:proofErr w:type="spellStart"/>
      <w:r w:rsidR="00E17E93">
        <w:rPr>
          <w:rFonts w:ascii="Times New Roman" w:eastAsia="Arial Unicode MS" w:hAnsi="Times New Roman" w:cs="Times New Roman"/>
          <w:shd w:val="clear" w:color="auto" w:fill="FFFFFF"/>
        </w:rPr>
        <w:t>Sp</w:t>
      </w:r>
      <w:proofErr w:type="spellEnd"/>
      <w:r w:rsidR="00E17E93">
        <w:rPr>
          <w:rFonts w:ascii="Times New Roman" w:eastAsia="Arial Unicode MS" w:hAnsi="Times New Roman" w:cs="Times New Roman"/>
          <w:shd w:val="clear" w:color="auto" w:fill="FFFFFF"/>
        </w:rPr>
        <w:t xml:space="preserve">, respectively). </w:t>
      </w:r>
    </w:p>
    <w:p w14:paraId="4521083D" w14:textId="77777777" w:rsidR="00F62135" w:rsidRDefault="00F62135" w:rsidP="006E1268">
      <w:pPr>
        <w:tabs>
          <w:tab w:val="left" w:pos="720"/>
          <w:tab w:val="left" w:pos="2600"/>
        </w:tabs>
        <w:spacing w:after="0" w:line="360" w:lineRule="auto"/>
        <w:rPr>
          <w:rFonts w:ascii="Times New Roman" w:eastAsia="Arial Unicode MS" w:hAnsi="Times New Roman" w:cs="Times New Roman"/>
          <w:b/>
          <w:shd w:val="clear" w:color="auto" w:fill="FFFFFF"/>
        </w:rPr>
      </w:pPr>
    </w:p>
    <w:p w14:paraId="27ADD114" w14:textId="77777777" w:rsidR="006E1268" w:rsidRDefault="006E1268" w:rsidP="006E1268">
      <w:pPr>
        <w:tabs>
          <w:tab w:val="left" w:pos="720"/>
          <w:tab w:val="left" w:pos="2600"/>
        </w:tabs>
        <w:spacing w:after="0" w:line="360" w:lineRule="auto"/>
        <w:rPr>
          <w:rFonts w:ascii="Times New Roman" w:eastAsia="Arial Unicode MS" w:hAnsi="Times New Roman" w:cs="Times New Roman"/>
          <w:b/>
          <w:shd w:val="clear" w:color="auto" w:fill="FFFFFF"/>
        </w:rPr>
      </w:pPr>
      <w:r w:rsidRPr="00B55D79">
        <w:rPr>
          <w:rFonts w:ascii="Times New Roman" w:eastAsia="Arial Unicode MS" w:hAnsi="Times New Roman" w:cs="Times New Roman"/>
          <w:b/>
          <w:shd w:val="clear" w:color="auto" w:fill="FFFFFF"/>
        </w:rPr>
        <w:t xml:space="preserve">Conservation analysis of </w:t>
      </w:r>
      <w:proofErr w:type="spellStart"/>
      <w:r w:rsidRPr="00B55D79">
        <w:rPr>
          <w:rFonts w:ascii="Times New Roman" w:eastAsia="Arial Unicode MS" w:hAnsi="Times New Roman" w:cs="Times New Roman"/>
          <w:b/>
          <w:shd w:val="clear" w:color="auto" w:fill="FFFFFF"/>
        </w:rPr>
        <w:t>yeDUFs</w:t>
      </w:r>
      <w:proofErr w:type="spellEnd"/>
    </w:p>
    <w:p w14:paraId="0335398A" w14:textId="06FA5BB1" w:rsidR="005A47D5" w:rsidRDefault="004B5755" w:rsidP="006E1268">
      <w:pPr>
        <w:tabs>
          <w:tab w:val="left" w:pos="720"/>
          <w:tab w:val="left" w:pos="2600"/>
        </w:tabs>
        <w:spacing w:after="0" w:line="360" w:lineRule="auto"/>
        <w:rPr>
          <w:rFonts w:ascii="Times New Roman" w:eastAsia="Arial Unicode MS" w:hAnsi="Times New Roman" w:cs="Times New Roman"/>
          <w:shd w:val="clear" w:color="auto" w:fill="FFFFFF"/>
        </w:rPr>
      </w:pPr>
      <w:r>
        <w:rPr>
          <w:rFonts w:ascii="Times New Roman" w:eastAsia="Arial Unicode MS" w:hAnsi="Times New Roman" w:cs="Times New Roman"/>
          <w:shd w:val="clear" w:color="auto" w:fill="FFFFFF"/>
        </w:rPr>
        <w:t xml:space="preserve">The inferred </w:t>
      </w:r>
      <w:proofErr w:type="spellStart"/>
      <w:r>
        <w:rPr>
          <w:rFonts w:ascii="Times New Roman" w:eastAsia="Arial Unicode MS" w:hAnsi="Times New Roman" w:cs="Times New Roman"/>
          <w:shd w:val="clear" w:color="auto" w:fill="FFFFFF"/>
        </w:rPr>
        <w:t>yeDUFs</w:t>
      </w:r>
      <w:proofErr w:type="spellEnd"/>
      <w:r>
        <w:rPr>
          <w:rFonts w:ascii="Times New Roman" w:eastAsia="Arial Unicode MS" w:hAnsi="Times New Roman" w:cs="Times New Roman"/>
          <w:shd w:val="clear" w:color="auto" w:fill="FFFFFF"/>
        </w:rPr>
        <w:t xml:space="preserve"> were found to be highly-conserved among eukaryotes (</w:t>
      </w:r>
      <w:r w:rsidRPr="004B5755">
        <w:rPr>
          <w:rFonts w:ascii="Times New Roman" w:eastAsia="Arial Unicode MS" w:hAnsi="Times New Roman" w:cs="Times New Roman"/>
          <w:b/>
          <w:shd w:val="clear" w:color="auto" w:fill="FFFFFF"/>
        </w:rPr>
        <w:t>Figure 3</w:t>
      </w:r>
      <w:r>
        <w:rPr>
          <w:rFonts w:ascii="Times New Roman" w:eastAsia="Arial Unicode MS" w:hAnsi="Times New Roman" w:cs="Times New Roman"/>
          <w:shd w:val="clear" w:color="auto" w:fill="FFFFFF"/>
        </w:rPr>
        <w:t>).</w:t>
      </w:r>
      <w:r w:rsidR="005F181D">
        <w:rPr>
          <w:rFonts w:ascii="Times New Roman" w:eastAsia="Arial Unicode MS" w:hAnsi="Times New Roman" w:cs="Times New Roman"/>
          <w:shd w:val="clear" w:color="auto" w:fill="FFFFFF"/>
        </w:rPr>
        <w:t xml:space="preserve"> </w:t>
      </w:r>
      <w:r w:rsidR="00496BFA">
        <w:rPr>
          <w:rFonts w:ascii="Times New Roman" w:eastAsia="Arial Unicode MS" w:hAnsi="Times New Roman" w:cs="Times New Roman"/>
          <w:shd w:val="clear" w:color="auto" w:fill="FFFFFF"/>
        </w:rPr>
        <w:t xml:space="preserve"> </w:t>
      </w:r>
      <w:r>
        <w:rPr>
          <w:rFonts w:ascii="Times New Roman" w:eastAsia="Arial Unicode MS" w:hAnsi="Times New Roman" w:cs="Times New Roman"/>
          <w:shd w:val="clear" w:color="auto" w:fill="FFFFFF"/>
        </w:rPr>
        <w:t>Interestingly,</w:t>
      </w:r>
      <w:r w:rsidR="00496BFA">
        <w:rPr>
          <w:rFonts w:ascii="Times New Roman" w:eastAsia="Arial Unicode MS" w:hAnsi="Times New Roman" w:cs="Times New Roman"/>
          <w:shd w:val="clear" w:color="auto" w:fill="FFFFFF"/>
        </w:rPr>
        <w:t xml:space="preserve"> a small number of </w:t>
      </w:r>
      <w:proofErr w:type="spellStart"/>
      <w:r w:rsidR="00496BFA">
        <w:rPr>
          <w:rFonts w:ascii="Times New Roman" w:eastAsia="Arial Unicode MS" w:hAnsi="Times New Roman" w:cs="Times New Roman"/>
          <w:shd w:val="clear" w:color="auto" w:fill="FFFFFF"/>
        </w:rPr>
        <w:t>yeDUFs</w:t>
      </w:r>
      <w:proofErr w:type="spellEnd"/>
      <w:r>
        <w:rPr>
          <w:rFonts w:ascii="Times New Roman" w:eastAsia="Arial Unicode MS" w:hAnsi="Times New Roman" w:cs="Times New Roman"/>
          <w:shd w:val="clear" w:color="auto" w:fill="FFFFFF"/>
        </w:rPr>
        <w:t xml:space="preserve"> </w:t>
      </w:r>
      <w:r w:rsidR="00496BFA">
        <w:rPr>
          <w:rFonts w:ascii="Times New Roman" w:eastAsia="Arial Unicode MS" w:hAnsi="Times New Roman" w:cs="Times New Roman"/>
          <w:shd w:val="clear" w:color="auto" w:fill="FFFFFF"/>
        </w:rPr>
        <w:t xml:space="preserve">) </w:t>
      </w:r>
      <w:r>
        <w:rPr>
          <w:rFonts w:ascii="Times New Roman" w:eastAsia="Arial Unicode MS" w:hAnsi="Times New Roman" w:cs="Times New Roman"/>
          <w:shd w:val="clear" w:color="auto" w:fill="FFFFFF"/>
        </w:rPr>
        <w:t xml:space="preserve">were also broadly conserved across all kingdoms of life. </w:t>
      </w:r>
      <w:r w:rsidR="005B31B6">
        <w:rPr>
          <w:rFonts w:ascii="Times New Roman" w:eastAsia="Arial Unicode MS" w:hAnsi="Times New Roman" w:cs="Times New Roman"/>
          <w:shd w:val="clear" w:color="auto" w:fill="FFFFFF"/>
        </w:rPr>
        <w:t>Of the 192</w:t>
      </w:r>
      <w:r w:rsidR="00B07EA0">
        <w:rPr>
          <w:rFonts w:ascii="Times New Roman" w:eastAsia="Arial Unicode MS" w:hAnsi="Times New Roman" w:cs="Times New Roman"/>
          <w:shd w:val="clear" w:color="auto" w:fill="FFFFFF"/>
        </w:rPr>
        <w:t xml:space="preserve"> bacterial and </w:t>
      </w:r>
      <w:r w:rsidR="00496016">
        <w:rPr>
          <w:rFonts w:ascii="Times New Roman" w:eastAsia="Arial Unicode MS" w:hAnsi="Times New Roman" w:cs="Times New Roman"/>
          <w:shd w:val="clear" w:color="auto" w:fill="FFFFFF"/>
        </w:rPr>
        <w:t>archaeal</w:t>
      </w:r>
      <w:r w:rsidR="00B07EA0">
        <w:rPr>
          <w:rFonts w:ascii="Times New Roman" w:eastAsia="Arial Unicode MS" w:hAnsi="Times New Roman" w:cs="Times New Roman"/>
          <w:shd w:val="clear" w:color="auto" w:fill="FFFFFF"/>
        </w:rPr>
        <w:t xml:space="preserve"> species</w:t>
      </w:r>
      <w:r w:rsidR="005B31B6">
        <w:rPr>
          <w:rFonts w:ascii="Times New Roman" w:eastAsia="Arial Unicode MS" w:hAnsi="Times New Roman" w:cs="Times New Roman"/>
          <w:shd w:val="clear" w:color="auto" w:fill="FFFFFF"/>
        </w:rPr>
        <w:t>, sub-species and strains</w:t>
      </w:r>
      <w:r w:rsidR="00B07EA0">
        <w:rPr>
          <w:rFonts w:ascii="Times New Roman" w:eastAsia="Arial Unicode MS" w:hAnsi="Times New Roman" w:cs="Times New Roman"/>
          <w:shd w:val="clear" w:color="auto" w:fill="FFFFFF"/>
        </w:rPr>
        <w:t xml:space="preserve"> </w:t>
      </w:r>
      <w:r w:rsidR="005B31B6">
        <w:rPr>
          <w:rFonts w:ascii="Times New Roman" w:eastAsia="Arial Unicode MS" w:hAnsi="Times New Roman" w:cs="Times New Roman"/>
          <w:shd w:val="clear" w:color="auto" w:fill="FFFFFF"/>
        </w:rPr>
        <w:t xml:space="preserve">(i.e. leaves of tree) </w:t>
      </w:r>
      <w:r w:rsidR="00B07EA0">
        <w:rPr>
          <w:rFonts w:ascii="Times New Roman" w:eastAsia="Arial Unicode MS" w:hAnsi="Times New Roman" w:cs="Times New Roman"/>
          <w:shd w:val="clear" w:color="auto" w:fill="FFFFFF"/>
        </w:rPr>
        <w:t xml:space="preserve">represented in </w:t>
      </w:r>
      <w:proofErr w:type="spellStart"/>
      <w:r w:rsidR="00B07EA0">
        <w:rPr>
          <w:rFonts w:ascii="Times New Roman" w:eastAsia="Arial Unicode MS" w:hAnsi="Times New Roman" w:cs="Times New Roman"/>
          <w:shd w:val="clear" w:color="auto" w:fill="FFFFFF"/>
        </w:rPr>
        <w:t>iTOL</w:t>
      </w:r>
      <w:proofErr w:type="spellEnd"/>
      <w:r w:rsidR="00B07EA0">
        <w:rPr>
          <w:rFonts w:ascii="Times New Roman" w:eastAsia="Arial Unicode MS" w:hAnsi="Times New Roman" w:cs="Times New Roman"/>
          <w:shd w:val="clear" w:color="auto" w:fill="FFFFFF"/>
        </w:rPr>
        <w:t xml:space="preserve">, </w:t>
      </w:r>
      <w:r w:rsidR="005B31B6">
        <w:rPr>
          <w:rFonts w:ascii="Times New Roman" w:eastAsia="Arial Unicode MS" w:hAnsi="Times New Roman" w:cs="Times New Roman"/>
          <w:shd w:val="clear" w:color="auto" w:fill="FFFFFF"/>
        </w:rPr>
        <w:t xml:space="preserve">146 encoded at least one </w:t>
      </w:r>
      <w:proofErr w:type="spellStart"/>
      <w:r w:rsidR="005B31B6">
        <w:rPr>
          <w:rFonts w:ascii="Times New Roman" w:eastAsia="Arial Unicode MS" w:hAnsi="Times New Roman" w:cs="Times New Roman"/>
          <w:shd w:val="clear" w:color="auto" w:fill="FFFFFF"/>
        </w:rPr>
        <w:t>yeDUF</w:t>
      </w:r>
      <w:proofErr w:type="spellEnd"/>
      <w:r w:rsidR="005B31B6">
        <w:rPr>
          <w:rFonts w:ascii="Times New Roman" w:eastAsia="Arial Unicode MS" w:hAnsi="Times New Roman" w:cs="Times New Roman"/>
          <w:shd w:val="clear" w:color="auto" w:fill="FFFFFF"/>
        </w:rPr>
        <w:t xml:space="preserve"> in their genomes, with 116 encoding at least 10 (maximum of 24, for </w:t>
      </w:r>
      <w:proofErr w:type="spellStart"/>
      <w:r w:rsidR="005B31B6" w:rsidRPr="005B31B6">
        <w:rPr>
          <w:rFonts w:ascii="Times New Roman" w:eastAsia="Arial Unicode MS" w:hAnsi="Times New Roman" w:cs="Times New Roman"/>
          <w:i/>
          <w:shd w:val="clear" w:color="auto" w:fill="FFFFFF"/>
        </w:rPr>
        <w:t>Methanosarcina</w:t>
      </w:r>
      <w:proofErr w:type="spellEnd"/>
      <w:r w:rsidR="005B31B6" w:rsidRPr="005B31B6">
        <w:rPr>
          <w:rFonts w:ascii="Times New Roman" w:eastAsia="Arial Unicode MS" w:hAnsi="Times New Roman" w:cs="Times New Roman"/>
          <w:i/>
          <w:shd w:val="clear" w:color="auto" w:fill="FFFFFF"/>
        </w:rPr>
        <w:t xml:space="preserve"> </w:t>
      </w:r>
      <w:proofErr w:type="spellStart"/>
      <w:r w:rsidR="005B31B6" w:rsidRPr="005B31B6">
        <w:rPr>
          <w:rFonts w:ascii="Times New Roman" w:eastAsia="Arial Unicode MS" w:hAnsi="Times New Roman" w:cs="Times New Roman"/>
          <w:i/>
          <w:shd w:val="clear" w:color="auto" w:fill="FFFFFF"/>
        </w:rPr>
        <w:t>acetivorans</w:t>
      </w:r>
      <w:proofErr w:type="spellEnd"/>
      <w:r w:rsidR="005B31B6">
        <w:rPr>
          <w:rFonts w:ascii="Times New Roman" w:eastAsia="Arial Unicode MS" w:hAnsi="Times New Roman" w:cs="Times New Roman"/>
          <w:shd w:val="clear" w:color="auto" w:fill="FFFFFF"/>
        </w:rPr>
        <w:t xml:space="preserve"> and </w:t>
      </w:r>
      <w:r w:rsidR="005B31B6" w:rsidRPr="005B31B6">
        <w:rPr>
          <w:rFonts w:ascii="Times New Roman" w:eastAsia="Arial Unicode MS" w:hAnsi="Times New Roman" w:cs="Times New Roman"/>
          <w:i/>
          <w:shd w:val="clear" w:color="auto" w:fill="FFFFFF"/>
        </w:rPr>
        <w:t xml:space="preserve">Streptomyces </w:t>
      </w:r>
      <w:proofErr w:type="spellStart"/>
      <w:r w:rsidR="005B31B6" w:rsidRPr="005B31B6">
        <w:rPr>
          <w:rFonts w:ascii="Times New Roman" w:eastAsia="Arial Unicode MS" w:hAnsi="Times New Roman" w:cs="Times New Roman"/>
          <w:i/>
          <w:shd w:val="clear" w:color="auto" w:fill="FFFFFF"/>
        </w:rPr>
        <w:t>avermitilis</w:t>
      </w:r>
      <w:proofErr w:type="spellEnd"/>
      <w:r w:rsidR="005B31B6">
        <w:rPr>
          <w:rFonts w:ascii="Times New Roman" w:eastAsia="Arial Unicode MS" w:hAnsi="Times New Roman" w:cs="Times New Roman"/>
          <w:shd w:val="clear" w:color="auto" w:fill="FFFFFF"/>
        </w:rPr>
        <w:t xml:space="preserve">). </w:t>
      </w:r>
      <w:r w:rsidR="00496BFA">
        <w:rPr>
          <w:rFonts w:ascii="Times New Roman" w:eastAsia="Arial Unicode MS" w:hAnsi="Times New Roman" w:cs="Times New Roman"/>
          <w:shd w:val="clear" w:color="auto" w:fill="FFFFFF"/>
        </w:rPr>
        <w:t xml:space="preserve">Roughly one-fourth of </w:t>
      </w:r>
      <w:proofErr w:type="spellStart"/>
      <w:r w:rsidR="00496BFA">
        <w:rPr>
          <w:rFonts w:ascii="Times New Roman" w:eastAsia="Arial Unicode MS" w:hAnsi="Times New Roman" w:cs="Times New Roman"/>
          <w:shd w:val="clear" w:color="auto" w:fill="FFFFFF"/>
        </w:rPr>
        <w:t>yeDUFs</w:t>
      </w:r>
      <w:proofErr w:type="spellEnd"/>
      <w:r w:rsidR="00496BFA">
        <w:rPr>
          <w:rFonts w:ascii="Times New Roman" w:eastAsia="Arial Unicode MS" w:hAnsi="Times New Roman" w:cs="Times New Roman"/>
          <w:shd w:val="clear" w:color="auto" w:fill="FFFFFF"/>
        </w:rPr>
        <w:t xml:space="preserve"> (48 / 199) were found among the species meeting the second criterion (&gt;= 10 </w:t>
      </w:r>
      <w:proofErr w:type="spellStart"/>
      <w:r w:rsidR="00496BFA">
        <w:rPr>
          <w:rFonts w:ascii="Times New Roman" w:eastAsia="Arial Unicode MS" w:hAnsi="Times New Roman" w:cs="Times New Roman"/>
          <w:shd w:val="clear" w:color="auto" w:fill="FFFFFF"/>
        </w:rPr>
        <w:t>yeDUFs</w:t>
      </w:r>
      <w:proofErr w:type="spellEnd"/>
      <w:r w:rsidR="00496BFA">
        <w:rPr>
          <w:rFonts w:ascii="Times New Roman" w:eastAsia="Arial Unicode MS" w:hAnsi="Times New Roman" w:cs="Times New Roman"/>
          <w:shd w:val="clear" w:color="auto" w:fill="FFFFFF"/>
        </w:rPr>
        <w:t xml:space="preserve">). </w:t>
      </w:r>
      <w:proofErr w:type="spellStart"/>
      <w:r w:rsidR="002C7FFD">
        <w:rPr>
          <w:rFonts w:ascii="Times New Roman" w:eastAsia="Arial Unicode MS" w:hAnsi="Times New Roman" w:cs="Times New Roman"/>
          <w:shd w:val="clear" w:color="auto" w:fill="FFFFFF"/>
        </w:rPr>
        <w:t>SceSpe</w:t>
      </w:r>
      <w:proofErr w:type="spellEnd"/>
      <w:r w:rsidR="002C7FFD">
        <w:rPr>
          <w:rFonts w:ascii="Times New Roman" w:eastAsia="Arial Unicode MS" w:hAnsi="Times New Roman" w:cs="Times New Roman"/>
          <w:shd w:val="clear" w:color="auto" w:fill="FFFFFF"/>
        </w:rPr>
        <w:t xml:space="preserve"> </w:t>
      </w:r>
      <w:proofErr w:type="spellStart"/>
      <w:r w:rsidR="002C7FFD">
        <w:rPr>
          <w:rFonts w:ascii="Times New Roman" w:eastAsia="Arial Unicode MS" w:hAnsi="Times New Roman" w:cs="Times New Roman"/>
          <w:shd w:val="clear" w:color="auto" w:fill="FFFFFF"/>
        </w:rPr>
        <w:t>yeDUFs</w:t>
      </w:r>
      <w:proofErr w:type="spellEnd"/>
      <w:r w:rsidR="002C7FFD">
        <w:rPr>
          <w:rFonts w:ascii="Times New Roman" w:eastAsia="Arial Unicode MS" w:hAnsi="Times New Roman" w:cs="Times New Roman"/>
          <w:shd w:val="clear" w:color="auto" w:fill="FFFFFF"/>
        </w:rPr>
        <w:t xml:space="preserve"> were the most conserved sub-group, while </w:t>
      </w:r>
      <w:proofErr w:type="spellStart"/>
      <w:r w:rsidR="002C7FFD">
        <w:rPr>
          <w:rFonts w:ascii="Times New Roman" w:eastAsia="Arial Unicode MS" w:hAnsi="Times New Roman" w:cs="Times New Roman"/>
          <w:shd w:val="clear" w:color="auto" w:fill="FFFFFF"/>
        </w:rPr>
        <w:t>SceSp</w:t>
      </w:r>
      <w:proofErr w:type="spellEnd"/>
      <w:r w:rsidR="002C7FFD">
        <w:rPr>
          <w:rFonts w:ascii="Times New Roman" w:eastAsia="Arial Unicode MS" w:hAnsi="Times New Roman" w:cs="Times New Roman"/>
          <w:shd w:val="clear" w:color="auto" w:fill="FFFFFF"/>
        </w:rPr>
        <w:t>+ were the least conserved (</w:t>
      </w:r>
      <w:r w:rsidR="002C7FFD" w:rsidRPr="00B576F8">
        <w:rPr>
          <w:rFonts w:ascii="Times New Roman" w:eastAsia="Arial Unicode MS" w:hAnsi="Times New Roman" w:cs="Times New Roman"/>
          <w:b/>
          <w:shd w:val="clear" w:color="auto" w:fill="FFFFFF"/>
        </w:rPr>
        <w:t>Figure 3</w:t>
      </w:r>
      <w:r w:rsidR="002C7FFD">
        <w:rPr>
          <w:rFonts w:ascii="Times New Roman" w:eastAsia="Arial Unicode MS" w:hAnsi="Times New Roman" w:cs="Times New Roman"/>
          <w:shd w:val="clear" w:color="auto" w:fill="FFFFFF"/>
        </w:rPr>
        <w:t xml:space="preserve">). </w:t>
      </w:r>
    </w:p>
    <w:p w14:paraId="7789DF43" w14:textId="77777777" w:rsidR="006B37C6" w:rsidRPr="006B37C6" w:rsidRDefault="006B37C6" w:rsidP="006E1268">
      <w:pPr>
        <w:tabs>
          <w:tab w:val="left" w:pos="720"/>
          <w:tab w:val="left" w:pos="2600"/>
        </w:tabs>
        <w:spacing w:after="0" w:line="360" w:lineRule="auto"/>
        <w:rPr>
          <w:rFonts w:ascii="Times New Roman" w:eastAsia="Arial Unicode MS" w:hAnsi="Times New Roman" w:cs="Times New Roman"/>
          <w:shd w:val="clear" w:color="auto" w:fill="FFFFFF"/>
        </w:rPr>
      </w:pPr>
    </w:p>
    <w:p w14:paraId="4F74AEBE" w14:textId="77777777" w:rsidR="006E1268" w:rsidRDefault="006E1268" w:rsidP="006E1268">
      <w:pPr>
        <w:tabs>
          <w:tab w:val="left" w:pos="720"/>
          <w:tab w:val="left" w:pos="2600"/>
        </w:tabs>
        <w:spacing w:after="0" w:line="360" w:lineRule="auto"/>
        <w:rPr>
          <w:rFonts w:ascii="Times New Roman" w:eastAsiaTheme="majorEastAsia" w:hAnsi="Times New Roman" w:cs="Times New Roman"/>
          <w:b/>
          <w:iCs/>
          <w:color w:val="000000" w:themeColor="text1"/>
          <w:kern w:val="24"/>
        </w:rPr>
      </w:pPr>
      <w:proofErr w:type="spellStart"/>
      <w:r>
        <w:rPr>
          <w:rFonts w:ascii="Times New Roman" w:eastAsiaTheme="majorEastAsia" w:hAnsi="Times New Roman" w:cs="Times New Roman"/>
          <w:b/>
          <w:iCs/>
          <w:color w:val="000000" w:themeColor="text1"/>
          <w:kern w:val="24"/>
        </w:rPr>
        <w:t>YeDUFs</w:t>
      </w:r>
      <w:proofErr w:type="spellEnd"/>
      <w:r>
        <w:rPr>
          <w:rFonts w:ascii="Times New Roman" w:eastAsiaTheme="majorEastAsia" w:hAnsi="Times New Roman" w:cs="Times New Roman"/>
          <w:b/>
          <w:iCs/>
          <w:color w:val="000000" w:themeColor="text1"/>
          <w:kern w:val="24"/>
        </w:rPr>
        <w:t xml:space="preserve"> in </w:t>
      </w:r>
      <w:proofErr w:type="spellStart"/>
      <w:r>
        <w:rPr>
          <w:rFonts w:ascii="Times New Roman" w:eastAsiaTheme="majorEastAsia" w:hAnsi="Times New Roman" w:cs="Times New Roman"/>
          <w:b/>
          <w:iCs/>
          <w:color w:val="000000" w:themeColor="text1"/>
          <w:kern w:val="24"/>
        </w:rPr>
        <w:t>Hillenmeyer</w:t>
      </w:r>
      <w:proofErr w:type="spellEnd"/>
      <w:r>
        <w:rPr>
          <w:rFonts w:ascii="Times New Roman" w:eastAsiaTheme="majorEastAsia" w:hAnsi="Times New Roman" w:cs="Times New Roman"/>
          <w:b/>
          <w:iCs/>
          <w:color w:val="000000" w:themeColor="text1"/>
          <w:kern w:val="24"/>
        </w:rPr>
        <w:t>, 2008 conditionally-essential genes</w:t>
      </w:r>
    </w:p>
    <w:p w14:paraId="00AD8D10" w14:textId="155C42A2" w:rsidR="005465E4" w:rsidRDefault="00D82240" w:rsidP="00D82240">
      <w:pPr>
        <w:tabs>
          <w:tab w:val="left" w:pos="720"/>
          <w:tab w:val="left" w:pos="2600"/>
        </w:tabs>
        <w:spacing w:line="360" w:lineRule="auto"/>
        <w:rPr>
          <w:rFonts w:ascii="Times New Roman" w:eastAsia="Arial Unicode MS" w:hAnsi="Times New Roman" w:cs="Times New Roman"/>
          <w:shd w:val="clear" w:color="auto" w:fill="FFFFFF"/>
        </w:rPr>
      </w:pPr>
      <w:del w:id="138" w:author="P Uetz" w:date="2017-05-01T23:58:00Z">
        <w:r w:rsidRPr="004674FA" w:rsidDel="006B37C6">
          <w:rPr>
            <w:rFonts w:ascii="Times New Roman" w:eastAsia="Arial Unicode MS" w:hAnsi="Times New Roman" w:cs="Times New Roman"/>
            <w:shd w:val="clear" w:color="auto" w:fill="FFFFFF"/>
          </w:rPr>
          <w:delText xml:space="preserve">Genes found to be conditionally essential were </w:delText>
        </w:r>
        <w:r w:rsidR="00605807" w:rsidDel="006B37C6">
          <w:rPr>
            <w:rFonts w:ascii="Times New Roman" w:eastAsia="Arial Unicode MS" w:hAnsi="Times New Roman" w:cs="Times New Roman"/>
            <w:shd w:val="clear" w:color="auto" w:fill="FFFFFF"/>
          </w:rPr>
          <w:delText>in terms of domain and yeDUF content.</w:delText>
        </w:r>
      </w:del>
      <w:ins w:id="139" w:author="P Uetz" w:date="2017-05-01T23:58:00Z">
        <w:r w:rsidR="006B37C6">
          <w:rPr>
            <w:rFonts w:ascii="Times New Roman" w:eastAsia="Arial Unicode MS" w:hAnsi="Times New Roman" w:cs="Times New Roman"/>
            <w:shd w:val="clear" w:color="auto" w:fill="FFFFFF"/>
          </w:rPr>
          <w:t>About half</w:t>
        </w:r>
      </w:ins>
      <w:r w:rsidR="00605807">
        <w:rPr>
          <w:rFonts w:ascii="Times New Roman" w:eastAsia="Arial Unicode MS" w:hAnsi="Times New Roman" w:cs="Times New Roman"/>
          <w:shd w:val="clear" w:color="auto" w:fill="FFFFFF"/>
        </w:rPr>
        <w:t xml:space="preserve"> </w:t>
      </w:r>
      <w:r w:rsidRPr="004674FA">
        <w:rPr>
          <w:rFonts w:ascii="Times New Roman" w:eastAsia="Arial Unicode MS" w:hAnsi="Times New Roman" w:cs="Times New Roman"/>
          <w:shd w:val="clear" w:color="auto" w:fill="FFFFFF"/>
        </w:rPr>
        <w:t xml:space="preserve"> </w:t>
      </w:r>
      <w:ins w:id="140" w:author="P Uetz" w:date="2017-05-01T23:58:00Z">
        <w:r w:rsidR="006B37C6">
          <w:rPr>
            <w:rFonts w:ascii="Times New Roman" w:eastAsia="Arial Unicode MS" w:hAnsi="Times New Roman" w:cs="Times New Roman"/>
            <w:shd w:val="clear" w:color="auto" w:fill="FFFFFF"/>
          </w:rPr>
          <w:t>(</w:t>
        </w:r>
      </w:ins>
      <w:r w:rsidRPr="004674FA">
        <w:rPr>
          <w:rFonts w:ascii="Times New Roman" w:eastAsia="Arial Unicode MS" w:hAnsi="Times New Roman" w:cs="Times New Roman"/>
          <w:shd w:val="clear" w:color="auto" w:fill="FFFFFF"/>
        </w:rPr>
        <w:t>9</w:t>
      </w:r>
      <w:r w:rsidR="00605807">
        <w:rPr>
          <w:rFonts w:ascii="Times New Roman" w:eastAsia="Arial Unicode MS" w:hAnsi="Times New Roman" w:cs="Times New Roman"/>
          <w:shd w:val="clear" w:color="auto" w:fill="FFFFFF"/>
        </w:rPr>
        <w:t>3</w:t>
      </w:r>
      <w:r w:rsidRPr="004674FA">
        <w:rPr>
          <w:rFonts w:ascii="Times New Roman" w:eastAsia="Arial Unicode MS" w:hAnsi="Times New Roman" w:cs="Times New Roman"/>
          <w:shd w:val="clear" w:color="auto" w:fill="FFFFFF"/>
        </w:rPr>
        <w:t xml:space="preserve"> </w:t>
      </w:r>
      <w:ins w:id="141" w:author="P Uetz" w:date="2017-05-01T23:58:00Z">
        <w:r w:rsidR="006B37C6">
          <w:rPr>
            <w:rFonts w:ascii="Times New Roman" w:eastAsia="Arial Unicode MS" w:hAnsi="Times New Roman" w:cs="Times New Roman"/>
            <w:shd w:val="clear" w:color="auto" w:fill="FFFFFF"/>
          </w:rPr>
          <w:t xml:space="preserve">out </w:t>
        </w:r>
      </w:ins>
      <w:r w:rsidRPr="004674FA">
        <w:rPr>
          <w:rFonts w:ascii="Times New Roman" w:eastAsia="Arial Unicode MS" w:hAnsi="Times New Roman" w:cs="Times New Roman"/>
          <w:shd w:val="clear" w:color="auto" w:fill="FFFFFF"/>
        </w:rPr>
        <w:t xml:space="preserve">of </w:t>
      </w:r>
      <w:del w:id="142" w:author="P Uetz" w:date="2017-05-01T23:58:00Z">
        <w:r w:rsidRPr="004674FA" w:rsidDel="006B37C6">
          <w:rPr>
            <w:rFonts w:ascii="Times New Roman" w:eastAsia="Arial Unicode MS" w:hAnsi="Times New Roman" w:cs="Times New Roman"/>
            <w:shd w:val="clear" w:color="auto" w:fill="FFFFFF"/>
          </w:rPr>
          <w:delText xml:space="preserve">the </w:delText>
        </w:r>
      </w:del>
      <w:r w:rsidRPr="004674FA">
        <w:rPr>
          <w:rFonts w:ascii="Times New Roman" w:eastAsia="Arial Unicode MS" w:hAnsi="Times New Roman" w:cs="Times New Roman"/>
          <w:shd w:val="clear" w:color="auto" w:fill="FFFFFF"/>
        </w:rPr>
        <w:t>199</w:t>
      </w:r>
      <w:ins w:id="143" w:author="P Uetz" w:date="2017-05-01T23:58:00Z">
        <w:r w:rsidR="006B37C6">
          <w:rPr>
            <w:rFonts w:ascii="Times New Roman" w:eastAsia="Arial Unicode MS" w:hAnsi="Times New Roman" w:cs="Times New Roman"/>
            <w:shd w:val="clear" w:color="auto" w:fill="FFFFFF"/>
          </w:rPr>
          <w:t>)</w:t>
        </w:r>
      </w:ins>
      <w:r w:rsidRPr="004674FA">
        <w:rPr>
          <w:rFonts w:ascii="Times New Roman" w:eastAsia="Arial Unicode MS" w:hAnsi="Times New Roman" w:cs="Times New Roman"/>
          <w:shd w:val="clear" w:color="auto" w:fill="FFFFFF"/>
        </w:rPr>
        <w:t xml:space="preserve"> </w:t>
      </w:r>
      <w:proofErr w:type="spellStart"/>
      <w:r w:rsidRPr="004674FA">
        <w:rPr>
          <w:rFonts w:ascii="Times New Roman" w:eastAsia="Arial Unicode MS" w:hAnsi="Times New Roman" w:cs="Times New Roman"/>
          <w:shd w:val="clear" w:color="auto" w:fill="FFFFFF"/>
        </w:rPr>
        <w:t>yeDUFs</w:t>
      </w:r>
      <w:proofErr w:type="spellEnd"/>
      <w:r w:rsidRPr="004674FA">
        <w:rPr>
          <w:rFonts w:ascii="Times New Roman" w:eastAsia="Arial Unicode MS" w:hAnsi="Times New Roman" w:cs="Times New Roman"/>
          <w:shd w:val="clear" w:color="auto" w:fill="FFFFFF"/>
        </w:rPr>
        <w:t xml:space="preserve"> </w:t>
      </w:r>
      <w:del w:id="144" w:author="P Uetz" w:date="2017-05-01T23:58:00Z">
        <w:r w:rsidR="00DF50AB" w:rsidDel="006B37C6">
          <w:rPr>
            <w:rFonts w:ascii="Times New Roman" w:eastAsia="Arial Unicode MS" w:hAnsi="Times New Roman" w:cs="Times New Roman"/>
            <w:shd w:val="clear" w:color="auto" w:fill="FFFFFF"/>
          </w:rPr>
          <w:delText xml:space="preserve">(47%) </w:delText>
        </w:r>
      </w:del>
      <w:r w:rsidRPr="004674FA">
        <w:rPr>
          <w:rFonts w:ascii="Times New Roman" w:eastAsia="Arial Unicode MS" w:hAnsi="Times New Roman" w:cs="Times New Roman"/>
          <w:shd w:val="clear" w:color="auto" w:fill="FFFFFF"/>
        </w:rPr>
        <w:t xml:space="preserve">were found to be present in conditionally-essential genes, </w:t>
      </w:r>
      <w:del w:id="145" w:author="P Uetz" w:date="2017-05-01T23:59:00Z">
        <w:r w:rsidRPr="004674FA" w:rsidDel="006B37C6">
          <w:rPr>
            <w:rFonts w:ascii="Times New Roman" w:eastAsia="Arial Unicode MS" w:hAnsi="Times New Roman" w:cs="Times New Roman"/>
            <w:shd w:val="clear" w:color="auto" w:fill="FFFFFF"/>
          </w:rPr>
          <w:delText xml:space="preserve">for </w:delText>
        </w:r>
      </w:del>
      <w:ins w:id="146" w:author="P Uetz" w:date="2017-05-01T23:59:00Z">
        <w:r w:rsidR="006B37C6">
          <w:rPr>
            <w:rFonts w:ascii="Times New Roman" w:eastAsia="Arial Unicode MS" w:hAnsi="Times New Roman" w:cs="Times New Roman"/>
            <w:shd w:val="clear" w:color="auto" w:fill="FFFFFF"/>
          </w:rPr>
          <w:t>representing</w:t>
        </w:r>
        <w:r w:rsidR="006B37C6" w:rsidRPr="004674FA">
          <w:rPr>
            <w:rFonts w:ascii="Times New Roman" w:eastAsia="Arial Unicode MS" w:hAnsi="Times New Roman" w:cs="Times New Roman"/>
            <w:shd w:val="clear" w:color="auto" w:fill="FFFFFF"/>
          </w:rPr>
          <w:t xml:space="preserve"> </w:t>
        </w:r>
      </w:ins>
      <w:r w:rsidRPr="004674FA">
        <w:rPr>
          <w:rFonts w:ascii="Times New Roman" w:eastAsia="Arial Unicode MS" w:hAnsi="Times New Roman" w:cs="Times New Roman"/>
          <w:shd w:val="clear" w:color="auto" w:fill="FFFFFF"/>
        </w:rPr>
        <w:t>232 of 636 conditions.</w:t>
      </w:r>
      <w:r w:rsidR="00605807">
        <w:rPr>
          <w:rFonts w:ascii="Times New Roman" w:eastAsia="Arial Unicode MS" w:hAnsi="Times New Roman" w:cs="Times New Roman"/>
          <w:shd w:val="clear" w:color="auto" w:fill="FFFFFF"/>
        </w:rPr>
        <w:t xml:space="preserve"> In all, 133 of the 316 chemicals (</w:t>
      </w:r>
      <w:ins w:id="147" w:author="P Uetz" w:date="2017-05-01T23:59:00Z">
        <w:r w:rsidR="006B37C6">
          <w:rPr>
            <w:rFonts w:ascii="Times New Roman" w:eastAsia="Arial Unicode MS" w:hAnsi="Times New Roman" w:cs="Times New Roman"/>
            <w:shd w:val="clear" w:color="auto" w:fill="FFFFFF"/>
          </w:rPr>
          <w:t xml:space="preserve">i.e. </w:t>
        </w:r>
      </w:ins>
      <w:r w:rsidR="00605807">
        <w:rPr>
          <w:rFonts w:ascii="Times New Roman" w:eastAsia="Arial Unicode MS" w:hAnsi="Times New Roman" w:cs="Times New Roman"/>
          <w:shd w:val="clear" w:color="auto" w:fill="FFFFFF"/>
        </w:rPr>
        <w:t>232 of the 636 conditions</w:t>
      </w:r>
      <w:ins w:id="148" w:author="P Uetz" w:date="2017-05-01T23:59:00Z">
        <w:r w:rsidR="006B37C6">
          <w:rPr>
            <w:rFonts w:ascii="Times New Roman" w:eastAsia="Arial Unicode MS" w:hAnsi="Times New Roman" w:cs="Times New Roman"/>
            <w:shd w:val="clear" w:color="auto" w:fill="FFFFFF"/>
          </w:rPr>
          <w:t>)</w:t>
        </w:r>
      </w:ins>
      <w:r w:rsidR="00605807">
        <w:rPr>
          <w:rFonts w:ascii="Times New Roman" w:eastAsia="Arial Unicode MS" w:hAnsi="Times New Roman" w:cs="Times New Roman"/>
          <w:shd w:val="clear" w:color="auto" w:fill="FFFFFF"/>
        </w:rPr>
        <w:t xml:space="preserve">, </w:t>
      </w:r>
      <w:del w:id="149" w:author="P Uetz" w:date="2017-05-02T00:00:00Z">
        <w:r w:rsidR="00605807" w:rsidDel="006B37C6">
          <w:rPr>
            <w:rFonts w:ascii="Times New Roman" w:eastAsia="Arial Unicode MS" w:hAnsi="Times New Roman" w:cs="Times New Roman"/>
            <w:shd w:val="clear" w:color="auto" w:fill="FFFFFF"/>
          </w:rPr>
          <w:delText xml:space="preserve">where “conditions” were defined in terms of chemical(s), date, dosage, and instrumentation) </w:delText>
        </w:r>
      </w:del>
      <w:r w:rsidR="00605807">
        <w:rPr>
          <w:rFonts w:ascii="Times New Roman" w:eastAsia="Arial Unicode MS" w:hAnsi="Times New Roman" w:cs="Times New Roman"/>
          <w:shd w:val="clear" w:color="auto" w:fill="FFFFFF"/>
        </w:rPr>
        <w:t xml:space="preserve">tested </w:t>
      </w:r>
      <w:del w:id="150" w:author="P Uetz" w:date="2017-05-02T00:00:00Z">
        <w:r w:rsidR="00605807" w:rsidDel="006B37C6">
          <w:rPr>
            <w:rFonts w:ascii="Times New Roman" w:eastAsia="Arial Unicode MS" w:hAnsi="Times New Roman" w:cs="Times New Roman"/>
            <w:shd w:val="clear" w:color="auto" w:fill="FFFFFF"/>
          </w:rPr>
          <w:delText>on yeast in the</w:delText>
        </w:r>
      </w:del>
      <w:ins w:id="151" w:author="P Uetz" w:date="2017-05-02T00:00:00Z">
        <w:r w:rsidR="006B37C6">
          <w:rPr>
            <w:rFonts w:ascii="Times New Roman" w:eastAsia="Arial Unicode MS" w:hAnsi="Times New Roman" w:cs="Times New Roman"/>
            <w:shd w:val="clear" w:color="auto" w:fill="FFFFFF"/>
          </w:rPr>
          <w:t>by</w:t>
        </w:r>
      </w:ins>
      <w:r w:rsidR="00605807">
        <w:rPr>
          <w:rFonts w:ascii="Times New Roman" w:eastAsia="Arial Unicode MS" w:hAnsi="Times New Roman" w:cs="Times New Roman"/>
          <w:shd w:val="clear" w:color="auto" w:fill="FFFFFF"/>
        </w:rPr>
        <w:t xml:space="preserve"> </w:t>
      </w:r>
      <w:proofErr w:type="spellStart"/>
      <w:r w:rsidR="00605807">
        <w:rPr>
          <w:rFonts w:ascii="Times New Roman" w:eastAsia="Arial Unicode MS" w:hAnsi="Times New Roman" w:cs="Times New Roman"/>
          <w:shd w:val="clear" w:color="auto" w:fill="FFFFFF"/>
        </w:rPr>
        <w:t>Hillenmeyer</w:t>
      </w:r>
      <w:proofErr w:type="spellEnd"/>
      <w:ins w:id="152" w:author="P Uetz" w:date="2017-05-02T00:00:00Z">
        <w:r w:rsidR="006B37C6">
          <w:rPr>
            <w:rFonts w:ascii="Times New Roman" w:eastAsia="Arial Unicode MS" w:hAnsi="Times New Roman" w:cs="Times New Roman"/>
            <w:shd w:val="clear" w:color="auto" w:fill="FFFFFF"/>
          </w:rPr>
          <w:t xml:space="preserve"> et al.</w:t>
        </w:r>
      </w:ins>
      <w:del w:id="153" w:author="P Uetz" w:date="2017-05-02T00:00:00Z">
        <w:r w:rsidR="00605807" w:rsidDel="006B37C6">
          <w:rPr>
            <w:rFonts w:ascii="Times New Roman" w:eastAsia="Arial Unicode MS" w:hAnsi="Times New Roman" w:cs="Times New Roman"/>
            <w:shd w:val="clear" w:color="auto" w:fill="FFFFFF"/>
          </w:rPr>
          <w:delText>,</w:delText>
        </w:r>
      </w:del>
      <w:r w:rsidR="00605807">
        <w:rPr>
          <w:rFonts w:ascii="Times New Roman" w:eastAsia="Arial Unicode MS" w:hAnsi="Times New Roman" w:cs="Times New Roman"/>
          <w:shd w:val="clear" w:color="auto" w:fill="FFFFFF"/>
        </w:rPr>
        <w:t xml:space="preserve"> 2008 study </w:t>
      </w:r>
      <w:del w:id="154" w:author="P Uetz" w:date="2017-05-02T00:00:00Z">
        <w:r w:rsidR="00605807" w:rsidDel="006B37C6">
          <w:rPr>
            <w:rFonts w:ascii="Times New Roman" w:eastAsia="Arial Unicode MS" w:hAnsi="Times New Roman" w:cs="Times New Roman"/>
            <w:shd w:val="clear" w:color="auto" w:fill="FFFFFF"/>
          </w:rPr>
          <w:delText xml:space="preserve">were found to </w:delText>
        </w:r>
      </w:del>
      <w:r w:rsidR="00605807">
        <w:rPr>
          <w:rFonts w:ascii="Times New Roman" w:eastAsia="Arial Unicode MS" w:hAnsi="Times New Roman" w:cs="Times New Roman"/>
          <w:shd w:val="clear" w:color="auto" w:fill="FFFFFF"/>
        </w:rPr>
        <w:t>involve</w:t>
      </w:r>
      <w:ins w:id="155" w:author="P Uetz" w:date="2017-05-02T00:00:00Z">
        <w:r w:rsidR="006B37C6">
          <w:rPr>
            <w:rFonts w:ascii="Times New Roman" w:eastAsia="Arial Unicode MS" w:hAnsi="Times New Roman" w:cs="Times New Roman"/>
            <w:shd w:val="clear" w:color="auto" w:fill="FFFFFF"/>
          </w:rPr>
          <w:t>d</w:t>
        </w:r>
      </w:ins>
      <w:r w:rsidR="00605807">
        <w:rPr>
          <w:rFonts w:ascii="Times New Roman" w:eastAsia="Arial Unicode MS" w:hAnsi="Times New Roman" w:cs="Times New Roman"/>
          <w:shd w:val="clear" w:color="auto" w:fill="FFFFFF"/>
        </w:rPr>
        <w:t xml:space="preserve"> essential</w:t>
      </w:r>
      <w:del w:id="156" w:author="P Uetz" w:date="2017-05-02T00:00:00Z">
        <w:r w:rsidR="00605807" w:rsidDel="006B37C6">
          <w:rPr>
            <w:rFonts w:ascii="Times New Roman" w:eastAsia="Arial Unicode MS" w:hAnsi="Times New Roman" w:cs="Times New Roman"/>
            <w:shd w:val="clear" w:color="auto" w:fill="FFFFFF"/>
          </w:rPr>
          <w:delText>ity of</w:delText>
        </w:r>
      </w:del>
      <w:r w:rsidR="00605807">
        <w:rPr>
          <w:rFonts w:ascii="Times New Roman" w:eastAsia="Arial Unicode MS" w:hAnsi="Times New Roman" w:cs="Times New Roman"/>
          <w:shd w:val="clear" w:color="auto" w:fill="FFFFFF"/>
        </w:rPr>
        <w:t xml:space="preserve"> genes containing 93 </w:t>
      </w:r>
      <w:proofErr w:type="spellStart"/>
      <w:r w:rsidR="00605807">
        <w:rPr>
          <w:rFonts w:ascii="Times New Roman" w:eastAsia="Arial Unicode MS" w:hAnsi="Times New Roman" w:cs="Times New Roman"/>
          <w:shd w:val="clear" w:color="auto" w:fill="FFFFFF"/>
        </w:rPr>
        <w:t>yeDUFs</w:t>
      </w:r>
      <w:proofErr w:type="spellEnd"/>
      <w:r w:rsidR="00605807">
        <w:rPr>
          <w:rFonts w:ascii="Times New Roman" w:eastAsia="Arial Unicode MS" w:hAnsi="Times New Roman" w:cs="Times New Roman"/>
          <w:shd w:val="clear" w:color="auto" w:fill="FFFFFF"/>
        </w:rPr>
        <w:t xml:space="preserve">. Although more </w:t>
      </w:r>
      <w:r w:rsidR="00605807" w:rsidRPr="006B37C6">
        <w:rPr>
          <w:rFonts w:ascii="Times New Roman" w:eastAsia="Arial Unicode MS" w:hAnsi="Times New Roman" w:cs="Times New Roman"/>
          <w:i/>
          <w:shd w:val="clear" w:color="auto" w:fill="FFFFFF"/>
          <w:rPrChange w:id="157" w:author="P Uetz" w:date="2017-05-02T00:02:00Z">
            <w:rPr>
              <w:rFonts w:ascii="Times New Roman" w:eastAsia="Arial Unicode MS" w:hAnsi="Times New Roman" w:cs="Times New Roman"/>
              <w:shd w:val="clear" w:color="auto" w:fill="FFFFFF"/>
            </w:rPr>
          </w:rPrChange>
        </w:rPr>
        <w:t>conditions</w:t>
      </w:r>
      <w:r w:rsidR="00605807">
        <w:rPr>
          <w:rFonts w:ascii="Times New Roman" w:eastAsia="Arial Unicode MS" w:hAnsi="Times New Roman" w:cs="Times New Roman"/>
          <w:shd w:val="clear" w:color="auto" w:fill="FFFFFF"/>
        </w:rPr>
        <w:t xml:space="preserve"> involved essentiality of </w:t>
      </w:r>
      <w:r w:rsidR="00605807">
        <w:rPr>
          <w:rFonts w:ascii="Times New Roman" w:eastAsia="Arial Unicode MS" w:hAnsi="Times New Roman" w:cs="Times New Roman"/>
          <w:i/>
          <w:shd w:val="clear" w:color="auto" w:fill="FFFFFF"/>
        </w:rPr>
        <w:t xml:space="preserve">S. </w:t>
      </w:r>
      <w:proofErr w:type="spellStart"/>
      <w:r w:rsidR="00605807">
        <w:rPr>
          <w:rFonts w:ascii="Times New Roman" w:eastAsia="Arial Unicode MS" w:hAnsi="Times New Roman" w:cs="Times New Roman"/>
          <w:i/>
          <w:shd w:val="clear" w:color="auto" w:fill="FFFFFF"/>
        </w:rPr>
        <w:t>pombe</w:t>
      </w:r>
      <w:proofErr w:type="spellEnd"/>
      <w:r w:rsidR="00605807">
        <w:rPr>
          <w:rFonts w:ascii="Times New Roman" w:eastAsia="Arial Unicode MS" w:hAnsi="Times New Roman" w:cs="Times New Roman"/>
          <w:i/>
          <w:shd w:val="clear" w:color="auto" w:fill="FFFFFF"/>
        </w:rPr>
        <w:t xml:space="preserve"> </w:t>
      </w:r>
      <w:proofErr w:type="spellStart"/>
      <w:r w:rsidR="00605807">
        <w:rPr>
          <w:rFonts w:ascii="Times New Roman" w:eastAsia="Arial Unicode MS" w:hAnsi="Times New Roman" w:cs="Times New Roman"/>
          <w:shd w:val="clear" w:color="auto" w:fill="FFFFFF"/>
        </w:rPr>
        <w:t>yeDUFs</w:t>
      </w:r>
      <w:proofErr w:type="spellEnd"/>
      <w:r w:rsidR="00605807">
        <w:rPr>
          <w:rFonts w:ascii="Times New Roman" w:eastAsia="Arial Unicode MS" w:hAnsi="Times New Roman" w:cs="Times New Roman"/>
          <w:shd w:val="clear" w:color="auto" w:fill="FFFFFF"/>
        </w:rPr>
        <w:t xml:space="preserve"> than </w:t>
      </w:r>
      <w:r w:rsidR="00605807">
        <w:rPr>
          <w:rFonts w:ascii="Times New Roman" w:eastAsia="Arial Unicode MS" w:hAnsi="Times New Roman" w:cs="Times New Roman"/>
          <w:i/>
          <w:shd w:val="clear" w:color="auto" w:fill="FFFFFF"/>
        </w:rPr>
        <w:t xml:space="preserve">S. cerevisiae </w:t>
      </w:r>
      <w:proofErr w:type="spellStart"/>
      <w:r w:rsidR="00605807">
        <w:rPr>
          <w:rFonts w:ascii="Times New Roman" w:eastAsia="Arial Unicode MS" w:hAnsi="Times New Roman" w:cs="Times New Roman"/>
          <w:shd w:val="clear" w:color="auto" w:fill="FFFFFF"/>
        </w:rPr>
        <w:t>yeDUFs</w:t>
      </w:r>
      <w:proofErr w:type="spellEnd"/>
      <w:r w:rsidR="00605807">
        <w:rPr>
          <w:rFonts w:ascii="Times New Roman" w:eastAsia="Arial Unicode MS" w:hAnsi="Times New Roman" w:cs="Times New Roman"/>
          <w:shd w:val="clear" w:color="auto" w:fill="FFFFFF"/>
        </w:rPr>
        <w:t xml:space="preserve"> (127 vs 103), the number of </w:t>
      </w:r>
      <w:proofErr w:type="spellStart"/>
      <w:r w:rsidR="00605807" w:rsidRPr="006B37C6">
        <w:rPr>
          <w:rFonts w:ascii="Times New Roman" w:eastAsia="Arial Unicode MS" w:hAnsi="Times New Roman" w:cs="Times New Roman"/>
          <w:i/>
          <w:shd w:val="clear" w:color="auto" w:fill="FFFFFF"/>
          <w:rPrChange w:id="158" w:author="P Uetz" w:date="2017-05-02T00:02:00Z">
            <w:rPr>
              <w:rFonts w:ascii="Times New Roman" w:eastAsia="Arial Unicode MS" w:hAnsi="Times New Roman" w:cs="Times New Roman"/>
              <w:shd w:val="clear" w:color="auto" w:fill="FFFFFF"/>
            </w:rPr>
          </w:rPrChange>
        </w:rPr>
        <w:t>yeDUFs</w:t>
      </w:r>
      <w:proofErr w:type="spellEnd"/>
      <w:r w:rsidR="00605807" w:rsidRPr="000B0143">
        <w:rPr>
          <w:rFonts w:ascii="Times New Roman" w:eastAsia="Arial Unicode MS" w:hAnsi="Times New Roman" w:cs="Times New Roman"/>
          <w:shd w:val="clear" w:color="auto" w:fill="FFFFFF"/>
        </w:rPr>
        <w:t xml:space="preserve"> involved was lower for </w:t>
      </w:r>
      <w:r w:rsidR="00605807" w:rsidRPr="00A823C2">
        <w:rPr>
          <w:rFonts w:ascii="Times New Roman" w:eastAsia="Arial Unicode MS" w:hAnsi="Times New Roman" w:cs="Times New Roman"/>
          <w:i/>
          <w:shd w:val="clear" w:color="auto" w:fill="FFFFFF"/>
          <w:rPrChange w:id="159" w:author="P Uetz" w:date="2017-05-02T00:02:00Z">
            <w:rPr>
              <w:rFonts w:ascii="Times New Roman" w:eastAsia="Arial Unicode MS" w:hAnsi="Times New Roman" w:cs="Times New Roman"/>
              <w:shd w:val="clear" w:color="auto" w:fill="FFFFFF"/>
            </w:rPr>
          </w:rPrChange>
        </w:rPr>
        <w:t xml:space="preserve">S. </w:t>
      </w:r>
      <w:proofErr w:type="spellStart"/>
      <w:r w:rsidR="00605807" w:rsidRPr="00A823C2">
        <w:rPr>
          <w:rFonts w:ascii="Times New Roman" w:eastAsia="Arial Unicode MS" w:hAnsi="Times New Roman" w:cs="Times New Roman"/>
          <w:i/>
          <w:shd w:val="clear" w:color="auto" w:fill="FFFFFF"/>
          <w:rPrChange w:id="160" w:author="P Uetz" w:date="2017-05-02T00:02:00Z">
            <w:rPr>
              <w:rFonts w:ascii="Times New Roman" w:eastAsia="Arial Unicode MS" w:hAnsi="Times New Roman" w:cs="Times New Roman"/>
              <w:shd w:val="clear" w:color="auto" w:fill="FFFFFF"/>
            </w:rPr>
          </w:rPrChange>
        </w:rPr>
        <w:t>pombe</w:t>
      </w:r>
      <w:proofErr w:type="spellEnd"/>
      <w:r w:rsidR="00605807">
        <w:rPr>
          <w:rFonts w:ascii="Times New Roman" w:eastAsia="Arial Unicode MS" w:hAnsi="Times New Roman" w:cs="Times New Roman"/>
          <w:i/>
          <w:shd w:val="clear" w:color="auto" w:fill="FFFFFF"/>
        </w:rPr>
        <w:t xml:space="preserve"> </w:t>
      </w:r>
      <w:r w:rsidR="00605807">
        <w:rPr>
          <w:rFonts w:ascii="Times New Roman" w:eastAsia="Arial Unicode MS" w:hAnsi="Times New Roman" w:cs="Times New Roman"/>
          <w:shd w:val="clear" w:color="auto" w:fill="FFFFFF"/>
        </w:rPr>
        <w:t xml:space="preserve">(68 vs. 62), despite the fact that </w:t>
      </w:r>
      <w:r w:rsidR="00605807" w:rsidRPr="000B0143">
        <w:rPr>
          <w:rFonts w:ascii="Times New Roman" w:eastAsia="Arial Unicode MS" w:hAnsi="Times New Roman" w:cs="Times New Roman"/>
          <w:i/>
          <w:shd w:val="clear" w:color="auto" w:fill="FFFFFF"/>
        </w:rPr>
        <w:t>S.</w:t>
      </w:r>
      <w:ins w:id="161" w:author="P Uetz" w:date="2017-05-02T00:02:00Z">
        <w:r w:rsidR="00A823C2">
          <w:rPr>
            <w:rFonts w:ascii="Times New Roman" w:eastAsia="Arial Unicode MS" w:hAnsi="Times New Roman" w:cs="Times New Roman"/>
            <w:i/>
            <w:shd w:val="clear" w:color="auto" w:fill="FFFFFF"/>
          </w:rPr>
          <w:t xml:space="preserve"> </w:t>
        </w:r>
      </w:ins>
      <w:proofErr w:type="spellStart"/>
      <w:r w:rsidR="00605807" w:rsidRPr="000B0143">
        <w:rPr>
          <w:rFonts w:ascii="Times New Roman" w:eastAsia="Arial Unicode MS" w:hAnsi="Times New Roman" w:cs="Times New Roman"/>
          <w:i/>
          <w:shd w:val="clear" w:color="auto" w:fill="FFFFFF"/>
        </w:rPr>
        <w:t>pombe</w:t>
      </w:r>
      <w:proofErr w:type="spellEnd"/>
      <w:r w:rsidR="00605807">
        <w:rPr>
          <w:rFonts w:ascii="Times New Roman" w:eastAsia="Arial Unicode MS" w:hAnsi="Times New Roman" w:cs="Times New Roman"/>
          <w:shd w:val="clear" w:color="auto" w:fill="FFFFFF"/>
        </w:rPr>
        <w:t xml:space="preserve"> </w:t>
      </w:r>
      <w:proofErr w:type="spellStart"/>
      <w:r w:rsidR="00605807">
        <w:rPr>
          <w:rFonts w:ascii="Times New Roman" w:eastAsia="Arial Unicode MS" w:hAnsi="Times New Roman" w:cs="Times New Roman"/>
          <w:shd w:val="clear" w:color="auto" w:fill="FFFFFF"/>
        </w:rPr>
        <w:t>yeDUFs</w:t>
      </w:r>
      <w:proofErr w:type="spellEnd"/>
      <w:r w:rsidR="00605807">
        <w:rPr>
          <w:rFonts w:ascii="Times New Roman" w:eastAsia="Arial Unicode MS" w:hAnsi="Times New Roman" w:cs="Times New Roman"/>
          <w:shd w:val="clear" w:color="auto" w:fill="FFFFFF"/>
        </w:rPr>
        <w:t xml:space="preserve"> outnumber </w:t>
      </w:r>
      <w:r w:rsidR="00605807" w:rsidRPr="000B0143">
        <w:rPr>
          <w:rFonts w:ascii="Times New Roman" w:eastAsia="Arial Unicode MS" w:hAnsi="Times New Roman" w:cs="Times New Roman"/>
          <w:i/>
          <w:shd w:val="clear" w:color="auto" w:fill="FFFFFF"/>
        </w:rPr>
        <w:t>S. cerevisiae</w:t>
      </w:r>
      <w:r w:rsidR="00605807">
        <w:rPr>
          <w:rFonts w:ascii="Times New Roman" w:eastAsia="Arial Unicode MS" w:hAnsi="Times New Roman" w:cs="Times New Roman"/>
          <w:shd w:val="clear" w:color="auto" w:fill="FFFFFF"/>
        </w:rPr>
        <w:t xml:space="preserve"> </w:t>
      </w:r>
      <w:proofErr w:type="spellStart"/>
      <w:r w:rsidR="00605807">
        <w:rPr>
          <w:rFonts w:ascii="Times New Roman" w:eastAsia="Arial Unicode MS" w:hAnsi="Times New Roman" w:cs="Times New Roman"/>
          <w:shd w:val="clear" w:color="auto" w:fill="FFFFFF"/>
        </w:rPr>
        <w:t>yeDUFs</w:t>
      </w:r>
      <w:proofErr w:type="spellEnd"/>
      <w:r w:rsidR="00605807">
        <w:rPr>
          <w:rFonts w:ascii="Times New Roman" w:eastAsia="Arial Unicode MS" w:hAnsi="Times New Roman" w:cs="Times New Roman"/>
          <w:shd w:val="clear" w:color="auto" w:fill="FFFFFF"/>
        </w:rPr>
        <w:t xml:space="preserve"> (148 vs 120)</w:t>
      </w:r>
      <w:ins w:id="162" w:author="P Uetz" w:date="2017-05-02T00:03:00Z">
        <w:r w:rsidR="00A823C2">
          <w:rPr>
            <w:rFonts w:ascii="Times New Roman" w:eastAsia="Arial Unicode MS" w:hAnsi="Times New Roman" w:cs="Times New Roman"/>
            <w:shd w:val="clear" w:color="auto" w:fill="FFFFFF"/>
          </w:rPr>
          <w:t>. This is not surprising,</w:t>
        </w:r>
      </w:ins>
      <w:del w:id="163" w:author="P Uetz" w:date="2017-05-02T00:03:00Z">
        <w:r w:rsidR="00605807" w:rsidDel="00A823C2">
          <w:rPr>
            <w:rFonts w:ascii="Times New Roman" w:eastAsia="Arial Unicode MS" w:hAnsi="Times New Roman" w:cs="Times New Roman"/>
            <w:shd w:val="clear" w:color="auto" w:fill="FFFFFF"/>
          </w:rPr>
          <w:delText>,</w:delText>
        </w:r>
      </w:del>
      <w:r w:rsidR="00605807">
        <w:rPr>
          <w:rFonts w:ascii="Times New Roman" w:eastAsia="Arial Unicode MS" w:hAnsi="Times New Roman" w:cs="Times New Roman"/>
          <w:shd w:val="clear" w:color="auto" w:fill="FFFFFF"/>
        </w:rPr>
        <w:t xml:space="preserve"> </w:t>
      </w:r>
      <w:del w:id="164" w:author="P Uetz" w:date="2017-05-02T00:03:00Z">
        <w:r w:rsidR="00605807" w:rsidDel="00A823C2">
          <w:rPr>
            <w:rFonts w:ascii="Times New Roman" w:eastAsia="Arial Unicode MS" w:hAnsi="Times New Roman" w:cs="Times New Roman"/>
            <w:shd w:val="clear" w:color="auto" w:fill="FFFFFF"/>
          </w:rPr>
          <w:delText xml:space="preserve">an expected result </w:delText>
        </w:r>
      </w:del>
      <w:r w:rsidR="00605807">
        <w:rPr>
          <w:rFonts w:ascii="Times New Roman" w:eastAsia="Arial Unicode MS" w:hAnsi="Times New Roman" w:cs="Times New Roman"/>
          <w:shd w:val="clear" w:color="auto" w:fill="FFFFFF"/>
        </w:rPr>
        <w:t xml:space="preserve">given that the experiment was performed in </w:t>
      </w:r>
      <w:r w:rsidR="00605807" w:rsidRPr="000B0143">
        <w:rPr>
          <w:rFonts w:ascii="Times New Roman" w:eastAsia="Arial Unicode MS" w:hAnsi="Times New Roman" w:cs="Times New Roman"/>
          <w:i/>
          <w:shd w:val="clear" w:color="auto" w:fill="FFFFFF"/>
        </w:rPr>
        <w:t>S. cerevisiae</w:t>
      </w:r>
      <w:r w:rsidR="00605807">
        <w:rPr>
          <w:rFonts w:ascii="Times New Roman" w:eastAsia="Arial Unicode MS" w:hAnsi="Times New Roman" w:cs="Times New Roman"/>
          <w:shd w:val="clear" w:color="auto" w:fill="FFFFFF"/>
        </w:rPr>
        <w:t xml:space="preserve">. </w:t>
      </w:r>
      <w:r w:rsidR="005465E4">
        <w:rPr>
          <w:rFonts w:ascii="Times New Roman" w:eastAsia="Arial Unicode MS" w:hAnsi="Times New Roman" w:cs="Times New Roman"/>
          <w:shd w:val="clear" w:color="auto" w:fill="FFFFFF"/>
        </w:rPr>
        <w:t xml:space="preserve">Interestingly, </w:t>
      </w:r>
      <w:r w:rsidR="00DF50AB">
        <w:rPr>
          <w:rFonts w:ascii="Times New Roman" w:eastAsia="Arial Unicode MS" w:hAnsi="Times New Roman" w:cs="Times New Roman"/>
          <w:shd w:val="clear" w:color="auto" w:fill="FFFFFF"/>
        </w:rPr>
        <w:t xml:space="preserve">of the 73 </w:t>
      </w:r>
      <w:proofErr w:type="spellStart"/>
      <w:r w:rsidR="005465E4">
        <w:rPr>
          <w:rFonts w:ascii="Times New Roman" w:eastAsia="Arial Unicode MS" w:hAnsi="Times New Roman" w:cs="Times New Roman"/>
          <w:shd w:val="clear" w:color="auto" w:fill="FFFFFF"/>
        </w:rPr>
        <w:t>yeDUFs</w:t>
      </w:r>
      <w:proofErr w:type="spellEnd"/>
      <w:r w:rsidR="005465E4">
        <w:rPr>
          <w:rFonts w:ascii="Times New Roman" w:eastAsia="Arial Unicode MS" w:hAnsi="Times New Roman" w:cs="Times New Roman"/>
          <w:shd w:val="clear" w:color="auto" w:fill="FFFFFF"/>
        </w:rPr>
        <w:t xml:space="preserve"> found to be essential in one species of yeast and present but not essential in the other (</w:t>
      </w:r>
      <w:proofErr w:type="spellStart"/>
      <w:r w:rsidR="005465E4">
        <w:rPr>
          <w:rFonts w:ascii="Times New Roman" w:eastAsia="Arial Unicode MS" w:hAnsi="Times New Roman" w:cs="Times New Roman"/>
          <w:shd w:val="clear" w:color="auto" w:fill="FFFFFF"/>
        </w:rPr>
        <w:t>SceSp</w:t>
      </w:r>
      <w:proofErr w:type="spellEnd"/>
      <w:r w:rsidR="005465E4">
        <w:rPr>
          <w:rFonts w:ascii="Times New Roman" w:eastAsia="Arial Unicode MS" w:hAnsi="Times New Roman" w:cs="Times New Roman"/>
          <w:shd w:val="clear" w:color="auto" w:fill="FFFFFF"/>
        </w:rPr>
        <w:t xml:space="preserve">+, </w:t>
      </w:r>
      <w:proofErr w:type="spellStart"/>
      <w:r w:rsidR="005465E4">
        <w:rPr>
          <w:rFonts w:ascii="Times New Roman" w:eastAsia="Arial Unicode MS" w:hAnsi="Times New Roman" w:cs="Times New Roman"/>
          <w:shd w:val="clear" w:color="auto" w:fill="FFFFFF"/>
        </w:rPr>
        <w:t>Sc+Spe</w:t>
      </w:r>
      <w:proofErr w:type="spellEnd"/>
      <w:r w:rsidR="005465E4">
        <w:rPr>
          <w:rFonts w:ascii="Times New Roman" w:eastAsia="Arial Unicode MS" w:hAnsi="Times New Roman" w:cs="Times New Roman"/>
          <w:shd w:val="clear" w:color="auto" w:fill="FFFFFF"/>
        </w:rPr>
        <w:t>)</w:t>
      </w:r>
      <w:r w:rsidR="00DF50AB">
        <w:rPr>
          <w:rFonts w:ascii="Times New Roman" w:eastAsia="Arial Unicode MS" w:hAnsi="Times New Roman" w:cs="Times New Roman"/>
          <w:shd w:val="clear" w:color="auto" w:fill="FFFFFF"/>
        </w:rPr>
        <w:t>, a majority</w:t>
      </w:r>
      <w:r w:rsidR="005465E4">
        <w:rPr>
          <w:rFonts w:ascii="Times New Roman" w:eastAsia="Arial Unicode MS" w:hAnsi="Times New Roman" w:cs="Times New Roman"/>
          <w:shd w:val="clear" w:color="auto" w:fill="FFFFFF"/>
        </w:rPr>
        <w:t xml:space="preserve"> </w:t>
      </w:r>
      <w:r w:rsidR="00DF50AB">
        <w:rPr>
          <w:rFonts w:ascii="Times New Roman" w:eastAsia="Arial Unicode MS" w:hAnsi="Times New Roman" w:cs="Times New Roman"/>
          <w:shd w:val="clear" w:color="auto" w:fill="FFFFFF"/>
        </w:rPr>
        <w:t xml:space="preserve">were also found to be present in conditionally-essential genes from </w:t>
      </w:r>
      <w:proofErr w:type="spellStart"/>
      <w:r w:rsidR="00DF50AB">
        <w:rPr>
          <w:rFonts w:ascii="Times New Roman" w:eastAsia="Arial Unicode MS" w:hAnsi="Times New Roman" w:cs="Times New Roman"/>
          <w:shd w:val="clear" w:color="auto" w:fill="FFFFFF"/>
        </w:rPr>
        <w:t>Hillenmeyer</w:t>
      </w:r>
      <w:proofErr w:type="spellEnd"/>
      <w:r w:rsidR="00DF50AB">
        <w:rPr>
          <w:rFonts w:ascii="Times New Roman" w:eastAsia="Arial Unicode MS" w:hAnsi="Times New Roman" w:cs="Times New Roman"/>
          <w:shd w:val="clear" w:color="auto" w:fill="FFFFFF"/>
        </w:rPr>
        <w:t>, 2008 (44/73, 60%)</w:t>
      </w:r>
      <w:r w:rsidR="00940035">
        <w:rPr>
          <w:rFonts w:ascii="Times New Roman" w:eastAsia="Arial Unicode MS" w:hAnsi="Times New Roman" w:cs="Times New Roman"/>
          <w:shd w:val="clear" w:color="auto" w:fill="FFFFFF"/>
        </w:rPr>
        <w:t xml:space="preserve">, which represents a modest increase over the total proportion of </w:t>
      </w:r>
      <w:proofErr w:type="spellStart"/>
      <w:r w:rsidR="00940035">
        <w:rPr>
          <w:rFonts w:ascii="Times New Roman" w:eastAsia="Arial Unicode MS" w:hAnsi="Times New Roman" w:cs="Times New Roman"/>
          <w:shd w:val="clear" w:color="auto" w:fill="FFFFFF"/>
        </w:rPr>
        <w:t>yeDUFs</w:t>
      </w:r>
      <w:proofErr w:type="spellEnd"/>
      <w:r w:rsidR="00940035">
        <w:rPr>
          <w:rFonts w:ascii="Times New Roman" w:eastAsia="Arial Unicode MS" w:hAnsi="Times New Roman" w:cs="Times New Roman"/>
          <w:shd w:val="clear" w:color="auto" w:fill="FFFFFF"/>
        </w:rPr>
        <w:t xml:space="preserve"> overlapping (47%)</w:t>
      </w:r>
      <w:r w:rsidR="00DF50AB">
        <w:rPr>
          <w:rFonts w:ascii="Times New Roman" w:eastAsia="Arial Unicode MS" w:hAnsi="Times New Roman" w:cs="Times New Roman"/>
          <w:shd w:val="clear" w:color="auto" w:fill="FFFFFF"/>
        </w:rPr>
        <w:t xml:space="preserve">. If the additional intersection with </w:t>
      </w:r>
      <w:proofErr w:type="spellStart"/>
      <w:r w:rsidR="00DF50AB">
        <w:rPr>
          <w:rFonts w:ascii="Times New Roman" w:eastAsia="Arial Unicode MS" w:hAnsi="Times New Roman" w:cs="Times New Roman"/>
          <w:shd w:val="clear" w:color="auto" w:fill="FFFFFF"/>
        </w:rPr>
        <w:t>byeDUFs</w:t>
      </w:r>
      <w:proofErr w:type="spellEnd"/>
      <w:r w:rsidR="00DF50AB">
        <w:rPr>
          <w:rFonts w:ascii="Times New Roman" w:eastAsia="Arial Unicode MS" w:hAnsi="Times New Roman" w:cs="Times New Roman"/>
          <w:shd w:val="clear" w:color="auto" w:fill="FFFFFF"/>
        </w:rPr>
        <w:t xml:space="preserve"> is taken, an even greater proportion are present in </w:t>
      </w:r>
      <w:proofErr w:type="spellStart"/>
      <w:r w:rsidR="00DF50AB">
        <w:rPr>
          <w:rFonts w:ascii="Times New Roman" w:eastAsia="Arial Unicode MS" w:hAnsi="Times New Roman" w:cs="Times New Roman"/>
          <w:shd w:val="clear" w:color="auto" w:fill="FFFFFF"/>
        </w:rPr>
        <w:t>Hillenmeyer</w:t>
      </w:r>
      <w:proofErr w:type="spellEnd"/>
      <w:r w:rsidR="00DF50AB">
        <w:rPr>
          <w:rFonts w:ascii="Times New Roman" w:eastAsia="Arial Unicode MS" w:hAnsi="Times New Roman" w:cs="Times New Roman"/>
          <w:shd w:val="clear" w:color="auto" w:fill="FFFFFF"/>
        </w:rPr>
        <w:t xml:space="preserve"> </w:t>
      </w:r>
      <w:proofErr w:type="spellStart"/>
      <w:r w:rsidR="00DF50AB">
        <w:rPr>
          <w:rFonts w:ascii="Times New Roman" w:eastAsia="Arial Unicode MS" w:hAnsi="Times New Roman" w:cs="Times New Roman"/>
          <w:shd w:val="clear" w:color="auto" w:fill="FFFFFF"/>
        </w:rPr>
        <w:t>yeDUFs</w:t>
      </w:r>
      <w:proofErr w:type="spellEnd"/>
      <w:r w:rsidR="00DF50AB">
        <w:rPr>
          <w:rFonts w:ascii="Times New Roman" w:eastAsia="Arial Unicode MS" w:hAnsi="Times New Roman" w:cs="Times New Roman"/>
          <w:shd w:val="clear" w:color="auto" w:fill="FFFFFF"/>
        </w:rPr>
        <w:t xml:space="preserve"> (14/18, 78%). From the GO Slim analysis, these 14 may have functions related to ion binding, ion transport, transmembrane transport</w:t>
      </w:r>
      <w:r w:rsidR="00940035">
        <w:rPr>
          <w:rFonts w:ascii="Times New Roman" w:eastAsia="Arial Unicode MS" w:hAnsi="Times New Roman" w:cs="Times New Roman"/>
          <w:shd w:val="clear" w:color="auto" w:fill="FFFFFF"/>
        </w:rPr>
        <w:t xml:space="preserve">, and mitochondrial processes, as well as vacuole organization/fusion, membrane transport, and metabolism. </w:t>
      </w:r>
    </w:p>
    <w:p w14:paraId="4A6099B9" w14:textId="440A756E" w:rsidR="00B55D79" w:rsidRDefault="00605807" w:rsidP="00D82240">
      <w:pPr>
        <w:tabs>
          <w:tab w:val="left" w:pos="720"/>
          <w:tab w:val="left" w:pos="2600"/>
        </w:tabs>
        <w:spacing w:line="360" w:lineRule="auto"/>
        <w:rPr>
          <w:rFonts w:ascii="Times New Roman" w:eastAsia="Arial Unicode MS" w:hAnsi="Times New Roman" w:cs="Times New Roman"/>
          <w:shd w:val="clear" w:color="auto" w:fill="FFFFFF"/>
        </w:rPr>
      </w:pPr>
      <w:r>
        <w:rPr>
          <w:rFonts w:ascii="Times New Roman" w:eastAsia="Arial Unicode MS" w:hAnsi="Times New Roman" w:cs="Times New Roman"/>
          <w:shd w:val="clear" w:color="auto" w:fill="FFFFFF"/>
        </w:rPr>
        <w:t xml:space="preserve"> </w:t>
      </w:r>
      <w:r w:rsidR="009E35E3">
        <w:rPr>
          <w:rFonts w:ascii="Times New Roman" w:eastAsia="Arial Unicode MS" w:hAnsi="Times New Roman" w:cs="Times New Roman"/>
          <w:shd w:val="clear" w:color="auto" w:fill="FFFFFF"/>
        </w:rPr>
        <w:t xml:space="preserve">The heatmap of conditions vs. </w:t>
      </w:r>
      <w:proofErr w:type="spellStart"/>
      <w:r w:rsidR="009E35E3">
        <w:rPr>
          <w:rFonts w:ascii="Times New Roman" w:eastAsia="Arial Unicode MS" w:hAnsi="Times New Roman" w:cs="Times New Roman"/>
          <w:shd w:val="clear" w:color="auto" w:fill="FFFFFF"/>
        </w:rPr>
        <w:t>yeDUFs</w:t>
      </w:r>
      <w:proofErr w:type="spellEnd"/>
      <w:r w:rsidR="009E35E3">
        <w:rPr>
          <w:rFonts w:ascii="Times New Roman" w:eastAsia="Arial Unicode MS" w:hAnsi="Times New Roman" w:cs="Times New Roman"/>
          <w:shd w:val="clear" w:color="auto" w:fill="FFFFFF"/>
        </w:rPr>
        <w:t xml:space="preserve"> shows clustering of </w:t>
      </w:r>
      <w:proofErr w:type="spellStart"/>
      <w:r w:rsidR="009E35E3">
        <w:rPr>
          <w:rFonts w:ascii="Times New Roman" w:eastAsia="Arial Unicode MS" w:hAnsi="Times New Roman" w:cs="Times New Roman"/>
          <w:shd w:val="clear" w:color="auto" w:fill="FFFFFF"/>
        </w:rPr>
        <w:t>yeDUFs</w:t>
      </w:r>
      <w:proofErr w:type="spellEnd"/>
      <w:r w:rsidR="009E35E3">
        <w:rPr>
          <w:rFonts w:ascii="Times New Roman" w:eastAsia="Arial Unicode MS" w:hAnsi="Times New Roman" w:cs="Times New Roman"/>
          <w:shd w:val="clear" w:color="auto" w:fill="FFFFFF"/>
        </w:rPr>
        <w:t xml:space="preserve"> profiles for minimal media, </w:t>
      </w:r>
      <w:proofErr w:type="spellStart"/>
      <w:r w:rsidR="009E35E3">
        <w:rPr>
          <w:rFonts w:ascii="Times New Roman" w:eastAsia="Arial Unicode MS" w:hAnsi="Times New Roman" w:cs="Times New Roman"/>
          <w:shd w:val="clear" w:color="auto" w:fill="FFFFFF"/>
        </w:rPr>
        <w:t>drofenine</w:t>
      </w:r>
      <w:proofErr w:type="spellEnd"/>
      <w:r w:rsidR="009E35E3">
        <w:rPr>
          <w:rFonts w:ascii="Times New Roman" w:eastAsia="Arial Unicode MS" w:hAnsi="Times New Roman" w:cs="Times New Roman"/>
          <w:shd w:val="clear" w:color="auto" w:fill="FFFFFF"/>
        </w:rPr>
        <w:t xml:space="preserve"> hydrochloride, clozapine, </w:t>
      </w:r>
      <w:proofErr w:type="spellStart"/>
      <w:r w:rsidR="009E35E3">
        <w:rPr>
          <w:rFonts w:ascii="Times New Roman" w:eastAsia="Arial Unicode MS" w:hAnsi="Times New Roman" w:cs="Times New Roman"/>
          <w:shd w:val="clear" w:color="auto" w:fill="FFFFFF"/>
        </w:rPr>
        <w:t>trunculin</w:t>
      </w:r>
      <w:proofErr w:type="spellEnd"/>
      <w:r w:rsidR="009E35E3">
        <w:rPr>
          <w:rFonts w:ascii="Times New Roman" w:eastAsia="Arial Unicode MS" w:hAnsi="Times New Roman" w:cs="Times New Roman"/>
          <w:shd w:val="clear" w:color="auto" w:fill="FFFFFF"/>
        </w:rPr>
        <w:t xml:space="preserve">, hydroxyurea, </w:t>
      </w:r>
      <w:proofErr w:type="spellStart"/>
      <w:r w:rsidR="009E35E3">
        <w:rPr>
          <w:rFonts w:ascii="Times New Roman" w:eastAsia="Arial Unicode MS" w:hAnsi="Times New Roman" w:cs="Times New Roman"/>
          <w:shd w:val="clear" w:color="auto" w:fill="FFFFFF"/>
        </w:rPr>
        <w:t>helenine</w:t>
      </w:r>
      <w:proofErr w:type="spellEnd"/>
      <w:r w:rsidR="009E35E3">
        <w:rPr>
          <w:rFonts w:ascii="Times New Roman" w:eastAsia="Arial Unicode MS" w:hAnsi="Times New Roman" w:cs="Times New Roman"/>
          <w:shd w:val="clear" w:color="auto" w:fill="FFFFFF"/>
        </w:rPr>
        <w:t xml:space="preserve">, </w:t>
      </w:r>
      <w:proofErr w:type="spellStart"/>
      <w:r w:rsidR="009E35E3">
        <w:rPr>
          <w:rFonts w:ascii="Times New Roman" w:eastAsia="Arial Unicode MS" w:hAnsi="Times New Roman" w:cs="Times New Roman"/>
          <w:shd w:val="clear" w:color="auto" w:fill="FFFFFF"/>
        </w:rPr>
        <w:t>caspofungin</w:t>
      </w:r>
      <w:proofErr w:type="spellEnd"/>
      <w:r w:rsidR="009E35E3">
        <w:rPr>
          <w:rFonts w:ascii="Times New Roman" w:eastAsia="Arial Unicode MS" w:hAnsi="Times New Roman" w:cs="Times New Roman"/>
          <w:shd w:val="clear" w:color="auto" w:fill="FFFFFF"/>
        </w:rPr>
        <w:t xml:space="preserve">, atorvastatin, benomyl + nocodazole, ketoconazole, </w:t>
      </w:r>
      <w:proofErr w:type="spellStart"/>
      <w:r w:rsidR="009E35E3">
        <w:rPr>
          <w:rFonts w:ascii="Times New Roman" w:eastAsia="Arial Unicode MS" w:hAnsi="Times New Roman" w:cs="Times New Roman"/>
          <w:shd w:val="clear" w:color="auto" w:fill="FFFFFF"/>
        </w:rPr>
        <w:t>itriconazole</w:t>
      </w:r>
      <w:proofErr w:type="spellEnd"/>
      <w:r w:rsidR="009E35E3">
        <w:rPr>
          <w:rFonts w:ascii="Times New Roman" w:eastAsia="Arial Unicode MS" w:hAnsi="Times New Roman" w:cs="Times New Roman"/>
          <w:shd w:val="clear" w:color="auto" w:fill="FFFFFF"/>
        </w:rPr>
        <w:t>, among others (</w:t>
      </w:r>
      <w:commentRangeStart w:id="165"/>
      <w:r w:rsidR="009E35E3" w:rsidRPr="005A0900">
        <w:rPr>
          <w:rFonts w:ascii="Times New Roman" w:eastAsia="Arial Unicode MS" w:hAnsi="Times New Roman" w:cs="Times New Roman"/>
          <w:b/>
          <w:shd w:val="clear" w:color="auto" w:fill="FFFFFF"/>
          <w:rPrChange w:id="166" w:author="P Uetz" w:date="2017-05-02T00:04:00Z">
            <w:rPr>
              <w:rFonts w:ascii="Times New Roman" w:eastAsia="Arial Unicode MS" w:hAnsi="Times New Roman" w:cs="Times New Roman"/>
              <w:shd w:val="clear" w:color="auto" w:fill="FFFFFF"/>
            </w:rPr>
          </w:rPrChange>
        </w:rPr>
        <w:t>Fig</w:t>
      </w:r>
      <w:ins w:id="167" w:author="P Uetz" w:date="2017-05-02T00:04:00Z">
        <w:r w:rsidR="005A0900" w:rsidRPr="005A0900">
          <w:rPr>
            <w:rFonts w:ascii="Times New Roman" w:eastAsia="Arial Unicode MS" w:hAnsi="Times New Roman" w:cs="Times New Roman"/>
            <w:b/>
            <w:shd w:val="clear" w:color="auto" w:fill="FFFFFF"/>
          </w:rPr>
          <w:t>ure</w:t>
        </w:r>
      </w:ins>
      <w:r w:rsidR="009E35E3" w:rsidRPr="005A0900">
        <w:rPr>
          <w:rFonts w:ascii="Times New Roman" w:eastAsia="Arial Unicode MS" w:hAnsi="Times New Roman" w:cs="Times New Roman"/>
          <w:b/>
          <w:shd w:val="clear" w:color="auto" w:fill="FFFFFF"/>
          <w:rPrChange w:id="168" w:author="P Uetz" w:date="2017-05-02T00:04:00Z">
            <w:rPr>
              <w:rFonts w:ascii="Times New Roman" w:eastAsia="Arial Unicode MS" w:hAnsi="Times New Roman" w:cs="Times New Roman"/>
              <w:shd w:val="clear" w:color="auto" w:fill="FFFFFF"/>
            </w:rPr>
          </w:rPrChange>
        </w:rPr>
        <w:t xml:space="preserve"> 5</w:t>
      </w:r>
      <w:commentRangeEnd w:id="165"/>
      <w:r w:rsidR="005A0900">
        <w:rPr>
          <w:rStyle w:val="CommentReference"/>
        </w:rPr>
        <w:commentReference w:id="165"/>
      </w:r>
      <w:r w:rsidR="009E35E3">
        <w:rPr>
          <w:rFonts w:ascii="Times New Roman" w:eastAsia="Arial Unicode MS" w:hAnsi="Times New Roman" w:cs="Times New Roman"/>
          <w:shd w:val="clear" w:color="auto" w:fill="FFFFFF"/>
        </w:rPr>
        <w:t xml:space="preserve">). </w:t>
      </w:r>
    </w:p>
    <w:p w14:paraId="69BDBC42" w14:textId="564BB6C8" w:rsidR="00905A8F" w:rsidDel="00831D83" w:rsidRDefault="00905A8F" w:rsidP="00D82240">
      <w:pPr>
        <w:tabs>
          <w:tab w:val="left" w:pos="720"/>
          <w:tab w:val="left" w:pos="2600"/>
        </w:tabs>
        <w:spacing w:line="360" w:lineRule="auto"/>
        <w:rPr>
          <w:del w:id="169" w:author="P Uetz" w:date="2017-07-09T13:16:00Z"/>
          <w:rFonts w:ascii="Times New Roman" w:eastAsia="Arial Unicode MS" w:hAnsi="Times New Roman" w:cs="Times New Roman"/>
          <w:shd w:val="clear" w:color="auto" w:fill="FFFFFF"/>
        </w:rPr>
      </w:pPr>
    </w:p>
    <w:p w14:paraId="35DEA7F0" w14:textId="31AFF66A" w:rsidR="00905A8F" w:rsidDel="00831D83" w:rsidRDefault="00905A8F" w:rsidP="00D82240">
      <w:pPr>
        <w:tabs>
          <w:tab w:val="left" w:pos="720"/>
          <w:tab w:val="left" w:pos="2600"/>
        </w:tabs>
        <w:spacing w:line="360" w:lineRule="auto"/>
        <w:rPr>
          <w:del w:id="170" w:author="P Uetz" w:date="2017-07-09T13:16:00Z"/>
          <w:rFonts w:ascii="Times New Roman" w:eastAsia="Arial Unicode MS" w:hAnsi="Times New Roman" w:cs="Times New Roman"/>
          <w:shd w:val="clear" w:color="auto" w:fill="FFFFFF"/>
        </w:rPr>
      </w:pPr>
    </w:p>
    <w:p w14:paraId="66487A46" w14:textId="77777777" w:rsidR="00905A8F" w:rsidRDefault="00905A8F" w:rsidP="00D82240">
      <w:pPr>
        <w:tabs>
          <w:tab w:val="left" w:pos="720"/>
          <w:tab w:val="left" w:pos="2600"/>
        </w:tabs>
        <w:spacing w:line="360" w:lineRule="auto"/>
        <w:rPr>
          <w:rFonts w:ascii="Times New Roman" w:eastAsia="Arial Unicode MS" w:hAnsi="Times New Roman" w:cs="Times New Roman"/>
          <w:shd w:val="clear" w:color="auto" w:fill="FFFFFF"/>
        </w:rPr>
      </w:pPr>
    </w:p>
    <w:p w14:paraId="56CF0898" w14:textId="5F89986B" w:rsidR="00F62135" w:rsidRPr="00B576F8" w:rsidRDefault="00F62135" w:rsidP="00F62135">
      <w:pPr>
        <w:tabs>
          <w:tab w:val="left" w:pos="720"/>
          <w:tab w:val="left" w:pos="2600"/>
        </w:tabs>
        <w:spacing w:line="360" w:lineRule="auto"/>
        <w:jc w:val="center"/>
        <w:rPr>
          <w:rFonts w:ascii="Times New Roman" w:eastAsia="Arial Unicode MS" w:hAnsi="Times New Roman" w:cs="Times New Roman"/>
          <w:b/>
          <w:sz w:val="28"/>
          <w:szCs w:val="28"/>
          <w:shd w:val="clear" w:color="auto" w:fill="FFFFFF"/>
        </w:rPr>
      </w:pPr>
      <w:r w:rsidRPr="00B576F8">
        <w:rPr>
          <w:rFonts w:ascii="Times New Roman" w:eastAsia="Arial Unicode MS" w:hAnsi="Times New Roman" w:cs="Times New Roman"/>
          <w:b/>
          <w:sz w:val="28"/>
          <w:szCs w:val="28"/>
          <w:shd w:val="clear" w:color="auto" w:fill="FFFFFF"/>
        </w:rPr>
        <w:t>Discussion</w:t>
      </w:r>
    </w:p>
    <w:p w14:paraId="08C9A37E" w14:textId="4132973A" w:rsidR="006855EE" w:rsidRDefault="006855EE" w:rsidP="00B576F8">
      <w:pPr>
        <w:tabs>
          <w:tab w:val="left" w:pos="720"/>
          <w:tab w:val="left" w:pos="2600"/>
        </w:tabs>
        <w:spacing w:line="360" w:lineRule="auto"/>
        <w:rPr>
          <w:rFonts w:ascii="Times New Roman" w:eastAsia="Arial Unicode MS" w:hAnsi="Times New Roman" w:cs="Times New Roman"/>
          <w:sz w:val="24"/>
          <w:szCs w:val="24"/>
          <w:shd w:val="clear" w:color="auto" w:fill="FFFFFF"/>
        </w:rPr>
      </w:pPr>
      <w:commentRangeStart w:id="171"/>
      <w:r>
        <w:rPr>
          <w:rFonts w:ascii="Times New Roman" w:eastAsia="Arial Unicode MS" w:hAnsi="Times New Roman" w:cs="Times New Roman"/>
          <w:sz w:val="24"/>
          <w:szCs w:val="24"/>
          <w:shd w:val="clear" w:color="auto" w:fill="FFFFFF"/>
        </w:rPr>
        <w:t>All organisms encode numerous proteins and domains of unknown function (</w:t>
      </w:r>
      <w:del w:id="172" w:author="P Uetz" w:date="2017-05-02T00:14:00Z">
        <w:r w:rsidDel="002726A6">
          <w:rPr>
            <w:rFonts w:ascii="Times New Roman" w:eastAsia="Arial Unicode MS" w:hAnsi="Times New Roman" w:cs="Times New Roman"/>
            <w:sz w:val="24"/>
            <w:szCs w:val="24"/>
            <w:shd w:val="clear" w:color="auto" w:fill="FFFFFF"/>
          </w:rPr>
          <w:delText>REF</w:delText>
        </w:r>
      </w:del>
      <w:ins w:id="173" w:author="P Uetz" w:date="2017-05-02T00:14:00Z">
        <w:r w:rsidR="002726A6">
          <w:rPr>
            <w:rFonts w:ascii="Times New Roman" w:eastAsia="Arial Unicode MS" w:hAnsi="Times New Roman" w:cs="Times New Roman"/>
            <w:sz w:val="24"/>
            <w:szCs w:val="24"/>
            <w:shd w:val="clear" w:color="auto" w:fill="FFFFFF"/>
          </w:rPr>
          <w:t xml:space="preserve">Bateman et al. 2010 Acta </w:t>
        </w:r>
        <w:proofErr w:type="spellStart"/>
        <w:r w:rsidR="002726A6">
          <w:rPr>
            <w:rFonts w:ascii="Times New Roman" w:eastAsia="Arial Unicode MS" w:hAnsi="Times New Roman" w:cs="Times New Roman"/>
            <w:sz w:val="24"/>
            <w:szCs w:val="24"/>
            <w:shd w:val="clear" w:color="auto" w:fill="FFFFFF"/>
          </w:rPr>
          <w:t>Cryst</w:t>
        </w:r>
        <w:proofErr w:type="spellEnd"/>
        <w:r w:rsidR="002726A6">
          <w:rPr>
            <w:rFonts w:ascii="Times New Roman" w:eastAsia="Arial Unicode MS" w:hAnsi="Times New Roman" w:cs="Times New Roman"/>
            <w:sz w:val="24"/>
            <w:szCs w:val="24"/>
            <w:shd w:val="clear" w:color="auto" w:fill="FFFFFF"/>
          </w:rPr>
          <w:t>.</w:t>
        </w:r>
      </w:ins>
      <w:r>
        <w:rPr>
          <w:rFonts w:ascii="Times New Roman" w:eastAsia="Arial Unicode MS" w:hAnsi="Times New Roman" w:cs="Times New Roman"/>
          <w:sz w:val="24"/>
          <w:szCs w:val="24"/>
          <w:shd w:val="clear" w:color="auto" w:fill="FFFFFF"/>
        </w:rPr>
        <w:t xml:space="preserve">). </w:t>
      </w:r>
      <w:commentRangeEnd w:id="171"/>
      <w:r w:rsidR="00FF2BCC">
        <w:rPr>
          <w:rStyle w:val="CommentReference"/>
        </w:rPr>
        <w:commentReference w:id="171"/>
      </w:r>
      <w:r>
        <w:rPr>
          <w:rFonts w:ascii="Times New Roman" w:eastAsia="Arial Unicode MS" w:hAnsi="Times New Roman" w:cs="Times New Roman"/>
          <w:sz w:val="24"/>
          <w:szCs w:val="24"/>
          <w:shd w:val="clear" w:color="auto" w:fill="FFFFFF"/>
        </w:rPr>
        <w:t xml:space="preserve">However, it became clear only recently that many of these unknown domains are </w:t>
      </w:r>
      <w:r>
        <w:rPr>
          <w:rFonts w:ascii="Times New Roman" w:eastAsia="Arial Unicode MS" w:hAnsi="Times New Roman" w:cs="Times New Roman"/>
          <w:sz w:val="24"/>
          <w:szCs w:val="24"/>
          <w:shd w:val="clear" w:color="auto" w:fill="FFFFFF"/>
        </w:rPr>
        <w:lastRenderedPageBreak/>
        <w:t>essential, at least in bacteria (Goodacre et al. 2014). This is especially surprising, given that many essential domains (</w:t>
      </w:r>
      <w:proofErr w:type="spellStart"/>
      <w:r>
        <w:rPr>
          <w:rFonts w:ascii="Times New Roman" w:eastAsia="Arial Unicode MS" w:hAnsi="Times New Roman" w:cs="Times New Roman"/>
          <w:sz w:val="24"/>
          <w:szCs w:val="24"/>
          <w:shd w:val="clear" w:color="auto" w:fill="FFFFFF"/>
        </w:rPr>
        <w:t>eDUFs</w:t>
      </w:r>
      <w:proofErr w:type="spellEnd"/>
      <w:r>
        <w:rPr>
          <w:rFonts w:ascii="Times New Roman" w:eastAsia="Arial Unicode MS" w:hAnsi="Times New Roman" w:cs="Times New Roman"/>
          <w:sz w:val="24"/>
          <w:szCs w:val="24"/>
          <w:shd w:val="clear" w:color="auto" w:fill="FFFFFF"/>
        </w:rPr>
        <w:t>), are either restricted to relatively few species or clades, or are essential only in certain species. However, this finding matches the behavior of proteins, which may be essential in one species but not another, depending on the specific conditions these bacteria live in.</w:t>
      </w:r>
    </w:p>
    <w:p w14:paraId="5A713CCB" w14:textId="019CF2FD" w:rsidR="00B55D79" w:rsidRDefault="006855EE" w:rsidP="00B576F8">
      <w:pPr>
        <w:tabs>
          <w:tab w:val="left" w:pos="720"/>
          <w:tab w:val="left" w:pos="2600"/>
        </w:tabs>
        <w:spacing w:line="360" w:lineRule="auto"/>
        <w:rPr>
          <w:rFonts w:ascii="Times New Roman" w:eastAsia="Arial Unicode MS" w:hAnsi="Times New Roman" w:cs="Times New Roman"/>
          <w:sz w:val="24"/>
          <w:szCs w:val="24"/>
          <w:shd w:val="clear" w:color="auto" w:fill="FFFFFF"/>
        </w:rPr>
      </w:pPr>
      <w:del w:id="174" w:author="P Uetz" w:date="2017-05-02T00:11:00Z">
        <w:r w:rsidDel="005A0900">
          <w:rPr>
            <w:rFonts w:ascii="Times New Roman" w:eastAsia="Arial Unicode MS" w:hAnsi="Times New Roman" w:cs="Times New Roman"/>
            <w:sz w:val="24"/>
            <w:szCs w:val="24"/>
            <w:shd w:val="clear" w:color="auto" w:fill="FFFFFF"/>
          </w:rPr>
          <w:delText xml:space="preserve">Here we identified a significant number of essential protein domains in the two model yeast species, </w:delText>
        </w:r>
        <w:r w:rsidRPr="00B576F8" w:rsidDel="005A0900">
          <w:rPr>
            <w:rFonts w:ascii="Times New Roman" w:eastAsia="Arial Unicode MS" w:hAnsi="Times New Roman" w:cs="Times New Roman"/>
            <w:i/>
            <w:sz w:val="24"/>
            <w:szCs w:val="24"/>
            <w:shd w:val="clear" w:color="auto" w:fill="FFFFFF"/>
          </w:rPr>
          <w:delText>S. cerevisiae</w:delText>
        </w:r>
        <w:r w:rsidDel="005A0900">
          <w:rPr>
            <w:rFonts w:ascii="Times New Roman" w:eastAsia="Arial Unicode MS" w:hAnsi="Times New Roman" w:cs="Times New Roman"/>
            <w:sz w:val="24"/>
            <w:szCs w:val="24"/>
            <w:shd w:val="clear" w:color="auto" w:fill="FFFFFF"/>
          </w:rPr>
          <w:delText xml:space="preserve"> and </w:delText>
        </w:r>
        <w:r w:rsidRPr="00B576F8" w:rsidDel="005A0900">
          <w:rPr>
            <w:rFonts w:ascii="Times New Roman" w:eastAsia="Arial Unicode MS" w:hAnsi="Times New Roman" w:cs="Times New Roman"/>
            <w:i/>
            <w:sz w:val="24"/>
            <w:szCs w:val="24"/>
            <w:shd w:val="clear" w:color="auto" w:fill="FFFFFF"/>
          </w:rPr>
          <w:delText>S. pombe</w:delText>
        </w:r>
        <w:r w:rsidDel="005A0900">
          <w:rPr>
            <w:rFonts w:ascii="Times New Roman" w:eastAsia="Arial Unicode MS" w:hAnsi="Times New Roman" w:cs="Times New Roman"/>
            <w:sz w:val="24"/>
            <w:szCs w:val="24"/>
            <w:shd w:val="clear" w:color="auto" w:fill="FFFFFF"/>
          </w:rPr>
          <w:delText>.</w:delText>
        </w:r>
        <w:r w:rsidR="00DC55CF" w:rsidDel="005A0900">
          <w:rPr>
            <w:rFonts w:ascii="Times New Roman" w:eastAsia="Arial Unicode MS" w:hAnsi="Times New Roman" w:cs="Times New Roman"/>
            <w:sz w:val="24"/>
            <w:szCs w:val="24"/>
            <w:shd w:val="clear" w:color="auto" w:fill="FFFFFF"/>
          </w:rPr>
          <w:delText xml:space="preserve"> Among </w:delText>
        </w:r>
        <w:r w:rsidR="00990341" w:rsidDel="005A0900">
          <w:rPr>
            <w:rFonts w:ascii="Times New Roman" w:eastAsia="Arial Unicode MS" w:hAnsi="Times New Roman" w:cs="Times New Roman"/>
            <w:sz w:val="24"/>
            <w:szCs w:val="24"/>
            <w:shd w:val="clear" w:color="auto" w:fill="FFFFFF"/>
          </w:rPr>
          <w:delText>199</w:delText>
        </w:r>
        <w:r w:rsidR="00DC55CF" w:rsidDel="005A0900">
          <w:rPr>
            <w:rFonts w:ascii="Times New Roman" w:eastAsia="Arial Unicode MS" w:hAnsi="Times New Roman" w:cs="Times New Roman"/>
            <w:sz w:val="24"/>
            <w:szCs w:val="24"/>
            <w:shd w:val="clear" w:color="auto" w:fill="FFFFFF"/>
          </w:rPr>
          <w:delText xml:space="preserve"> domains (as defined by PFAM), 1</w:delText>
        </w:r>
        <w:r w:rsidR="00990341" w:rsidDel="005A0900">
          <w:rPr>
            <w:rFonts w:ascii="Times New Roman" w:eastAsia="Arial Unicode MS" w:hAnsi="Times New Roman" w:cs="Times New Roman"/>
            <w:sz w:val="24"/>
            <w:szCs w:val="24"/>
            <w:shd w:val="clear" w:color="auto" w:fill="FFFFFF"/>
          </w:rPr>
          <w:delText>20</w:delText>
        </w:r>
        <w:r w:rsidR="00DC55CF" w:rsidDel="005A0900">
          <w:rPr>
            <w:rFonts w:ascii="Times New Roman" w:eastAsia="Arial Unicode MS" w:hAnsi="Times New Roman" w:cs="Times New Roman"/>
            <w:sz w:val="24"/>
            <w:szCs w:val="24"/>
            <w:shd w:val="clear" w:color="auto" w:fill="FFFFFF"/>
          </w:rPr>
          <w:delText xml:space="preserve"> are essential in </w:delText>
        </w:r>
        <w:r w:rsidR="00DC55CF" w:rsidRPr="00B576F8" w:rsidDel="005A0900">
          <w:rPr>
            <w:rFonts w:ascii="Times New Roman" w:eastAsia="Arial Unicode MS" w:hAnsi="Times New Roman" w:cs="Times New Roman"/>
            <w:i/>
            <w:sz w:val="24"/>
            <w:szCs w:val="24"/>
            <w:shd w:val="clear" w:color="auto" w:fill="FFFFFF"/>
          </w:rPr>
          <w:delText>cerevisae</w:delText>
        </w:r>
        <w:r w:rsidR="00DC55CF" w:rsidDel="005A0900">
          <w:rPr>
            <w:rFonts w:ascii="Times New Roman" w:eastAsia="Arial Unicode MS" w:hAnsi="Times New Roman" w:cs="Times New Roman"/>
            <w:sz w:val="24"/>
            <w:szCs w:val="24"/>
            <w:shd w:val="clear" w:color="auto" w:fill="FFFFFF"/>
          </w:rPr>
          <w:delText xml:space="preserve"> while 14</w:delText>
        </w:r>
        <w:r w:rsidR="00990341" w:rsidDel="005A0900">
          <w:rPr>
            <w:rFonts w:ascii="Times New Roman" w:eastAsia="Arial Unicode MS" w:hAnsi="Times New Roman" w:cs="Times New Roman"/>
            <w:sz w:val="24"/>
            <w:szCs w:val="24"/>
            <w:shd w:val="clear" w:color="auto" w:fill="FFFFFF"/>
          </w:rPr>
          <w:delText>8</w:delText>
        </w:r>
        <w:r w:rsidR="00DC55CF" w:rsidDel="005A0900">
          <w:rPr>
            <w:rFonts w:ascii="Times New Roman" w:eastAsia="Arial Unicode MS" w:hAnsi="Times New Roman" w:cs="Times New Roman"/>
            <w:sz w:val="24"/>
            <w:szCs w:val="24"/>
            <w:shd w:val="clear" w:color="auto" w:fill="FFFFFF"/>
          </w:rPr>
          <w:delText xml:space="preserve"> are essential in </w:delText>
        </w:r>
        <w:r w:rsidR="00DC55CF" w:rsidRPr="00B576F8" w:rsidDel="005A0900">
          <w:rPr>
            <w:rFonts w:ascii="Times New Roman" w:eastAsia="Arial Unicode MS" w:hAnsi="Times New Roman" w:cs="Times New Roman"/>
            <w:i/>
            <w:sz w:val="24"/>
            <w:szCs w:val="24"/>
            <w:shd w:val="clear" w:color="auto" w:fill="FFFFFF"/>
          </w:rPr>
          <w:delText>pombe</w:delText>
        </w:r>
        <w:r w:rsidR="00DC55CF" w:rsidDel="005A0900">
          <w:rPr>
            <w:rFonts w:ascii="Times New Roman" w:eastAsia="Arial Unicode MS" w:hAnsi="Times New Roman" w:cs="Times New Roman"/>
            <w:sz w:val="24"/>
            <w:szCs w:val="24"/>
            <w:shd w:val="clear" w:color="auto" w:fill="FFFFFF"/>
          </w:rPr>
          <w:delText xml:space="preserve">, wth </w:delText>
        </w:r>
        <w:r w:rsidR="00990341" w:rsidDel="005A0900">
          <w:rPr>
            <w:rFonts w:ascii="Times New Roman" w:eastAsia="Arial Unicode MS" w:hAnsi="Times New Roman" w:cs="Times New Roman"/>
            <w:sz w:val="24"/>
            <w:szCs w:val="24"/>
            <w:shd w:val="clear" w:color="auto" w:fill="FFFFFF"/>
          </w:rPr>
          <w:delText>69</w:delText>
        </w:r>
        <w:r w:rsidR="00DC55CF" w:rsidDel="005A0900">
          <w:rPr>
            <w:rFonts w:ascii="Times New Roman" w:eastAsia="Arial Unicode MS" w:hAnsi="Times New Roman" w:cs="Times New Roman"/>
            <w:sz w:val="24"/>
            <w:szCs w:val="24"/>
            <w:shd w:val="clear" w:color="auto" w:fill="FFFFFF"/>
          </w:rPr>
          <w:delText xml:space="preserve"> being essential in both. </w:delText>
        </w:r>
      </w:del>
      <w:r w:rsidR="00DC55CF">
        <w:rPr>
          <w:rFonts w:ascii="Times New Roman" w:eastAsia="Arial Unicode MS" w:hAnsi="Times New Roman" w:cs="Times New Roman"/>
          <w:sz w:val="24"/>
          <w:szCs w:val="24"/>
          <w:shd w:val="clear" w:color="auto" w:fill="FFFFFF"/>
        </w:rPr>
        <w:t xml:space="preserve">Interestingly, </w:t>
      </w:r>
      <w:r w:rsidR="00990341">
        <w:rPr>
          <w:rFonts w:ascii="Times New Roman" w:eastAsia="Arial Unicode MS" w:hAnsi="Times New Roman" w:cs="Times New Roman"/>
          <w:sz w:val="24"/>
          <w:szCs w:val="24"/>
          <w:highlight w:val="yellow"/>
          <w:shd w:val="clear" w:color="auto" w:fill="FFFFFF"/>
        </w:rPr>
        <w:t>124</w:t>
      </w:r>
      <w:r w:rsidR="00DC55CF">
        <w:rPr>
          <w:rFonts w:ascii="Times New Roman" w:eastAsia="Arial Unicode MS" w:hAnsi="Times New Roman" w:cs="Times New Roman"/>
          <w:sz w:val="24"/>
          <w:szCs w:val="24"/>
          <w:shd w:val="clear" w:color="auto" w:fill="FFFFFF"/>
        </w:rPr>
        <w:t xml:space="preserve"> </w:t>
      </w:r>
      <w:proofErr w:type="spellStart"/>
      <w:ins w:id="175" w:author="P Uetz" w:date="2017-05-02T00:12:00Z">
        <w:r w:rsidR="005A0900">
          <w:rPr>
            <w:rFonts w:ascii="Times New Roman" w:eastAsia="Arial Unicode MS" w:hAnsi="Times New Roman" w:cs="Times New Roman"/>
            <w:sz w:val="24"/>
            <w:szCs w:val="24"/>
            <w:shd w:val="clear" w:color="auto" w:fill="FFFFFF"/>
          </w:rPr>
          <w:t>yeDUFs</w:t>
        </w:r>
        <w:proofErr w:type="spellEnd"/>
        <w:r w:rsidR="005A0900">
          <w:rPr>
            <w:rFonts w:ascii="Times New Roman" w:eastAsia="Arial Unicode MS" w:hAnsi="Times New Roman" w:cs="Times New Roman"/>
            <w:sz w:val="24"/>
            <w:szCs w:val="24"/>
            <w:shd w:val="clear" w:color="auto" w:fill="FFFFFF"/>
          </w:rPr>
          <w:t xml:space="preserve"> </w:t>
        </w:r>
      </w:ins>
      <w:r w:rsidR="00DC55CF">
        <w:rPr>
          <w:rFonts w:ascii="Times New Roman" w:eastAsia="Arial Unicode MS" w:hAnsi="Times New Roman" w:cs="Times New Roman"/>
          <w:sz w:val="24"/>
          <w:szCs w:val="24"/>
          <w:shd w:val="clear" w:color="auto" w:fill="FFFFFF"/>
        </w:rPr>
        <w:t>are also shared with humans and thus demarcate a high-priority set for future experimental characterization</w:t>
      </w:r>
      <w:ins w:id="176" w:author="P Uetz" w:date="2017-07-09T13:23:00Z">
        <w:r w:rsidR="00BC1EBB">
          <w:rPr>
            <w:rFonts w:ascii="Times New Roman" w:eastAsia="Arial Unicode MS" w:hAnsi="Times New Roman" w:cs="Times New Roman"/>
            <w:sz w:val="24"/>
            <w:szCs w:val="24"/>
            <w:shd w:val="clear" w:color="auto" w:fill="FFFFFF"/>
          </w:rPr>
          <w:t xml:space="preserve"> (</w:t>
        </w:r>
        <w:r w:rsidR="00BC1EBB" w:rsidRPr="00BC1EBB">
          <w:rPr>
            <w:rFonts w:ascii="Times New Roman" w:eastAsia="Arial Unicode MS" w:hAnsi="Times New Roman" w:cs="Times New Roman"/>
            <w:sz w:val="24"/>
            <w:szCs w:val="24"/>
            <w:highlight w:val="yellow"/>
            <w:shd w:val="clear" w:color="auto" w:fill="FFFFFF"/>
            <w:rPrChange w:id="177" w:author="P Uetz" w:date="2017-07-09T13:23:00Z">
              <w:rPr>
                <w:rFonts w:ascii="Times New Roman" w:eastAsia="Arial Unicode MS" w:hAnsi="Times New Roman" w:cs="Times New Roman"/>
                <w:sz w:val="24"/>
                <w:szCs w:val="24"/>
                <w:shd w:val="clear" w:color="auto" w:fill="FFFFFF"/>
              </w:rPr>
            </w:rPrChange>
          </w:rPr>
          <w:t>Table / Fig. X</w:t>
        </w:r>
        <w:r w:rsidR="00BC1EBB">
          <w:rPr>
            <w:rFonts w:ascii="Times New Roman" w:eastAsia="Arial Unicode MS" w:hAnsi="Times New Roman" w:cs="Times New Roman"/>
            <w:sz w:val="24"/>
            <w:szCs w:val="24"/>
            <w:shd w:val="clear" w:color="auto" w:fill="FFFFFF"/>
          </w:rPr>
          <w:t>)</w:t>
        </w:r>
      </w:ins>
      <w:r w:rsidR="00DC55CF">
        <w:rPr>
          <w:rFonts w:ascii="Times New Roman" w:eastAsia="Arial Unicode MS" w:hAnsi="Times New Roman" w:cs="Times New Roman"/>
          <w:sz w:val="24"/>
          <w:szCs w:val="24"/>
          <w:shd w:val="clear" w:color="auto" w:fill="FFFFFF"/>
        </w:rPr>
        <w:t>.</w:t>
      </w:r>
    </w:p>
    <w:p w14:paraId="71D8787B" w14:textId="77777777" w:rsidR="006B37C6" w:rsidRPr="006B37C6" w:rsidRDefault="006B37C6" w:rsidP="006B37C6">
      <w:pPr>
        <w:tabs>
          <w:tab w:val="left" w:pos="720"/>
          <w:tab w:val="left" w:pos="2600"/>
        </w:tabs>
        <w:spacing w:line="360" w:lineRule="auto"/>
        <w:rPr>
          <w:rFonts w:ascii="Times New Roman" w:eastAsia="Arial Unicode MS" w:hAnsi="Times New Roman" w:cs="Times New Roman"/>
          <w:b/>
          <w:sz w:val="24"/>
          <w:szCs w:val="24"/>
          <w:shd w:val="clear" w:color="auto" w:fill="FFFFFF"/>
        </w:rPr>
      </w:pPr>
      <w:r w:rsidRPr="006B37C6">
        <w:rPr>
          <w:rFonts w:ascii="Times New Roman" w:eastAsia="Arial Unicode MS" w:hAnsi="Times New Roman" w:cs="Times New Roman"/>
          <w:b/>
          <w:sz w:val="24"/>
          <w:szCs w:val="24"/>
          <w:shd w:val="clear" w:color="auto" w:fill="FFFFFF"/>
        </w:rPr>
        <w:t>Functional analysis</w:t>
      </w:r>
    </w:p>
    <w:p w14:paraId="18930551" w14:textId="77777777" w:rsidR="006B37C6" w:rsidRPr="006B37C6" w:rsidRDefault="006B37C6" w:rsidP="006B37C6">
      <w:pPr>
        <w:tabs>
          <w:tab w:val="left" w:pos="720"/>
          <w:tab w:val="left" w:pos="2600"/>
        </w:tabs>
        <w:spacing w:line="360" w:lineRule="auto"/>
        <w:rPr>
          <w:rFonts w:ascii="Times New Roman" w:eastAsia="Arial Unicode MS" w:hAnsi="Times New Roman" w:cs="Times New Roman"/>
          <w:sz w:val="24"/>
          <w:szCs w:val="24"/>
          <w:shd w:val="clear" w:color="auto" w:fill="FFFFFF"/>
        </w:rPr>
      </w:pPr>
      <w:proofErr w:type="spellStart"/>
      <w:r w:rsidRPr="006B37C6">
        <w:rPr>
          <w:rFonts w:ascii="Times New Roman" w:eastAsia="Arial Unicode MS" w:hAnsi="Times New Roman" w:cs="Times New Roman"/>
          <w:sz w:val="24"/>
          <w:szCs w:val="24"/>
          <w:shd w:val="clear" w:color="auto" w:fill="FFFFFF"/>
        </w:rPr>
        <w:t>SceSpe</w:t>
      </w:r>
      <w:proofErr w:type="spellEnd"/>
      <w:r w:rsidRPr="006B37C6">
        <w:rPr>
          <w:rFonts w:ascii="Times New Roman" w:eastAsia="Arial Unicode MS" w:hAnsi="Times New Roman" w:cs="Times New Roman"/>
          <w:sz w:val="24"/>
          <w:szCs w:val="24"/>
          <w:shd w:val="clear" w:color="auto" w:fill="FFFFFF"/>
        </w:rPr>
        <w:t xml:space="preserve"> </w:t>
      </w:r>
      <w:proofErr w:type="spellStart"/>
      <w:r w:rsidRPr="006B37C6">
        <w:rPr>
          <w:rFonts w:ascii="Times New Roman" w:eastAsia="Arial Unicode MS" w:hAnsi="Times New Roman" w:cs="Times New Roman"/>
          <w:sz w:val="24"/>
          <w:szCs w:val="24"/>
          <w:shd w:val="clear" w:color="auto" w:fill="FFFFFF"/>
        </w:rPr>
        <w:t>yeDUFs</w:t>
      </w:r>
      <w:proofErr w:type="spellEnd"/>
      <w:r w:rsidRPr="006B37C6">
        <w:rPr>
          <w:rFonts w:ascii="Times New Roman" w:eastAsia="Arial Unicode MS" w:hAnsi="Times New Roman" w:cs="Times New Roman"/>
          <w:sz w:val="24"/>
          <w:szCs w:val="24"/>
          <w:shd w:val="clear" w:color="auto" w:fill="FFFFFF"/>
        </w:rPr>
        <w:t xml:space="preserve"> may play roles in protein folding, protein complex assembly, protein targeting / modification, ribosome biogenesis, or translation (Figure 4). </w:t>
      </w:r>
      <w:proofErr w:type="spellStart"/>
      <w:r w:rsidRPr="006B37C6">
        <w:rPr>
          <w:rFonts w:ascii="Times New Roman" w:eastAsia="Arial Unicode MS" w:hAnsi="Times New Roman" w:cs="Times New Roman"/>
          <w:sz w:val="24"/>
          <w:szCs w:val="24"/>
          <w:shd w:val="clear" w:color="auto" w:fill="FFFFFF"/>
        </w:rPr>
        <w:t>SceSp</w:t>
      </w:r>
      <w:proofErr w:type="spellEnd"/>
      <w:r w:rsidRPr="006B37C6">
        <w:rPr>
          <w:rFonts w:ascii="Times New Roman" w:eastAsia="Arial Unicode MS" w:hAnsi="Times New Roman" w:cs="Times New Roman"/>
          <w:sz w:val="24"/>
          <w:szCs w:val="24"/>
          <w:shd w:val="clear" w:color="auto" w:fill="FFFFFF"/>
        </w:rPr>
        <w:t xml:space="preserve">- </w:t>
      </w:r>
      <w:proofErr w:type="spellStart"/>
      <w:r w:rsidRPr="006B37C6">
        <w:rPr>
          <w:rFonts w:ascii="Times New Roman" w:eastAsia="Arial Unicode MS" w:hAnsi="Times New Roman" w:cs="Times New Roman"/>
          <w:sz w:val="24"/>
          <w:szCs w:val="24"/>
          <w:shd w:val="clear" w:color="auto" w:fill="FFFFFF"/>
        </w:rPr>
        <w:t>yeDUFs</w:t>
      </w:r>
      <w:proofErr w:type="spellEnd"/>
      <w:r w:rsidRPr="006B37C6">
        <w:rPr>
          <w:rFonts w:ascii="Times New Roman" w:eastAsia="Arial Unicode MS" w:hAnsi="Times New Roman" w:cs="Times New Roman"/>
          <w:sz w:val="24"/>
          <w:szCs w:val="24"/>
          <w:shd w:val="clear" w:color="auto" w:fill="FFFFFF"/>
        </w:rPr>
        <w:t xml:space="preserve"> may be  involved in cell wall organization and chromatin organization / remodeling, while </w:t>
      </w:r>
      <w:proofErr w:type="spellStart"/>
      <w:r w:rsidRPr="006B37C6">
        <w:rPr>
          <w:rFonts w:ascii="Times New Roman" w:eastAsia="Arial Unicode MS" w:hAnsi="Times New Roman" w:cs="Times New Roman"/>
          <w:sz w:val="24"/>
          <w:szCs w:val="24"/>
          <w:shd w:val="clear" w:color="auto" w:fill="FFFFFF"/>
        </w:rPr>
        <w:t>SceSp</w:t>
      </w:r>
      <w:proofErr w:type="spellEnd"/>
      <w:r w:rsidRPr="006B37C6">
        <w:rPr>
          <w:rFonts w:ascii="Times New Roman" w:eastAsia="Arial Unicode MS" w:hAnsi="Times New Roman" w:cs="Times New Roman"/>
          <w:sz w:val="24"/>
          <w:szCs w:val="24"/>
          <w:shd w:val="clear" w:color="auto" w:fill="FFFFFF"/>
        </w:rPr>
        <w:t xml:space="preserve">+ </w:t>
      </w:r>
      <w:proofErr w:type="spellStart"/>
      <w:r w:rsidRPr="006B37C6">
        <w:rPr>
          <w:rFonts w:ascii="Times New Roman" w:eastAsia="Arial Unicode MS" w:hAnsi="Times New Roman" w:cs="Times New Roman"/>
          <w:sz w:val="24"/>
          <w:szCs w:val="24"/>
          <w:shd w:val="clear" w:color="auto" w:fill="FFFFFF"/>
        </w:rPr>
        <w:t>yeDUFs</w:t>
      </w:r>
      <w:proofErr w:type="spellEnd"/>
      <w:r w:rsidRPr="006B37C6">
        <w:rPr>
          <w:rFonts w:ascii="Times New Roman" w:eastAsia="Arial Unicode MS" w:hAnsi="Times New Roman" w:cs="Times New Roman"/>
          <w:sz w:val="24"/>
          <w:szCs w:val="24"/>
          <w:shd w:val="clear" w:color="auto" w:fill="FFFFFF"/>
        </w:rPr>
        <w:t xml:space="preserve"> may be involved in alternative carbohydrate and lipid pathways in the mitochondrion. S. </w:t>
      </w:r>
      <w:proofErr w:type="spellStart"/>
      <w:r w:rsidRPr="006B37C6">
        <w:rPr>
          <w:rFonts w:ascii="Times New Roman" w:eastAsia="Arial Unicode MS" w:hAnsi="Times New Roman" w:cs="Times New Roman"/>
          <w:sz w:val="24"/>
          <w:szCs w:val="24"/>
          <w:shd w:val="clear" w:color="auto" w:fill="FFFFFF"/>
        </w:rPr>
        <w:t>pombe</w:t>
      </w:r>
      <w:proofErr w:type="spellEnd"/>
      <w:r w:rsidRPr="006B37C6">
        <w:rPr>
          <w:rFonts w:ascii="Times New Roman" w:eastAsia="Arial Unicode MS" w:hAnsi="Times New Roman" w:cs="Times New Roman"/>
          <w:sz w:val="24"/>
          <w:szCs w:val="24"/>
          <w:shd w:val="clear" w:color="auto" w:fill="FFFFFF"/>
        </w:rPr>
        <w:t xml:space="preserve"> </w:t>
      </w:r>
      <w:proofErr w:type="spellStart"/>
      <w:r w:rsidRPr="006B37C6">
        <w:rPr>
          <w:rFonts w:ascii="Times New Roman" w:eastAsia="Arial Unicode MS" w:hAnsi="Times New Roman" w:cs="Times New Roman"/>
          <w:sz w:val="24"/>
          <w:szCs w:val="24"/>
          <w:shd w:val="clear" w:color="auto" w:fill="FFFFFF"/>
        </w:rPr>
        <w:t>yeDUFs</w:t>
      </w:r>
      <w:proofErr w:type="spellEnd"/>
      <w:r w:rsidRPr="006B37C6">
        <w:rPr>
          <w:rFonts w:ascii="Times New Roman" w:eastAsia="Arial Unicode MS" w:hAnsi="Times New Roman" w:cs="Times New Roman"/>
          <w:sz w:val="24"/>
          <w:szCs w:val="24"/>
          <w:shd w:val="clear" w:color="auto" w:fill="FFFFFF"/>
        </w:rPr>
        <w:t xml:space="preserve"> are also more likely to be conserved in eukaryotes. Conversely, </w:t>
      </w:r>
      <w:proofErr w:type="spellStart"/>
      <w:r w:rsidRPr="006B37C6">
        <w:rPr>
          <w:rFonts w:ascii="Times New Roman" w:eastAsia="Arial Unicode MS" w:hAnsi="Times New Roman" w:cs="Times New Roman"/>
          <w:sz w:val="24"/>
          <w:szCs w:val="24"/>
          <w:shd w:val="clear" w:color="auto" w:fill="FFFFFF"/>
        </w:rPr>
        <w:t>Sc-Spe</w:t>
      </w:r>
      <w:proofErr w:type="spellEnd"/>
      <w:r w:rsidRPr="006B37C6">
        <w:rPr>
          <w:rFonts w:ascii="Times New Roman" w:eastAsia="Arial Unicode MS" w:hAnsi="Times New Roman" w:cs="Times New Roman"/>
          <w:sz w:val="24"/>
          <w:szCs w:val="24"/>
          <w:shd w:val="clear" w:color="auto" w:fill="FFFFFF"/>
        </w:rPr>
        <w:t xml:space="preserve"> </w:t>
      </w:r>
      <w:proofErr w:type="spellStart"/>
      <w:r w:rsidRPr="006B37C6">
        <w:rPr>
          <w:rFonts w:ascii="Times New Roman" w:eastAsia="Arial Unicode MS" w:hAnsi="Times New Roman" w:cs="Times New Roman"/>
          <w:sz w:val="24"/>
          <w:szCs w:val="24"/>
          <w:shd w:val="clear" w:color="auto" w:fill="FFFFFF"/>
        </w:rPr>
        <w:t>yeDUFs</w:t>
      </w:r>
      <w:proofErr w:type="spellEnd"/>
      <w:r w:rsidRPr="006B37C6">
        <w:rPr>
          <w:rFonts w:ascii="Times New Roman" w:eastAsia="Arial Unicode MS" w:hAnsi="Times New Roman" w:cs="Times New Roman"/>
          <w:sz w:val="24"/>
          <w:szCs w:val="24"/>
          <w:shd w:val="clear" w:color="auto" w:fill="FFFFFF"/>
        </w:rPr>
        <w:t xml:space="preserve"> may be involved in vacuole organization and transport, while </w:t>
      </w:r>
      <w:proofErr w:type="spellStart"/>
      <w:r w:rsidRPr="006B37C6">
        <w:rPr>
          <w:rFonts w:ascii="Times New Roman" w:eastAsia="Arial Unicode MS" w:hAnsi="Times New Roman" w:cs="Times New Roman"/>
          <w:sz w:val="24"/>
          <w:szCs w:val="24"/>
          <w:shd w:val="clear" w:color="auto" w:fill="FFFFFF"/>
        </w:rPr>
        <w:t>Sc+Spe</w:t>
      </w:r>
      <w:proofErr w:type="spellEnd"/>
      <w:r w:rsidRPr="006B37C6">
        <w:rPr>
          <w:rFonts w:ascii="Times New Roman" w:eastAsia="Arial Unicode MS" w:hAnsi="Times New Roman" w:cs="Times New Roman"/>
          <w:sz w:val="24"/>
          <w:szCs w:val="24"/>
          <w:shd w:val="clear" w:color="auto" w:fill="FFFFFF"/>
        </w:rPr>
        <w:t xml:space="preserve"> </w:t>
      </w:r>
      <w:proofErr w:type="spellStart"/>
      <w:r w:rsidRPr="006B37C6">
        <w:rPr>
          <w:rFonts w:ascii="Times New Roman" w:eastAsia="Arial Unicode MS" w:hAnsi="Times New Roman" w:cs="Times New Roman"/>
          <w:sz w:val="24"/>
          <w:szCs w:val="24"/>
          <w:shd w:val="clear" w:color="auto" w:fill="FFFFFF"/>
        </w:rPr>
        <w:t>yeDUFs</w:t>
      </w:r>
      <w:proofErr w:type="spellEnd"/>
      <w:r w:rsidRPr="006B37C6">
        <w:rPr>
          <w:rFonts w:ascii="Times New Roman" w:eastAsia="Arial Unicode MS" w:hAnsi="Times New Roman" w:cs="Times New Roman"/>
          <w:sz w:val="24"/>
          <w:szCs w:val="24"/>
          <w:shd w:val="clear" w:color="auto" w:fill="FFFFFF"/>
        </w:rPr>
        <w:t xml:space="preserve"> may be involved in actin cytoskeletal organization and cell cycle control.</w:t>
      </w:r>
    </w:p>
    <w:p w14:paraId="5B3FA700" w14:textId="77777777" w:rsidR="006B37C6" w:rsidRPr="006B37C6" w:rsidRDefault="006B37C6" w:rsidP="006B37C6">
      <w:pPr>
        <w:tabs>
          <w:tab w:val="left" w:pos="720"/>
          <w:tab w:val="left" w:pos="2600"/>
        </w:tabs>
        <w:spacing w:line="360" w:lineRule="auto"/>
        <w:rPr>
          <w:rFonts w:ascii="Times New Roman" w:eastAsia="Arial Unicode MS" w:hAnsi="Times New Roman" w:cs="Times New Roman"/>
          <w:sz w:val="24"/>
          <w:szCs w:val="24"/>
          <w:shd w:val="clear" w:color="auto" w:fill="FFFFFF"/>
        </w:rPr>
      </w:pPr>
      <w:r w:rsidRPr="006B37C6">
        <w:rPr>
          <w:rFonts w:ascii="Times New Roman" w:eastAsia="Arial Unicode MS" w:hAnsi="Times New Roman" w:cs="Times New Roman"/>
          <w:sz w:val="24"/>
          <w:szCs w:val="24"/>
          <w:shd w:val="clear" w:color="auto" w:fill="FFFFFF"/>
        </w:rPr>
        <w:t xml:space="preserve">The </w:t>
      </w:r>
      <w:proofErr w:type="spellStart"/>
      <w:r w:rsidRPr="006B37C6">
        <w:rPr>
          <w:rFonts w:ascii="Times New Roman" w:eastAsia="Arial Unicode MS" w:hAnsi="Times New Roman" w:cs="Times New Roman"/>
          <w:sz w:val="24"/>
          <w:szCs w:val="24"/>
          <w:shd w:val="clear" w:color="auto" w:fill="FFFFFF"/>
        </w:rPr>
        <w:t>yeDUFs</w:t>
      </w:r>
      <w:proofErr w:type="spellEnd"/>
      <w:r w:rsidRPr="006B37C6">
        <w:rPr>
          <w:rFonts w:ascii="Times New Roman" w:eastAsia="Arial Unicode MS" w:hAnsi="Times New Roman" w:cs="Times New Roman"/>
          <w:sz w:val="24"/>
          <w:szCs w:val="24"/>
          <w:shd w:val="clear" w:color="auto" w:fill="FFFFFF"/>
        </w:rPr>
        <w:t xml:space="preserve"> conserved in bacterial species were enriched for transcription and translation-related processes (e.g. and DNA-binding), while they were depleted in membrane/ lipid-binding, protein folding, structural, and transport-related processes. </w:t>
      </w:r>
    </w:p>
    <w:p w14:paraId="2749F529" w14:textId="77777777" w:rsidR="006B37C6" w:rsidRDefault="006B37C6" w:rsidP="00B576F8">
      <w:pPr>
        <w:tabs>
          <w:tab w:val="left" w:pos="720"/>
          <w:tab w:val="left" w:pos="2600"/>
        </w:tabs>
        <w:spacing w:line="360" w:lineRule="auto"/>
        <w:rPr>
          <w:rFonts w:ascii="Times New Roman" w:eastAsia="Arial Unicode MS" w:hAnsi="Times New Roman" w:cs="Times New Roman"/>
          <w:sz w:val="24"/>
          <w:szCs w:val="24"/>
          <w:shd w:val="clear" w:color="auto" w:fill="FFFFFF"/>
        </w:rPr>
      </w:pPr>
    </w:p>
    <w:p w14:paraId="0EAA4544" w14:textId="677382AE" w:rsidR="00DC55CF" w:rsidRDefault="002F0D36" w:rsidP="00B576F8">
      <w:pPr>
        <w:tabs>
          <w:tab w:val="left" w:pos="720"/>
          <w:tab w:val="left" w:pos="2600"/>
        </w:tabs>
        <w:spacing w:line="360" w:lineRule="auto"/>
        <w:rPr>
          <w:rFonts w:ascii="Times New Roman" w:eastAsia="Arial Unicode MS" w:hAnsi="Times New Roman" w:cs="Times New Roman"/>
          <w:sz w:val="24"/>
          <w:szCs w:val="24"/>
          <w:shd w:val="clear" w:color="auto" w:fill="FFFFFF"/>
        </w:rPr>
      </w:pPr>
      <w:r>
        <w:rPr>
          <w:rFonts w:ascii="Times New Roman" w:eastAsia="Arial Unicode MS" w:hAnsi="Times New Roman" w:cs="Times New Roman"/>
          <w:sz w:val="24"/>
          <w:szCs w:val="24"/>
          <w:shd w:val="clear" w:color="auto" w:fill="FFFFFF"/>
        </w:rPr>
        <w:t xml:space="preserve">Many </w:t>
      </w:r>
      <w:proofErr w:type="spellStart"/>
      <w:r w:rsidRPr="00B576F8">
        <w:rPr>
          <w:rFonts w:ascii="Times New Roman" w:eastAsia="Arial Unicode MS" w:hAnsi="Times New Roman" w:cs="Times New Roman"/>
          <w:b/>
          <w:sz w:val="24"/>
          <w:szCs w:val="24"/>
          <w:shd w:val="clear" w:color="auto" w:fill="FFFFFF"/>
        </w:rPr>
        <w:t>yeDUFs</w:t>
      </w:r>
      <w:proofErr w:type="spellEnd"/>
      <w:r w:rsidRPr="00B576F8">
        <w:rPr>
          <w:rFonts w:ascii="Times New Roman" w:eastAsia="Arial Unicode MS" w:hAnsi="Times New Roman" w:cs="Times New Roman"/>
          <w:b/>
          <w:sz w:val="24"/>
          <w:szCs w:val="24"/>
          <w:shd w:val="clear" w:color="auto" w:fill="FFFFFF"/>
        </w:rPr>
        <w:t xml:space="preserve"> are part of well-understood proteins</w:t>
      </w:r>
      <w:r>
        <w:rPr>
          <w:rFonts w:ascii="Times New Roman" w:eastAsia="Arial Unicode MS" w:hAnsi="Times New Roman" w:cs="Times New Roman"/>
          <w:sz w:val="24"/>
          <w:szCs w:val="24"/>
          <w:shd w:val="clear" w:color="auto" w:fill="FFFFFF"/>
        </w:rPr>
        <w:t xml:space="preserve">. For instance, the 50-60 amino acid </w:t>
      </w:r>
      <w:proofErr w:type="spellStart"/>
      <w:r>
        <w:rPr>
          <w:rFonts w:ascii="Times New Roman" w:eastAsia="Arial Unicode MS" w:hAnsi="Times New Roman" w:cs="Times New Roman"/>
          <w:sz w:val="24"/>
          <w:szCs w:val="24"/>
          <w:shd w:val="clear" w:color="auto" w:fill="FFFFFF"/>
        </w:rPr>
        <w:t>yeDUF</w:t>
      </w:r>
      <w:proofErr w:type="spellEnd"/>
      <w:r w:rsidRPr="002F0D36">
        <w:rPr>
          <w:rFonts w:ascii="Times New Roman" w:eastAsia="Arial Unicode MS" w:hAnsi="Times New Roman" w:cs="Times New Roman"/>
          <w:sz w:val="24"/>
          <w:szCs w:val="24"/>
          <w:shd w:val="clear" w:color="auto" w:fill="FFFFFF"/>
        </w:rPr>
        <w:t xml:space="preserve"> </w:t>
      </w:r>
      <w:bookmarkStart w:id="178" w:name="OLE_LINK7"/>
      <w:bookmarkStart w:id="179" w:name="OLE_LINK8"/>
      <w:r w:rsidRPr="002F0D36">
        <w:rPr>
          <w:rFonts w:ascii="Times New Roman" w:eastAsia="Arial Unicode MS" w:hAnsi="Times New Roman" w:cs="Times New Roman"/>
          <w:sz w:val="24"/>
          <w:szCs w:val="24"/>
          <w:shd w:val="clear" w:color="auto" w:fill="FFFFFF"/>
        </w:rPr>
        <w:t xml:space="preserve">PF08354 </w:t>
      </w:r>
      <w:r>
        <w:rPr>
          <w:rFonts w:ascii="Times New Roman" w:eastAsia="Arial Unicode MS" w:hAnsi="Times New Roman" w:cs="Times New Roman"/>
          <w:sz w:val="24"/>
          <w:szCs w:val="24"/>
          <w:shd w:val="clear" w:color="auto" w:fill="FFFFFF"/>
        </w:rPr>
        <w:t>(</w:t>
      </w:r>
      <w:bookmarkStart w:id="180" w:name="OLE_LINK5"/>
      <w:bookmarkStart w:id="181" w:name="OLE_LINK6"/>
      <w:r>
        <w:rPr>
          <w:rFonts w:ascii="Times New Roman" w:eastAsia="Arial Unicode MS" w:hAnsi="Times New Roman" w:cs="Times New Roman"/>
          <w:sz w:val="24"/>
          <w:szCs w:val="24"/>
          <w:shd w:val="clear" w:color="auto" w:fill="FFFFFF"/>
        </w:rPr>
        <w:t>DUF1729</w:t>
      </w:r>
      <w:bookmarkEnd w:id="178"/>
      <w:bookmarkEnd w:id="179"/>
      <w:bookmarkEnd w:id="180"/>
      <w:bookmarkEnd w:id="181"/>
      <w:r>
        <w:rPr>
          <w:rFonts w:ascii="Times New Roman" w:eastAsia="Arial Unicode MS" w:hAnsi="Times New Roman" w:cs="Times New Roman"/>
          <w:sz w:val="24"/>
          <w:szCs w:val="24"/>
          <w:shd w:val="clear" w:color="auto" w:fill="FFFFFF"/>
        </w:rPr>
        <w:t xml:space="preserve">) </w:t>
      </w:r>
      <w:r w:rsidRPr="002F0D36">
        <w:rPr>
          <w:rFonts w:ascii="Times New Roman" w:eastAsia="Arial Unicode MS" w:hAnsi="Times New Roman" w:cs="Times New Roman"/>
          <w:sz w:val="24"/>
          <w:szCs w:val="24"/>
          <w:shd w:val="clear" w:color="auto" w:fill="FFFFFF"/>
        </w:rPr>
        <w:t xml:space="preserve">is found in fatty acid synthase beta subunits together with the </w:t>
      </w:r>
      <w:proofErr w:type="spellStart"/>
      <w:r w:rsidRPr="002F0D36">
        <w:rPr>
          <w:rFonts w:ascii="Times New Roman" w:eastAsia="Arial Unicode MS" w:hAnsi="Times New Roman" w:cs="Times New Roman"/>
          <w:sz w:val="24"/>
          <w:szCs w:val="24"/>
          <w:shd w:val="clear" w:color="auto" w:fill="FFFFFF"/>
        </w:rPr>
        <w:t>MaoC</w:t>
      </w:r>
      <w:proofErr w:type="spellEnd"/>
      <w:r w:rsidRPr="002F0D36">
        <w:rPr>
          <w:rFonts w:ascii="Times New Roman" w:eastAsia="Arial Unicode MS" w:hAnsi="Times New Roman" w:cs="Times New Roman"/>
          <w:sz w:val="24"/>
          <w:szCs w:val="24"/>
          <w:shd w:val="clear" w:color="auto" w:fill="FFFFFF"/>
        </w:rPr>
        <w:t>-like domai</w:t>
      </w:r>
      <w:r>
        <w:rPr>
          <w:rFonts w:ascii="Times New Roman" w:eastAsia="Arial Unicode MS" w:hAnsi="Times New Roman" w:cs="Times New Roman"/>
          <w:sz w:val="24"/>
          <w:szCs w:val="24"/>
          <w:shd w:val="clear" w:color="auto" w:fill="FFFFFF"/>
        </w:rPr>
        <w:t>n (PF01575) and the a</w:t>
      </w:r>
      <w:r w:rsidRPr="002F0D36">
        <w:rPr>
          <w:rFonts w:ascii="Times New Roman" w:eastAsia="Arial Unicode MS" w:hAnsi="Times New Roman" w:cs="Times New Roman"/>
          <w:sz w:val="24"/>
          <w:szCs w:val="24"/>
          <w:shd w:val="clear" w:color="auto" w:fill="FFFFFF"/>
        </w:rPr>
        <w:t>cy</w:t>
      </w:r>
      <w:r>
        <w:rPr>
          <w:rFonts w:ascii="Times New Roman" w:eastAsia="Arial Unicode MS" w:hAnsi="Times New Roman" w:cs="Times New Roman"/>
          <w:sz w:val="24"/>
          <w:szCs w:val="24"/>
          <w:shd w:val="clear" w:color="auto" w:fill="FFFFFF"/>
        </w:rPr>
        <w:t xml:space="preserve">ltransferase domain (PF00698) </w:t>
      </w:r>
      <w:ins w:id="182" w:author="P Uetz" w:date="2017-05-02T00:16:00Z">
        <w:r w:rsidR="002726A6">
          <w:rPr>
            <w:rFonts w:ascii="Times New Roman" w:eastAsia="Arial Unicode MS" w:hAnsi="Times New Roman" w:cs="Times New Roman"/>
            <w:sz w:val="24"/>
            <w:szCs w:val="24"/>
            <w:shd w:val="clear" w:color="auto" w:fill="FFFFFF"/>
          </w:rPr>
          <w:t xml:space="preserve">(Figure </w:t>
        </w:r>
        <w:r w:rsidR="002726A6" w:rsidRPr="002726A6">
          <w:rPr>
            <w:rFonts w:ascii="Times New Roman" w:eastAsia="Arial Unicode MS" w:hAnsi="Times New Roman" w:cs="Times New Roman"/>
            <w:sz w:val="24"/>
            <w:szCs w:val="24"/>
            <w:highlight w:val="yellow"/>
            <w:shd w:val="clear" w:color="auto" w:fill="FFFFFF"/>
            <w:rPrChange w:id="183" w:author="P Uetz" w:date="2017-05-02T00:16:00Z">
              <w:rPr>
                <w:rFonts w:ascii="Times New Roman" w:eastAsia="Arial Unicode MS" w:hAnsi="Times New Roman" w:cs="Times New Roman"/>
                <w:sz w:val="24"/>
                <w:szCs w:val="24"/>
                <w:shd w:val="clear" w:color="auto" w:fill="FFFFFF"/>
              </w:rPr>
            </w:rPrChange>
          </w:rPr>
          <w:t>XXX</w:t>
        </w:r>
        <w:r w:rsidR="002726A6">
          <w:rPr>
            <w:rFonts w:ascii="Times New Roman" w:eastAsia="Arial Unicode MS" w:hAnsi="Times New Roman" w:cs="Times New Roman"/>
            <w:sz w:val="24"/>
            <w:szCs w:val="24"/>
            <w:shd w:val="clear" w:color="auto" w:fill="FFFFFF"/>
          </w:rPr>
          <w:t xml:space="preserve">) </w:t>
        </w:r>
      </w:ins>
      <w:r>
        <w:rPr>
          <w:rFonts w:ascii="Times New Roman" w:eastAsia="Arial Unicode MS" w:hAnsi="Times New Roman" w:cs="Times New Roman"/>
          <w:sz w:val="24"/>
          <w:szCs w:val="24"/>
          <w:shd w:val="clear" w:color="auto" w:fill="FFFFFF"/>
        </w:rPr>
        <w:t>[</w:t>
      </w:r>
      <w:r w:rsidRPr="002726A6">
        <w:rPr>
          <w:rFonts w:ascii="Times New Roman" w:eastAsia="Arial Unicode MS" w:hAnsi="Times New Roman" w:cs="Times New Roman"/>
          <w:sz w:val="24"/>
          <w:szCs w:val="24"/>
          <w:highlight w:val="yellow"/>
          <w:shd w:val="clear" w:color="auto" w:fill="FFFFFF"/>
          <w:rPrChange w:id="184" w:author="P Uetz" w:date="2017-05-02T00:16:00Z">
            <w:rPr>
              <w:rFonts w:ascii="Times New Roman" w:eastAsia="Arial Unicode MS" w:hAnsi="Times New Roman" w:cs="Times New Roman"/>
              <w:sz w:val="24"/>
              <w:szCs w:val="24"/>
              <w:shd w:val="clear" w:color="auto" w:fill="FFFFFF"/>
            </w:rPr>
          </w:rPrChange>
        </w:rPr>
        <w:t>PMID</w:t>
      </w:r>
      <w:r w:rsidRPr="002F0D36">
        <w:rPr>
          <w:rFonts w:ascii="Times New Roman" w:eastAsia="Arial Unicode MS" w:hAnsi="Times New Roman" w:cs="Times New Roman"/>
          <w:sz w:val="24"/>
          <w:szCs w:val="24"/>
          <w:shd w:val="clear" w:color="auto" w:fill="FFFFFF"/>
        </w:rPr>
        <w:t xml:space="preserve">:9693066]. The domain </w:t>
      </w:r>
      <w:r>
        <w:rPr>
          <w:rFonts w:ascii="Times New Roman" w:eastAsia="Arial Unicode MS" w:hAnsi="Times New Roman" w:cs="Times New Roman"/>
          <w:sz w:val="24"/>
          <w:szCs w:val="24"/>
          <w:shd w:val="clear" w:color="auto" w:fill="FFFFFF"/>
        </w:rPr>
        <w:t>is conserved</w:t>
      </w:r>
      <w:r w:rsidRPr="002F0D36">
        <w:rPr>
          <w:rFonts w:ascii="Times New Roman" w:eastAsia="Arial Unicode MS" w:hAnsi="Times New Roman" w:cs="Times New Roman"/>
          <w:sz w:val="24"/>
          <w:szCs w:val="24"/>
          <w:shd w:val="clear" w:color="auto" w:fill="FFFFFF"/>
        </w:rPr>
        <w:t xml:space="preserve"> </w:t>
      </w:r>
      <w:r>
        <w:rPr>
          <w:rFonts w:ascii="Times New Roman" w:eastAsia="Arial Unicode MS" w:hAnsi="Times New Roman" w:cs="Times New Roman"/>
          <w:sz w:val="24"/>
          <w:szCs w:val="24"/>
          <w:shd w:val="clear" w:color="auto" w:fill="FFFFFF"/>
        </w:rPr>
        <w:t>across</w:t>
      </w:r>
      <w:r w:rsidRPr="002F0D36">
        <w:rPr>
          <w:rFonts w:ascii="Times New Roman" w:eastAsia="Arial Unicode MS" w:hAnsi="Times New Roman" w:cs="Times New Roman"/>
          <w:sz w:val="24"/>
          <w:szCs w:val="24"/>
          <w:shd w:val="clear" w:color="auto" w:fill="FFFFFF"/>
        </w:rPr>
        <w:t xml:space="preserve"> fungi and bacteria</w:t>
      </w:r>
      <w:r>
        <w:rPr>
          <w:rFonts w:ascii="Times New Roman" w:eastAsia="Arial Unicode MS" w:hAnsi="Times New Roman" w:cs="Times New Roman"/>
          <w:sz w:val="24"/>
          <w:szCs w:val="24"/>
          <w:shd w:val="clear" w:color="auto" w:fill="FFFFFF"/>
        </w:rPr>
        <w:t xml:space="preserve">. Nevertheless, the role of </w:t>
      </w:r>
      <w:r w:rsidRPr="002F0D36">
        <w:rPr>
          <w:rFonts w:ascii="Times New Roman" w:eastAsia="Arial Unicode MS" w:hAnsi="Times New Roman" w:cs="Times New Roman"/>
          <w:sz w:val="24"/>
          <w:szCs w:val="24"/>
          <w:shd w:val="clear" w:color="auto" w:fill="FFFFFF"/>
        </w:rPr>
        <w:t>DUF1729</w:t>
      </w:r>
      <w:r>
        <w:rPr>
          <w:rFonts w:ascii="Times New Roman" w:eastAsia="Arial Unicode MS" w:hAnsi="Times New Roman" w:cs="Times New Roman"/>
          <w:sz w:val="24"/>
          <w:szCs w:val="24"/>
          <w:shd w:val="clear" w:color="auto" w:fill="FFFFFF"/>
        </w:rPr>
        <w:t xml:space="preserve"> remains unclear. </w:t>
      </w:r>
      <w:proofErr w:type="spellStart"/>
      <w:r>
        <w:rPr>
          <w:rFonts w:ascii="Times New Roman" w:eastAsia="Arial Unicode MS" w:hAnsi="Times New Roman" w:cs="Times New Roman"/>
          <w:sz w:val="24"/>
          <w:szCs w:val="24"/>
          <w:shd w:val="clear" w:color="auto" w:fill="FFFFFF"/>
        </w:rPr>
        <w:t>Pubmed</w:t>
      </w:r>
      <w:proofErr w:type="spellEnd"/>
      <w:r>
        <w:rPr>
          <w:rFonts w:ascii="Times New Roman" w:eastAsia="Arial Unicode MS" w:hAnsi="Times New Roman" w:cs="Times New Roman"/>
          <w:sz w:val="24"/>
          <w:szCs w:val="24"/>
          <w:shd w:val="clear" w:color="auto" w:fill="FFFFFF"/>
        </w:rPr>
        <w:t xml:space="preserve"> searches do not find </w:t>
      </w:r>
      <w:r w:rsidR="00A64C38">
        <w:rPr>
          <w:rFonts w:ascii="Times New Roman" w:eastAsia="Arial Unicode MS" w:hAnsi="Times New Roman" w:cs="Times New Roman"/>
          <w:sz w:val="24"/>
          <w:szCs w:val="24"/>
          <w:shd w:val="clear" w:color="auto" w:fill="FFFFFF"/>
        </w:rPr>
        <w:t xml:space="preserve">the </w:t>
      </w:r>
      <w:r>
        <w:rPr>
          <w:rFonts w:ascii="Times New Roman" w:eastAsia="Arial Unicode MS" w:hAnsi="Times New Roman" w:cs="Times New Roman"/>
          <w:sz w:val="24"/>
          <w:szCs w:val="24"/>
          <w:shd w:val="clear" w:color="auto" w:fill="FFFFFF"/>
        </w:rPr>
        <w:t>domain names (</w:t>
      </w:r>
      <w:bookmarkStart w:id="185" w:name="OLE_LINK40"/>
      <w:bookmarkStart w:id="186" w:name="OLE_LINK41"/>
      <w:r>
        <w:rPr>
          <w:rFonts w:ascii="Times New Roman" w:eastAsia="Arial Unicode MS" w:hAnsi="Times New Roman" w:cs="Times New Roman"/>
          <w:sz w:val="24"/>
          <w:szCs w:val="24"/>
          <w:shd w:val="clear" w:color="auto" w:fill="FFFFFF"/>
        </w:rPr>
        <w:t>PF08354</w:t>
      </w:r>
      <w:bookmarkEnd w:id="185"/>
      <w:bookmarkEnd w:id="186"/>
      <w:ins w:id="187" w:author="P Uetz" w:date="2017-07-09T13:25:00Z">
        <w:r w:rsidR="00C50E9E">
          <w:rPr>
            <w:rFonts w:ascii="Times New Roman" w:eastAsia="Arial Unicode MS" w:hAnsi="Times New Roman" w:cs="Times New Roman"/>
            <w:sz w:val="24"/>
            <w:szCs w:val="24"/>
            <w:shd w:val="clear" w:color="auto" w:fill="FFFFFF"/>
          </w:rPr>
          <w:t>,</w:t>
        </w:r>
      </w:ins>
      <w:r>
        <w:rPr>
          <w:rFonts w:ascii="Times New Roman" w:eastAsia="Arial Unicode MS" w:hAnsi="Times New Roman" w:cs="Times New Roman"/>
          <w:sz w:val="24"/>
          <w:szCs w:val="24"/>
          <w:shd w:val="clear" w:color="auto" w:fill="FFFFFF"/>
        </w:rPr>
        <w:t xml:space="preserve"> </w:t>
      </w:r>
      <w:bookmarkStart w:id="188" w:name="OLE_LINK38"/>
      <w:bookmarkStart w:id="189" w:name="OLE_LINK39"/>
      <w:r w:rsidRPr="002F0D36">
        <w:rPr>
          <w:rFonts w:ascii="Times New Roman" w:eastAsia="Arial Unicode MS" w:hAnsi="Times New Roman" w:cs="Times New Roman"/>
          <w:sz w:val="24"/>
          <w:szCs w:val="24"/>
          <w:shd w:val="clear" w:color="auto" w:fill="FFFFFF"/>
        </w:rPr>
        <w:t>DUF1729</w:t>
      </w:r>
      <w:bookmarkEnd w:id="188"/>
      <w:bookmarkEnd w:id="189"/>
      <w:r>
        <w:rPr>
          <w:rFonts w:ascii="Times New Roman" w:eastAsia="Arial Unicode MS" w:hAnsi="Times New Roman" w:cs="Times New Roman"/>
          <w:sz w:val="24"/>
          <w:szCs w:val="24"/>
          <w:shd w:val="clear" w:color="auto" w:fill="FFFFFF"/>
        </w:rPr>
        <w:t>) in the past literature.</w:t>
      </w:r>
    </w:p>
    <w:p w14:paraId="44FE60CE" w14:textId="438E17CC" w:rsidR="00DC55CF" w:rsidRDefault="00BA3F38" w:rsidP="00B576F8">
      <w:pPr>
        <w:tabs>
          <w:tab w:val="left" w:pos="720"/>
          <w:tab w:val="left" w:pos="2600"/>
        </w:tabs>
        <w:spacing w:line="360" w:lineRule="auto"/>
        <w:rPr>
          <w:rFonts w:ascii="Times New Roman" w:eastAsia="Arial Unicode MS" w:hAnsi="Times New Roman" w:cs="Times New Roman"/>
          <w:sz w:val="24"/>
          <w:szCs w:val="24"/>
          <w:shd w:val="clear" w:color="auto" w:fill="FFFFFF"/>
        </w:rPr>
      </w:pPr>
      <w:r>
        <w:rPr>
          <w:rFonts w:ascii="Times New Roman" w:eastAsia="Arial Unicode MS" w:hAnsi="Times New Roman" w:cs="Times New Roman"/>
          <w:sz w:val="24"/>
          <w:szCs w:val="24"/>
          <w:shd w:val="clear" w:color="auto" w:fill="FFFFFF"/>
        </w:rPr>
        <w:t xml:space="preserve">A number of studies have analyzed </w:t>
      </w:r>
      <w:r w:rsidRPr="00B576F8">
        <w:rPr>
          <w:rFonts w:ascii="Times New Roman" w:eastAsia="Arial Unicode MS" w:hAnsi="Times New Roman" w:cs="Times New Roman"/>
          <w:b/>
          <w:sz w:val="24"/>
          <w:szCs w:val="24"/>
          <w:shd w:val="clear" w:color="auto" w:fill="FFFFFF"/>
        </w:rPr>
        <w:t>domain combinations</w:t>
      </w:r>
      <w:r>
        <w:rPr>
          <w:rFonts w:ascii="Times New Roman" w:eastAsia="Arial Unicode MS" w:hAnsi="Times New Roman" w:cs="Times New Roman"/>
          <w:sz w:val="24"/>
          <w:szCs w:val="24"/>
          <w:shd w:val="clear" w:color="auto" w:fill="FFFFFF"/>
        </w:rPr>
        <w:t xml:space="preserve">. For instance, shortly after the first eukaryotic genomes became available, </w:t>
      </w:r>
      <w:proofErr w:type="spellStart"/>
      <w:r>
        <w:rPr>
          <w:rFonts w:ascii="Times New Roman" w:eastAsia="Arial Unicode MS" w:hAnsi="Times New Roman" w:cs="Times New Roman"/>
          <w:sz w:val="24"/>
          <w:szCs w:val="24"/>
          <w:shd w:val="clear" w:color="auto" w:fill="FFFFFF"/>
        </w:rPr>
        <w:t>Apic</w:t>
      </w:r>
      <w:proofErr w:type="spellEnd"/>
      <w:r>
        <w:rPr>
          <w:rFonts w:ascii="Times New Roman" w:eastAsia="Arial Unicode MS" w:hAnsi="Times New Roman" w:cs="Times New Roman"/>
          <w:sz w:val="24"/>
          <w:szCs w:val="24"/>
          <w:shd w:val="clear" w:color="auto" w:fill="FFFFFF"/>
        </w:rPr>
        <w:t xml:space="preserve"> et al. found that half of 221 domain combinations in </w:t>
      </w:r>
      <w:r>
        <w:rPr>
          <w:rFonts w:ascii="Times New Roman" w:eastAsia="Arial Unicode MS" w:hAnsi="Times New Roman" w:cs="Times New Roman"/>
          <w:sz w:val="24"/>
          <w:szCs w:val="24"/>
          <w:shd w:val="clear" w:color="auto" w:fill="FFFFFF"/>
        </w:rPr>
        <w:lastRenderedPageBreak/>
        <w:t>eukaryotes are shared by archaea and eubacteria while the other half is specific to eukaryotic genomes. However, the number of domain combinations was relatively small (</w:t>
      </w:r>
      <w:r w:rsidRPr="002726A6">
        <w:rPr>
          <w:rFonts w:ascii="Times New Roman" w:eastAsia="Arial Unicode MS" w:hAnsi="Times New Roman" w:cs="Times New Roman"/>
          <w:sz w:val="24"/>
          <w:szCs w:val="24"/>
          <w:highlight w:val="yellow"/>
          <w:shd w:val="clear" w:color="auto" w:fill="FFFFFF"/>
          <w:rPrChange w:id="190" w:author="P Uetz" w:date="2017-05-02T00:17:00Z">
            <w:rPr>
              <w:rFonts w:ascii="Times New Roman" w:eastAsia="Arial Unicode MS" w:hAnsi="Times New Roman" w:cs="Times New Roman"/>
              <w:sz w:val="24"/>
              <w:szCs w:val="24"/>
              <w:shd w:val="clear" w:color="auto" w:fill="FFFFFF"/>
            </w:rPr>
          </w:rPrChange>
        </w:rPr>
        <w:t>PMID</w:t>
      </w:r>
      <w:r w:rsidRPr="00BA3F38">
        <w:rPr>
          <w:rFonts w:ascii="Times New Roman" w:eastAsia="Arial Unicode MS" w:hAnsi="Times New Roman" w:cs="Times New Roman"/>
          <w:sz w:val="24"/>
          <w:szCs w:val="24"/>
          <w:shd w:val="clear" w:color="auto" w:fill="FFFFFF"/>
        </w:rPr>
        <w:t>: 11472996</w:t>
      </w:r>
      <w:r>
        <w:rPr>
          <w:rFonts w:ascii="Times New Roman" w:eastAsia="Arial Unicode MS" w:hAnsi="Times New Roman" w:cs="Times New Roman"/>
          <w:sz w:val="24"/>
          <w:szCs w:val="24"/>
          <w:shd w:val="clear" w:color="auto" w:fill="FFFFFF"/>
        </w:rPr>
        <w:t>).</w:t>
      </w:r>
    </w:p>
    <w:p w14:paraId="615E0DC0" w14:textId="684DAEF7" w:rsidR="006046E7" w:rsidRDefault="00990341" w:rsidP="00B576F8">
      <w:pPr>
        <w:tabs>
          <w:tab w:val="left" w:pos="720"/>
          <w:tab w:val="left" w:pos="2600"/>
        </w:tabs>
        <w:spacing w:line="360" w:lineRule="auto"/>
        <w:rPr>
          <w:rFonts w:ascii="Times New Roman" w:eastAsia="Arial Unicode MS" w:hAnsi="Times New Roman" w:cs="Times New Roman"/>
          <w:sz w:val="24"/>
          <w:szCs w:val="24"/>
          <w:shd w:val="clear" w:color="auto" w:fill="FFFFFF"/>
        </w:rPr>
      </w:pPr>
      <w:r>
        <w:rPr>
          <w:rFonts w:ascii="Times New Roman" w:eastAsia="Arial Unicode MS" w:hAnsi="Times New Roman" w:cs="Times New Roman"/>
          <w:sz w:val="24"/>
          <w:szCs w:val="24"/>
          <w:shd w:val="clear" w:color="auto" w:fill="FFFFFF"/>
        </w:rPr>
        <w:t xml:space="preserve">Although the majority (186/199) of </w:t>
      </w:r>
      <w:proofErr w:type="spellStart"/>
      <w:r>
        <w:rPr>
          <w:rFonts w:ascii="Times New Roman" w:eastAsia="Arial Unicode MS" w:hAnsi="Times New Roman" w:cs="Times New Roman"/>
          <w:sz w:val="24"/>
          <w:szCs w:val="24"/>
          <w:shd w:val="clear" w:color="auto" w:fill="FFFFFF"/>
        </w:rPr>
        <w:t>yeDUFs</w:t>
      </w:r>
      <w:proofErr w:type="spellEnd"/>
      <w:r>
        <w:rPr>
          <w:rFonts w:ascii="Times New Roman" w:eastAsia="Arial Unicode MS" w:hAnsi="Times New Roman" w:cs="Times New Roman"/>
          <w:sz w:val="24"/>
          <w:szCs w:val="24"/>
          <w:shd w:val="clear" w:color="auto" w:fill="FFFFFF"/>
        </w:rPr>
        <w:t xml:space="preserve"> were found in combination with at least one other, non-</w:t>
      </w:r>
      <w:proofErr w:type="spellStart"/>
      <w:r>
        <w:rPr>
          <w:rFonts w:ascii="Times New Roman" w:eastAsia="Arial Unicode MS" w:hAnsi="Times New Roman" w:cs="Times New Roman"/>
          <w:sz w:val="24"/>
          <w:szCs w:val="24"/>
          <w:shd w:val="clear" w:color="auto" w:fill="FFFFFF"/>
        </w:rPr>
        <w:t>yeDUF</w:t>
      </w:r>
      <w:proofErr w:type="spellEnd"/>
      <w:r>
        <w:rPr>
          <w:rFonts w:ascii="Times New Roman" w:eastAsia="Arial Unicode MS" w:hAnsi="Times New Roman" w:cs="Times New Roman"/>
          <w:sz w:val="24"/>
          <w:szCs w:val="24"/>
          <w:shd w:val="clear" w:color="auto" w:fill="FFFFFF"/>
        </w:rPr>
        <w:t xml:space="preserve"> </w:t>
      </w:r>
      <w:proofErr w:type="spellStart"/>
      <w:r>
        <w:rPr>
          <w:rFonts w:ascii="Times New Roman" w:eastAsia="Arial Unicode MS" w:hAnsi="Times New Roman" w:cs="Times New Roman"/>
          <w:sz w:val="24"/>
          <w:szCs w:val="24"/>
          <w:shd w:val="clear" w:color="auto" w:fill="FFFFFF"/>
        </w:rPr>
        <w:t>domain,w</w:t>
      </w:r>
      <w:r w:rsidR="006046E7">
        <w:rPr>
          <w:rFonts w:ascii="Times New Roman" w:eastAsia="Arial Unicode MS" w:hAnsi="Times New Roman" w:cs="Times New Roman"/>
          <w:sz w:val="24"/>
          <w:szCs w:val="24"/>
          <w:shd w:val="clear" w:color="auto" w:fill="FFFFFF"/>
        </w:rPr>
        <w:t>e</w:t>
      </w:r>
      <w:proofErr w:type="spellEnd"/>
      <w:r w:rsidR="006046E7">
        <w:rPr>
          <w:rFonts w:ascii="Times New Roman" w:eastAsia="Arial Unicode MS" w:hAnsi="Times New Roman" w:cs="Times New Roman"/>
          <w:sz w:val="24"/>
          <w:szCs w:val="24"/>
          <w:shd w:val="clear" w:color="auto" w:fill="FFFFFF"/>
        </w:rPr>
        <w:t xml:space="preserve"> found only relatively few domain combinations involved </w:t>
      </w:r>
      <w:r>
        <w:rPr>
          <w:rFonts w:ascii="Times New Roman" w:eastAsia="Arial Unicode MS" w:hAnsi="Times New Roman" w:cs="Times New Roman"/>
          <w:sz w:val="24"/>
          <w:szCs w:val="24"/>
          <w:shd w:val="clear" w:color="auto" w:fill="FFFFFF"/>
        </w:rPr>
        <w:t xml:space="preserve">multiple (2+) </w:t>
      </w:r>
      <w:proofErr w:type="spellStart"/>
      <w:r w:rsidR="006046E7">
        <w:rPr>
          <w:rFonts w:ascii="Times New Roman" w:eastAsia="Arial Unicode MS" w:hAnsi="Times New Roman" w:cs="Times New Roman"/>
          <w:sz w:val="24"/>
          <w:szCs w:val="24"/>
          <w:shd w:val="clear" w:color="auto" w:fill="FFFFFF"/>
        </w:rPr>
        <w:t>yeDUFs</w:t>
      </w:r>
      <w:proofErr w:type="spellEnd"/>
      <w:r w:rsidR="00874688">
        <w:rPr>
          <w:rFonts w:ascii="Times New Roman" w:eastAsia="Arial Unicode MS" w:hAnsi="Times New Roman" w:cs="Times New Roman"/>
          <w:sz w:val="24"/>
          <w:szCs w:val="24"/>
          <w:shd w:val="clear" w:color="auto" w:fill="FFFFFF"/>
        </w:rPr>
        <w:t xml:space="preserve"> (84 combinations, involving 43 </w:t>
      </w:r>
      <w:proofErr w:type="spellStart"/>
      <w:r w:rsidR="00874688">
        <w:rPr>
          <w:rFonts w:ascii="Times New Roman" w:eastAsia="Arial Unicode MS" w:hAnsi="Times New Roman" w:cs="Times New Roman"/>
          <w:sz w:val="24"/>
          <w:szCs w:val="24"/>
          <w:shd w:val="clear" w:color="auto" w:fill="FFFFFF"/>
        </w:rPr>
        <w:t>yeDUFs</w:t>
      </w:r>
      <w:proofErr w:type="spellEnd"/>
      <w:r w:rsidR="00874688">
        <w:rPr>
          <w:rFonts w:ascii="Times New Roman" w:eastAsia="Arial Unicode MS" w:hAnsi="Times New Roman" w:cs="Times New Roman"/>
          <w:sz w:val="24"/>
          <w:szCs w:val="24"/>
          <w:shd w:val="clear" w:color="auto" w:fill="FFFFFF"/>
        </w:rPr>
        <w:t xml:space="preserve">) </w:t>
      </w:r>
      <w:r w:rsidR="00844BB5">
        <w:rPr>
          <w:rFonts w:ascii="Times New Roman" w:eastAsia="Arial Unicode MS" w:hAnsi="Times New Roman" w:cs="Times New Roman"/>
          <w:sz w:val="24"/>
          <w:szCs w:val="24"/>
          <w:shd w:val="clear" w:color="auto" w:fill="FFFFFF"/>
        </w:rPr>
        <w:t xml:space="preserve">in 2640 proteins from 649 organisms with representative proteomes in </w:t>
      </w:r>
      <w:proofErr w:type="spellStart"/>
      <w:r w:rsidR="00844BB5">
        <w:rPr>
          <w:rFonts w:ascii="Times New Roman" w:eastAsia="Arial Unicode MS" w:hAnsi="Times New Roman" w:cs="Times New Roman"/>
          <w:sz w:val="24"/>
          <w:szCs w:val="24"/>
          <w:shd w:val="clear" w:color="auto" w:fill="FFFFFF"/>
        </w:rPr>
        <w:t>Uniprot</w:t>
      </w:r>
      <w:proofErr w:type="spellEnd"/>
      <w:r w:rsidR="006046E7">
        <w:rPr>
          <w:rFonts w:ascii="Times New Roman" w:eastAsia="Arial Unicode MS" w:hAnsi="Times New Roman" w:cs="Times New Roman"/>
          <w:sz w:val="24"/>
          <w:szCs w:val="24"/>
          <w:shd w:val="clear" w:color="auto" w:fill="FFFFFF"/>
        </w:rPr>
        <w:t>.</w:t>
      </w:r>
      <w:r w:rsidR="00844BB5">
        <w:rPr>
          <w:rFonts w:ascii="Times New Roman" w:eastAsia="Arial Unicode MS" w:hAnsi="Times New Roman" w:cs="Times New Roman"/>
          <w:sz w:val="24"/>
          <w:szCs w:val="24"/>
          <w:shd w:val="clear" w:color="auto" w:fill="FFFFFF"/>
        </w:rPr>
        <w:t xml:space="preserve"> Interestingly</w:t>
      </w:r>
      <w:commentRangeStart w:id="191"/>
      <w:r w:rsidR="00844BB5">
        <w:rPr>
          <w:rFonts w:ascii="Times New Roman" w:eastAsia="Arial Unicode MS" w:hAnsi="Times New Roman" w:cs="Times New Roman"/>
          <w:sz w:val="24"/>
          <w:szCs w:val="24"/>
          <w:shd w:val="clear" w:color="auto" w:fill="FFFFFF"/>
        </w:rPr>
        <w:t xml:space="preserve">, a large number </w:t>
      </w:r>
      <w:r w:rsidR="00F10D86">
        <w:rPr>
          <w:rFonts w:ascii="Times New Roman" w:eastAsia="Arial Unicode MS" w:hAnsi="Times New Roman" w:cs="Times New Roman"/>
          <w:sz w:val="24"/>
          <w:szCs w:val="24"/>
          <w:shd w:val="clear" w:color="auto" w:fill="FFFFFF"/>
        </w:rPr>
        <w:t xml:space="preserve">(505) </w:t>
      </w:r>
      <w:r w:rsidR="00844BB5">
        <w:rPr>
          <w:rFonts w:ascii="Times New Roman" w:eastAsia="Arial Unicode MS" w:hAnsi="Times New Roman" w:cs="Times New Roman"/>
          <w:sz w:val="24"/>
          <w:szCs w:val="24"/>
          <w:shd w:val="clear" w:color="auto" w:fill="FFFFFF"/>
        </w:rPr>
        <w:t>of these multi-</w:t>
      </w:r>
      <w:proofErr w:type="spellStart"/>
      <w:r w:rsidR="00844BB5">
        <w:rPr>
          <w:rFonts w:ascii="Times New Roman" w:eastAsia="Arial Unicode MS" w:hAnsi="Times New Roman" w:cs="Times New Roman"/>
          <w:sz w:val="24"/>
          <w:szCs w:val="24"/>
          <w:shd w:val="clear" w:color="auto" w:fill="FFFFFF"/>
        </w:rPr>
        <w:t>yeDUF</w:t>
      </w:r>
      <w:proofErr w:type="spellEnd"/>
      <w:r w:rsidR="00844BB5">
        <w:rPr>
          <w:rFonts w:ascii="Times New Roman" w:eastAsia="Arial Unicode MS" w:hAnsi="Times New Roman" w:cs="Times New Roman"/>
          <w:sz w:val="24"/>
          <w:szCs w:val="24"/>
          <w:shd w:val="clear" w:color="auto" w:fill="FFFFFF"/>
        </w:rPr>
        <w:t xml:space="preserve"> proteins had </w:t>
      </w:r>
      <w:r w:rsidR="00F10D86">
        <w:rPr>
          <w:rFonts w:ascii="Times New Roman" w:eastAsia="Arial Unicode MS" w:hAnsi="Times New Roman" w:cs="Times New Roman"/>
          <w:sz w:val="24"/>
          <w:szCs w:val="24"/>
          <w:shd w:val="clear" w:color="auto" w:fill="FFFFFF"/>
        </w:rPr>
        <w:t xml:space="preserve">the same combination of 3 </w:t>
      </w:r>
      <w:proofErr w:type="spellStart"/>
      <w:r w:rsidR="00F10D86">
        <w:rPr>
          <w:rFonts w:ascii="Times New Roman" w:eastAsia="Arial Unicode MS" w:hAnsi="Times New Roman" w:cs="Times New Roman"/>
          <w:sz w:val="24"/>
          <w:szCs w:val="24"/>
          <w:shd w:val="clear" w:color="auto" w:fill="FFFFFF"/>
        </w:rPr>
        <w:t>yeDUFs</w:t>
      </w:r>
      <w:proofErr w:type="spellEnd"/>
      <w:r w:rsidR="00F10D86">
        <w:rPr>
          <w:rFonts w:ascii="Times New Roman" w:eastAsia="Arial Unicode MS" w:hAnsi="Times New Roman" w:cs="Times New Roman"/>
          <w:sz w:val="24"/>
          <w:szCs w:val="24"/>
          <w:shd w:val="clear" w:color="auto" w:fill="FFFFFF"/>
        </w:rPr>
        <w:t xml:space="preserve"> (</w:t>
      </w:r>
      <w:r w:rsidR="00F10D86" w:rsidRPr="00F10D86">
        <w:rPr>
          <w:rFonts w:ascii="Times New Roman" w:eastAsia="Arial Unicode MS" w:hAnsi="Times New Roman" w:cs="Times New Roman"/>
          <w:sz w:val="24"/>
          <w:szCs w:val="24"/>
          <w:shd w:val="clear" w:color="auto" w:fill="FFFFFF"/>
        </w:rPr>
        <w:t>PF06012,</w:t>
      </w:r>
      <w:r w:rsidR="0075212A">
        <w:rPr>
          <w:rFonts w:ascii="Times New Roman" w:eastAsia="Arial Unicode MS" w:hAnsi="Times New Roman" w:cs="Times New Roman"/>
          <w:sz w:val="24"/>
          <w:szCs w:val="24"/>
          <w:shd w:val="clear" w:color="auto" w:fill="FFFFFF"/>
        </w:rPr>
        <w:t xml:space="preserve"> </w:t>
      </w:r>
      <w:r w:rsidR="00F10D86" w:rsidRPr="00F10D86">
        <w:rPr>
          <w:rFonts w:ascii="Times New Roman" w:eastAsia="Arial Unicode MS" w:hAnsi="Times New Roman" w:cs="Times New Roman"/>
          <w:sz w:val="24"/>
          <w:szCs w:val="24"/>
          <w:shd w:val="clear" w:color="auto" w:fill="FFFFFF"/>
        </w:rPr>
        <w:t>PF06025,</w:t>
      </w:r>
      <w:r w:rsidR="0075212A">
        <w:rPr>
          <w:rFonts w:ascii="Times New Roman" w:eastAsia="Arial Unicode MS" w:hAnsi="Times New Roman" w:cs="Times New Roman"/>
          <w:sz w:val="24"/>
          <w:szCs w:val="24"/>
          <w:shd w:val="clear" w:color="auto" w:fill="FFFFFF"/>
        </w:rPr>
        <w:t xml:space="preserve"> </w:t>
      </w:r>
      <w:r w:rsidR="00F10D86" w:rsidRPr="00F10D86">
        <w:rPr>
          <w:rFonts w:ascii="Times New Roman" w:eastAsia="Arial Unicode MS" w:hAnsi="Times New Roman" w:cs="Times New Roman"/>
          <w:sz w:val="24"/>
          <w:szCs w:val="24"/>
          <w:shd w:val="clear" w:color="auto" w:fill="FFFFFF"/>
        </w:rPr>
        <w:t>PF14377</w:t>
      </w:r>
      <w:r w:rsidR="00F10D86">
        <w:rPr>
          <w:rFonts w:ascii="Times New Roman" w:eastAsia="Arial Unicode MS" w:hAnsi="Times New Roman" w:cs="Times New Roman"/>
          <w:sz w:val="24"/>
          <w:szCs w:val="24"/>
          <w:shd w:val="clear" w:color="auto" w:fill="FFFFFF"/>
        </w:rPr>
        <w:t xml:space="preserve">). Of these 505 proteins containing the same trio of </w:t>
      </w:r>
      <w:proofErr w:type="spellStart"/>
      <w:r w:rsidR="00F10D86">
        <w:rPr>
          <w:rFonts w:ascii="Times New Roman" w:eastAsia="Arial Unicode MS" w:hAnsi="Times New Roman" w:cs="Times New Roman"/>
          <w:sz w:val="24"/>
          <w:szCs w:val="24"/>
          <w:shd w:val="clear" w:color="auto" w:fill="FFFFFF"/>
        </w:rPr>
        <w:t>yeDUFs</w:t>
      </w:r>
      <w:proofErr w:type="spellEnd"/>
      <w:r w:rsidR="00F10D86">
        <w:rPr>
          <w:rFonts w:ascii="Times New Roman" w:eastAsia="Arial Unicode MS" w:hAnsi="Times New Roman" w:cs="Times New Roman"/>
          <w:sz w:val="24"/>
          <w:szCs w:val="24"/>
          <w:shd w:val="clear" w:color="auto" w:fill="FFFFFF"/>
        </w:rPr>
        <w:t xml:space="preserve">, 479 also contained the ubiquitin-transferase HECT domain PF00632, 279 also contained </w:t>
      </w:r>
      <w:r w:rsidR="00A61D8E">
        <w:rPr>
          <w:rFonts w:ascii="Times New Roman" w:eastAsia="Arial Unicode MS" w:hAnsi="Times New Roman" w:cs="Times New Roman"/>
          <w:sz w:val="24"/>
          <w:szCs w:val="24"/>
          <w:shd w:val="clear" w:color="auto" w:fill="FFFFFF"/>
        </w:rPr>
        <w:t xml:space="preserve">the ubiquitin-associated (UBA) domain </w:t>
      </w:r>
      <w:r w:rsidR="00F10D86">
        <w:rPr>
          <w:rFonts w:ascii="Times New Roman" w:eastAsia="Arial Unicode MS" w:hAnsi="Times New Roman" w:cs="Times New Roman"/>
          <w:sz w:val="24"/>
          <w:szCs w:val="24"/>
          <w:shd w:val="clear" w:color="auto" w:fill="FFFFFF"/>
        </w:rPr>
        <w:t xml:space="preserve">PF00627, 260 contained both PF00632 and PF00627, and 98 contained </w:t>
      </w:r>
      <w:r w:rsidR="00A61D8E">
        <w:rPr>
          <w:rFonts w:ascii="Times New Roman" w:eastAsia="Arial Unicode MS" w:hAnsi="Times New Roman" w:cs="Times New Roman"/>
          <w:sz w:val="24"/>
          <w:szCs w:val="24"/>
          <w:shd w:val="clear" w:color="auto" w:fill="FFFFFF"/>
        </w:rPr>
        <w:t xml:space="preserve">the WWE domain </w:t>
      </w:r>
      <w:r w:rsidR="00F10D86">
        <w:rPr>
          <w:rFonts w:ascii="Times New Roman" w:eastAsia="Arial Unicode MS" w:hAnsi="Times New Roman" w:cs="Times New Roman"/>
          <w:sz w:val="24"/>
          <w:szCs w:val="24"/>
          <w:shd w:val="clear" w:color="auto" w:fill="FFFFFF"/>
        </w:rPr>
        <w:t>PF02825</w:t>
      </w:r>
      <w:r w:rsidR="00A61D8E">
        <w:rPr>
          <w:rFonts w:ascii="Times New Roman" w:eastAsia="Arial Unicode MS" w:hAnsi="Times New Roman" w:cs="Times New Roman"/>
          <w:sz w:val="24"/>
          <w:szCs w:val="24"/>
          <w:shd w:val="clear" w:color="auto" w:fill="FFFFFF"/>
        </w:rPr>
        <w:t>, which serves as an interaction module in ubiquitination</w:t>
      </w:r>
      <w:r w:rsidR="00F10D86">
        <w:rPr>
          <w:rFonts w:ascii="Times New Roman" w:eastAsia="Arial Unicode MS" w:hAnsi="Times New Roman" w:cs="Times New Roman"/>
          <w:sz w:val="24"/>
          <w:szCs w:val="24"/>
          <w:shd w:val="clear" w:color="auto" w:fill="FFFFFF"/>
        </w:rPr>
        <w:t>.</w:t>
      </w:r>
      <w:r w:rsidR="00A61D8E">
        <w:rPr>
          <w:rFonts w:ascii="Times New Roman" w:eastAsia="Arial Unicode MS" w:hAnsi="Times New Roman" w:cs="Times New Roman"/>
          <w:sz w:val="24"/>
          <w:szCs w:val="24"/>
          <w:shd w:val="clear" w:color="auto" w:fill="FFFFFF"/>
        </w:rPr>
        <w:t xml:space="preserve"> </w:t>
      </w:r>
      <w:commentRangeEnd w:id="191"/>
      <w:r w:rsidR="00DB3EB0">
        <w:rPr>
          <w:rStyle w:val="CommentReference"/>
        </w:rPr>
        <w:commentReference w:id="191"/>
      </w:r>
      <w:r w:rsidR="00A61D8E">
        <w:rPr>
          <w:rFonts w:ascii="Times New Roman" w:eastAsia="Arial Unicode MS" w:hAnsi="Times New Roman" w:cs="Times New Roman"/>
          <w:sz w:val="24"/>
          <w:szCs w:val="24"/>
          <w:shd w:val="clear" w:color="auto" w:fill="FFFFFF"/>
        </w:rPr>
        <w:t xml:space="preserve">Ubiquitination is linked to </w:t>
      </w:r>
      <w:r w:rsidR="002E5752">
        <w:rPr>
          <w:rFonts w:ascii="Times New Roman" w:eastAsia="Arial Unicode MS" w:hAnsi="Times New Roman" w:cs="Times New Roman"/>
          <w:sz w:val="24"/>
          <w:szCs w:val="24"/>
          <w:shd w:val="clear" w:color="auto" w:fill="FFFFFF"/>
        </w:rPr>
        <w:t xml:space="preserve">regulation and turnover of </w:t>
      </w:r>
      <w:r w:rsidR="00A61D8E">
        <w:rPr>
          <w:rFonts w:ascii="Times New Roman" w:eastAsia="Arial Unicode MS" w:hAnsi="Times New Roman" w:cs="Times New Roman"/>
          <w:sz w:val="24"/>
          <w:szCs w:val="24"/>
          <w:shd w:val="clear" w:color="auto" w:fill="FFFFFF"/>
        </w:rPr>
        <w:t>a number of cellular process</w:t>
      </w:r>
      <w:r w:rsidR="005D048C">
        <w:rPr>
          <w:rFonts w:ascii="Times New Roman" w:eastAsia="Arial Unicode MS" w:hAnsi="Times New Roman" w:cs="Times New Roman"/>
          <w:sz w:val="24"/>
          <w:szCs w:val="24"/>
          <w:shd w:val="clear" w:color="auto" w:fill="FFFFFF"/>
        </w:rPr>
        <w:t>es, including DNA damage repair,</w:t>
      </w:r>
      <w:r w:rsidR="00A61D8E">
        <w:rPr>
          <w:rFonts w:ascii="Times New Roman" w:eastAsia="Arial Unicode MS" w:hAnsi="Times New Roman" w:cs="Times New Roman"/>
          <w:sz w:val="24"/>
          <w:szCs w:val="24"/>
          <w:shd w:val="clear" w:color="auto" w:fill="FFFFFF"/>
        </w:rPr>
        <w:t xml:space="preserve"> ribosome biogenesis</w:t>
      </w:r>
      <w:r w:rsidR="005D048C">
        <w:rPr>
          <w:rFonts w:ascii="Times New Roman" w:eastAsia="Arial Unicode MS" w:hAnsi="Times New Roman" w:cs="Times New Roman"/>
          <w:sz w:val="24"/>
          <w:szCs w:val="24"/>
          <w:shd w:val="clear" w:color="auto" w:fill="FFFFFF"/>
        </w:rPr>
        <w:t xml:space="preserve">. </w:t>
      </w:r>
      <w:r w:rsidR="00A61D8E">
        <w:rPr>
          <w:rFonts w:ascii="Times New Roman" w:eastAsia="Arial Unicode MS" w:hAnsi="Times New Roman" w:cs="Times New Roman"/>
          <w:sz w:val="24"/>
          <w:szCs w:val="24"/>
          <w:shd w:val="clear" w:color="auto" w:fill="FFFFFF"/>
        </w:rPr>
        <w:t>Interestingly, many of the 505 tri-</w:t>
      </w:r>
      <w:proofErr w:type="spellStart"/>
      <w:r w:rsidR="00A61D8E">
        <w:rPr>
          <w:rFonts w:ascii="Times New Roman" w:eastAsia="Arial Unicode MS" w:hAnsi="Times New Roman" w:cs="Times New Roman"/>
          <w:sz w:val="24"/>
          <w:szCs w:val="24"/>
          <w:shd w:val="clear" w:color="auto" w:fill="FFFFFF"/>
        </w:rPr>
        <w:t>yeDUF</w:t>
      </w:r>
      <w:proofErr w:type="spellEnd"/>
      <w:r w:rsidR="00A61D8E">
        <w:rPr>
          <w:rFonts w:ascii="Times New Roman" w:eastAsia="Arial Unicode MS" w:hAnsi="Times New Roman" w:cs="Times New Roman"/>
          <w:sz w:val="24"/>
          <w:szCs w:val="24"/>
          <w:shd w:val="clear" w:color="auto" w:fill="FFFFFF"/>
        </w:rPr>
        <w:t xml:space="preserve">-containing proteins were also annotated with </w:t>
      </w:r>
      <w:proofErr w:type="spellStart"/>
      <w:r w:rsidR="00A61D8E">
        <w:rPr>
          <w:rFonts w:ascii="Times New Roman" w:eastAsia="Arial Unicode MS" w:hAnsi="Times New Roman" w:cs="Times New Roman"/>
          <w:sz w:val="24"/>
          <w:szCs w:val="24"/>
          <w:shd w:val="clear" w:color="auto" w:fill="FFFFFF"/>
        </w:rPr>
        <w:t>rRNA</w:t>
      </w:r>
      <w:proofErr w:type="spellEnd"/>
      <w:r w:rsidR="00A61D8E">
        <w:rPr>
          <w:rFonts w:ascii="Times New Roman" w:eastAsia="Arial Unicode MS" w:hAnsi="Times New Roman" w:cs="Times New Roman"/>
          <w:sz w:val="24"/>
          <w:szCs w:val="24"/>
          <w:shd w:val="clear" w:color="auto" w:fill="FFFFFF"/>
        </w:rPr>
        <w:t xml:space="preserve"> processing gene ontology terms.</w:t>
      </w:r>
      <w:r w:rsidR="00D3142F">
        <w:rPr>
          <w:rFonts w:ascii="Times New Roman" w:eastAsia="Arial Unicode MS" w:hAnsi="Times New Roman" w:cs="Times New Roman"/>
          <w:sz w:val="24"/>
          <w:szCs w:val="24"/>
          <w:shd w:val="clear" w:color="auto" w:fill="FFFFFF"/>
        </w:rPr>
        <w:t xml:space="preserve"> </w:t>
      </w:r>
      <w:r w:rsidR="002E5752">
        <w:rPr>
          <w:rFonts w:ascii="Times New Roman" w:eastAsia="Arial Unicode MS" w:hAnsi="Times New Roman" w:cs="Times New Roman"/>
          <w:sz w:val="24"/>
          <w:szCs w:val="24"/>
          <w:shd w:val="clear" w:color="auto" w:fill="FFFFFF"/>
        </w:rPr>
        <w:t xml:space="preserve">It may be possible that these </w:t>
      </w:r>
      <w:proofErr w:type="spellStart"/>
      <w:r w:rsidR="002E5752">
        <w:rPr>
          <w:rFonts w:ascii="Times New Roman" w:eastAsia="Arial Unicode MS" w:hAnsi="Times New Roman" w:cs="Times New Roman"/>
          <w:sz w:val="24"/>
          <w:szCs w:val="24"/>
          <w:shd w:val="clear" w:color="auto" w:fill="FFFFFF"/>
        </w:rPr>
        <w:t>yeDUFs</w:t>
      </w:r>
      <w:proofErr w:type="spellEnd"/>
      <w:r w:rsidR="002E5752">
        <w:rPr>
          <w:rFonts w:ascii="Times New Roman" w:eastAsia="Arial Unicode MS" w:hAnsi="Times New Roman" w:cs="Times New Roman"/>
          <w:sz w:val="24"/>
          <w:szCs w:val="24"/>
          <w:shd w:val="clear" w:color="auto" w:fill="FFFFFF"/>
        </w:rPr>
        <w:t xml:space="preserve"> are involved in the regulation of </w:t>
      </w:r>
      <w:proofErr w:type="spellStart"/>
      <w:r w:rsidR="002E5752">
        <w:rPr>
          <w:rFonts w:ascii="Times New Roman" w:eastAsia="Arial Unicode MS" w:hAnsi="Times New Roman" w:cs="Times New Roman"/>
          <w:sz w:val="24"/>
          <w:szCs w:val="24"/>
          <w:shd w:val="clear" w:color="auto" w:fill="FFFFFF"/>
        </w:rPr>
        <w:t>rRNA</w:t>
      </w:r>
      <w:proofErr w:type="spellEnd"/>
      <w:r w:rsidR="002E5752">
        <w:rPr>
          <w:rFonts w:ascii="Times New Roman" w:eastAsia="Arial Unicode MS" w:hAnsi="Times New Roman" w:cs="Times New Roman"/>
          <w:sz w:val="24"/>
          <w:szCs w:val="24"/>
          <w:shd w:val="clear" w:color="auto" w:fill="FFFFFF"/>
        </w:rPr>
        <w:t xml:space="preserve"> splicing and ribosome biogenesis</w:t>
      </w:r>
      <w:commentRangeStart w:id="192"/>
      <w:r w:rsidR="002E5752">
        <w:rPr>
          <w:rFonts w:ascii="Times New Roman" w:eastAsia="Arial Unicode MS" w:hAnsi="Times New Roman" w:cs="Times New Roman"/>
          <w:sz w:val="24"/>
          <w:szCs w:val="24"/>
          <w:shd w:val="clear" w:color="auto" w:fill="FFFFFF"/>
        </w:rPr>
        <w:t xml:space="preserve">. </w:t>
      </w:r>
      <w:r w:rsidR="00D3142F">
        <w:rPr>
          <w:rFonts w:ascii="Times New Roman" w:eastAsia="Arial Unicode MS" w:hAnsi="Times New Roman" w:cs="Times New Roman"/>
          <w:sz w:val="24"/>
          <w:szCs w:val="24"/>
          <w:shd w:val="clear" w:color="auto" w:fill="FFFFFF"/>
        </w:rPr>
        <w:t xml:space="preserve">The three domains were also found by themselves as single-domain proteins, and less commonly in combination with one another to the exclusion of other domains. 28, 29, and 24 proteins were found to contain PF06012, PF06025, or PF14377 as single-domain proteins, respectively. </w:t>
      </w:r>
      <w:r w:rsidR="00A61D8E">
        <w:rPr>
          <w:rFonts w:ascii="Times New Roman" w:eastAsia="Arial Unicode MS" w:hAnsi="Times New Roman" w:cs="Times New Roman"/>
          <w:sz w:val="24"/>
          <w:szCs w:val="24"/>
          <w:shd w:val="clear" w:color="auto" w:fill="FFFFFF"/>
        </w:rPr>
        <w:t xml:space="preserve"> </w:t>
      </w:r>
      <w:commentRangeEnd w:id="192"/>
      <w:r w:rsidR="00DB3EB0">
        <w:rPr>
          <w:rStyle w:val="CommentReference"/>
        </w:rPr>
        <w:commentReference w:id="192"/>
      </w:r>
      <w:r w:rsidR="00BE52E1">
        <w:rPr>
          <w:rFonts w:ascii="Times New Roman" w:eastAsia="Arial Unicode MS" w:hAnsi="Times New Roman" w:cs="Times New Roman"/>
          <w:sz w:val="24"/>
          <w:szCs w:val="24"/>
          <w:shd w:val="clear" w:color="auto" w:fill="FFFFFF"/>
        </w:rPr>
        <w:t xml:space="preserve">All three of the </w:t>
      </w:r>
      <w:proofErr w:type="spellStart"/>
      <w:r w:rsidR="00BE52E1">
        <w:rPr>
          <w:rFonts w:ascii="Times New Roman" w:eastAsia="Arial Unicode MS" w:hAnsi="Times New Roman" w:cs="Times New Roman"/>
          <w:sz w:val="24"/>
          <w:szCs w:val="24"/>
          <w:shd w:val="clear" w:color="auto" w:fill="FFFFFF"/>
        </w:rPr>
        <w:t>yeDUF</w:t>
      </w:r>
      <w:proofErr w:type="spellEnd"/>
      <w:r w:rsidR="00BE52E1">
        <w:rPr>
          <w:rFonts w:ascii="Times New Roman" w:eastAsia="Arial Unicode MS" w:hAnsi="Times New Roman" w:cs="Times New Roman"/>
          <w:sz w:val="24"/>
          <w:szCs w:val="24"/>
          <w:shd w:val="clear" w:color="auto" w:fill="FFFFFF"/>
        </w:rPr>
        <w:t xml:space="preserve"> trio had such proteins annotated with ubiquitin ligase activity and ubiquitin transferase activity; PF06012 and PF14377 contained such proteins annotated as integral components of a membrane. Therefore, it is conceivable that the </w:t>
      </w:r>
      <w:proofErr w:type="spellStart"/>
      <w:r w:rsidR="00BE52E1">
        <w:rPr>
          <w:rFonts w:ascii="Times New Roman" w:eastAsia="Arial Unicode MS" w:hAnsi="Times New Roman" w:cs="Times New Roman"/>
          <w:sz w:val="24"/>
          <w:szCs w:val="24"/>
          <w:shd w:val="clear" w:color="auto" w:fill="FFFFFF"/>
        </w:rPr>
        <w:t>yeDUF</w:t>
      </w:r>
      <w:proofErr w:type="spellEnd"/>
      <w:r w:rsidR="00BE52E1">
        <w:rPr>
          <w:rFonts w:ascii="Times New Roman" w:eastAsia="Arial Unicode MS" w:hAnsi="Times New Roman" w:cs="Times New Roman"/>
          <w:sz w:val="24"/>
          <w:szCs w:val="24"/>
          <w:shd w:val="clear" w:color="auto" w:fill="FFFFFF"/>
        </w:rPr>
        <w:t xml:space="preserve"> trio function as components of a membrane-bound E3 ubiquitin-ligase protein</w:t>
      </w:r>
      <w:r w:rsidR="00467DBB">
        <w:rPr>
          <w:rFonts w:ascii="Times New Roman" w:eastAsia="Arial Unicode MS" w:hAnsi="Times New Roman" w:cs="Times New Roman"/>
          <w:sz w:val="24"/>
          <w:szCs w:val="24"/>
          <w:shd w:val="clear" w:color="auto" w:fill="FFFFFF"/>
        </w:rPr>
        <w:t xml:space="preserve"> involved in regulation of ribosome biogenesis</w:t>
      </w:r>
      <w:r w:rsidR="00BE52E1">
        <w:rPr>
          <w:rFonts w:ascii="Times New Roman" w:eastAsia="Arial Unicode MS" w:hAnsi="Times New Roman" w:cs="Times New Roman"/>
          <w:sz w:val="24"/>
          <w:szCs w:val="24"/>
          <w:shd w:val="clear" w:color="auto" w:fill="FFFFFF"/>
        </w:rPr>
        <w:t xml:space="preserve">. </w:t>
      </w:r>
      <w:r w:rsidR="00844BB5">
        <w:rPr>
          <w:rFonts w:ascii="Times New Roman" w:eastAsia="Arial Unicode MS" w:hAnsi="Times New Roman" w:cs="Times New Roman"/>
          <w:sz w:val="24"/>
          <w:szCs w:val="24"/>
          <w:shd w:val="clear" w:color="auto" w:fill="FFFFFF"/>
        </w:rPr>
        <w:t>Also of note, many of the organisms with the greatest number of multi-</w:t>
      </w:r>
      <w:proofErr w:type="spellStart"/>
      <w:r w:rsidR="00844BB5">
        <w:rPr>
          <w:rFonts w:ascii="Times New Roman" w:eastAsia="Arial Unicode MS" w:hAnsi="Times New Roman" w:cs="Times New Roman"/>
          <w:sz w:val="24"/>
          <w:szCs w:val="24"/>
          <w:shd w:val="clear" w:color="auto" w:fill="FFFFFF"/>
        </w:rPr>
        <w:t>yeDUF</w:t>
      </w:r>
      <w:proofErr w:type="spellEnd"/>
      <w:r w:rsidR="00844BB5">
        <w:rPr>
          <w:rFonts w:ascii="Times New Roman" w:eastAsia="Arial Unicode MS" w:hAnsi="Times New Roman" w:cs="Times New Roman"/>
          <w:sz w:val="24"/>
          <w:szCs w:val="24"/>
          <w:shd w:val="clear" w:color="auto" w:fill="FFFFFF"/>
        </w:rPr>
        <w:t xml:space="preserve"> proteins were fungi (4 of the top 10).</w:t>
      </w:r>
      <w:r w:rsidR="006046E7">
        <w:rPr>
          <w:rFonts w:ascii="Times New Roman" w:eastAsia="Arial Unicode MS" w:hAnsi="Times New Roman" w:cs="Times New Roman"/>
          <w:sz w:val="24"/>
          <w:szCs w:val="24"/>
          <w:shd w:val="clear" w:color="auto" w:fill="FFFFFF"/>
        </w:rPr>
        <w:t xml:space="preserve"> </w:t>
      </w:r>
      <w:r w:rsidR="00BE52E1">
        <w:rPr>
          <w:rFonts w:ascii="Times New Roman" w:eastAsia="Arial Unicode MS" w:hAnsi="Times New Roman" w:cs="Times New Roman"/>
          <w:sz w:val="24"/>
          <w:szCs w:val="24"/>
          <w:shd w:val="clear" w:color="auto" w:fill="FFFFFF"/>
        </w:rPr>
        <w:t>It has been found that fungi require E3 ubiquitin ligases for pathogenicity</w:t>
      </w:r>
      <w:r w:rsidR="00504CAF">
        <w:rPr>
          <w:rFonts w:ascii="Times New Roman" w:eastAsia="Arial Unicode MS" w:hAnsi="Times New Roman" w:cs="Times New Roman"/>
          <w:sz w:val="24"/>
          <w:szCs w:val="24"/>
          <w:shd w:val="clear" w:color="auto" w:fill="FFFFFF"/>
        </w:rPr>
        <w:t xml:space="preserve"> (Liu and </w:t>
      </w:r>
      <w:proofErr w:type="spellStart"/>
      <w:r w:rsidR="00504CAF">
        <w:rPr>
          <w:rFonts w:ascii="Times New Roman" w:eastAsia="Arial Unicode MS" w:hAnsi="Times New Roman" w:cs="Times New Roman"/>
          <w:sz w:val="24"/>
          <w:szCs w:val="24"/>
          <w:shd w:val="clear" w:color="auto" w:fill="FFFFFF"/>
        </w:rPr>
        <w:t>Xue</w:t>
      </w:r>
      <w:proofErr w:type="spellEnd"/>
      <w:r w:rsidR="00504CAF">
        <w:rPr>
          <w:rFonts w:ascii="Times New Roman" w:eastAsia="Arial Unicode MS" w:hAnsi="Times New Roman" w:cs="Times New Roman"/>
          <w:sz w:val="24"/>
          <w:szCs w:val="24"/>
          <w:shd w:val="clear" w:color="auto" w:fill="FFFFFF"/>
        </w:rPr>
        <w:t>, 2011).</w:t>
      </w:r>
      <w:r w:rsidR="00BE52E1">
        <w:rPr>
          <w:rFonts w:ascii="Times New Roman" w:eastAsia="Arial Unicode MS" w:hAnsi="Times New Roman" w:cs="Times New Roman"/>
          <w:sz w:val="24"/>
          <w:szCs w:val="24"/>
          <w:shd w:val="clear" w:color="auto" w:fill="FFFFFF"/>
        </w:rPr>
        <w:t xml:space="preserve"> </w:t>
      </w:r>
      <w:commentRangeStart w:id="193"/>
      <w:r w:rsidR="00513C2E">
        <w:rPr>
          <w:rFonts w:ascii="Times New Roman" w:eastAsia="Arial Unicode MS" w:hAnsi="Times New Roman" w:cs="Times New Roman"/>
          <w:sz w:val="24"/>
          <w:szCs w:val="24"/>
          <w:shd w:val="clear" w:color="auto" w:fill="FFFFFF"/>
        </w:rPr>
        <w:t xml:space="preserve">Further study about the substrate specificity of PF06012-PF06025-PF14377 – containing E3 ligases may result in clues about fungal mechanisms of pathogenicity. </w:t>
      </w:r>
      <w:commentRangeEnd w:id="193"/>
      <w:r w:rsidR="00513C2E">
        <w:rPr>
          <w:rStyle w:val="CommentReference"/>
        </w:rPr>
        <w:commentReference w:id="193"/>
      </w:r>
    </w:p>
    <w:p w14:paraId="24B8EEEF" w14:textId="77777777" w:rsidR="009659AA" w:rsidRDefault="00A84916" w:rsidP="00B576F8">
      <w:pPr>
        <w:tabs>
          <w:tab w:val="left" w:pos="720"/>
          <w:tab w:val="left" w:pos="2600"/>
        </w:tabs>
        <w:spacing w:line="360" w:lineRule="auto"/>
        <w:rPr>
          <w:ins w:id="194" w:author="P Uetz" w:date="2017-07-09T13:31:00Z"/>
          <w:rFonts w:ascii="Times New Roman" w:eastAsia="Arial Unicode MS" w:hAnsi="Times New Roman" w:cs="Times New Roman"/>
          <w:sz w:val="24"/>
          <w:szCs w:val="24"/>
          <w:shd w:val="clear" w:color="auto" w:fill="FFFFFF"/>
        </w:rPr>
      </w:pPr>
      <w:r>
        <w:rPr>
          <w:rFonts w:ascii="Times New Roman" w:eastAsia="Arial Unicode MS" w:hAnsi="Times New Roman" w:cs="Times New Roman"/>
          <w:sz w:val="24"/>
          <w:szCs w:val="24"/>
          <w:shd w:val="clear" w:color="auto" w:fill="FFFFFF"/>
        </w:rPr>
        <w:t xml:space="preserve">One major challenge of protein function analysis is that proteins or domains are not consistently essential – their “essentiality” is often </w:t>
      </w:r>
      <w:r w:rsidRPr="00B576F8">
        <w:rPr>
          <w:rFonts w:ascii="Times New Roman" w:eastAsia="Arial Unicode MS" w:hAnsi="Times New Roman" w:cs="Times New Roman"/>
          <w:b/>
          <w:sz w:val="24"/>
          <w:szCs w:val="24"/>
          <w:shd w:val="clear" w:color="auto" w:fill="FFFFFF"/>
        </w:rPr>
        <w:t>conditional</w:t>
      </w:r>
      <w:r>
        <w:rPr>
          <w:rFonts w:ascii="Times New Roman" w:eastAsia="Arial Unicode MS" w:hAnsi="Times New Roman" w:cs="Times New Roman"/>
          <w:sz w:val="24"/>
          <w:szCs w:val="24"/>
          <w:shd w:val="clear" w:color="auto" w:fill="FFFFFF"/>
        </w:rPr>
        <w:t xml:space="preserve">. </w:t>
      </w:r>
      <w:r w:rsidR="00685A87">
        <w:rPr>
          <w:rFonts w:ascii="Times New Roman" w:eastAsia="Arial Unicode MS" w:hAnsi="Times New Roman" w:cs="Times New Roman"/>
          <w:sz w:val="24"/>
          <w:szCs w:val="24"/>
          <w:shd w:val="clear" w:color="auto" w:fill="FFFFFF"/>
        </w:rPr>
        <w:t xml:space="preserve">We made use of the data produced by </w:t>
      </w:r>
      <w:proofErr w:type="spellStart"/>
      <w:r w:rsidR="00685A87">
        <w:rPr>
          <w:rFonts w:ascii="Times New Roman" w:eastAsia="Arial Unicode MS" w:hAnsi="Times New Roman" w:cs="Times New Roman"/>
          <w:sz w:val="24"/>
          <w:szCs w:val="24"/>
          <w:shd w:val="clear" w:color="auto" w:fill="FFFFFF"/>
        </w:rPr>
        <w:t>Hilenmeyer</w:t>
      </w:r>
      <w:proofErr w:type="spellEnd"/>
      <w:r w:rsidR="00685A87">
        <w:rPr>
          <w:rFonts w:ascii="Times New Roman" w:eastAsia="Arial Unicode MS" w:hAnsi="Times New Roman" w:cs="Times New Roman"/>
          <w:sz w:val="24"/>
          <w:szCs w:val="24"/>
          <w:shd w:val="clear" w:color="auto" w:fill="FFFFFF"/>
        </w:rPr>
        <w:t xml:space="preserve"> et al (2010) to investigate which DUFs are essential under certain conditions and found </w:t>
      </w:r>
      <w:r w:rsidR="00685A87" w:rsidRPr="00B576F8">
        <w:rPr>
          <w:rFonts w:ascii="Times New Roman" w:eastAsia="Arial Unicode MS" w:hAnsi="Times New Roman" w:cs="Times New Roman"/>
          <w:sz w:val="24"/>
          <w:szCs w:val="24"/>
          <w:highlight w:val="yellow"/>
          <w:shd w:val="clear" w:color="auto" w:fill="FFFFFF"/>
        </w:rPr>
        <w:t>XXX</w:t>
      </w:r>
      <w:r w:rsidR="00685A87">
        <w:rPr>
          <w:rFonts w:ascii="Times New Roman" w:eastAsia="Arial Unicode MS" w:hAnsi="Times New Roman" w:cs="Times New Roman"/>
          <w:sz w:val="24"/>
          <w:szCs w:val="24"/>
          <w:shd w:val="clear" w:color="auto" w:fill="FFFFFF"/>
        </w:rPr>
        <w:t>.</w:t>
      </w:r>
      <w:r w:rsidR="00895F27">
        <w:rPr>
          <w:rFonts w:ascii="Times New Roman" w:eastAsia="Arial Unicode MS" w:hAnsi="Times New Roman" w:cs="Times New Roman"/>
          <w:sz w:val="24"/>
          <w:szCs w:val="24"/>
          <w:shd w:val="clear" w:color="auto" w:fill="FFFFFF"/>
        </w:rPr>
        <w:t xml:space="preserve"> It is surprising that such </w:t>
      </w:r>
      <w:commentRangeStart w:id="195"/>
      <w:r w:rsidR="00895F27">
        <w:rPr>
          <w:rFonts w:ascii="Times New Roman" w:eastAsia="Arial Unicode MS" w:hAnsi="Times New Roman" w:cs="Times New Roman"/>
          <w:sz w:val="24"/>
          <w:szCs w:val="24"/>
          <w:shd w:val="clear" w:color="auto" w:fill="FFFFFF"/>
        </w:rPr>
        <w:t xml:space="preserve">a large proportion of </w:t>
      </w:r>
      <w:proofErr w:type="spellStart"/>
      <w:r w:rsidR="00895F27">
        <w:rPr>
          <w:rFonts w:ascii="Times New Roman" w:eastAsia="Arial Unicode MS" w:hAnsi="Times New Roman" w:cs="Times New Roman"/>
          <w:sz w:val="24"/>
          <w:szCs w:val="24"/>
          <w:shd w:val="clear" w:color="auto" w:fill="FFFFFF"/>
        </w:rPr>
        <w:t>yeDUFs</w:t>
      </w:r>
      <w:proofErr w:type="spellEnd"/>
      <w:r w:rsidR="00895F27">
        <w:rPr>
          <w:rFonts w:ascii="Times New Roman" w:eastAsia="Arial Unicode MS" w:hAnsi="Times New Roman" w:cs="Times New Roman"/>
          <w:sz w:val="24"/>
          <w:szCs w:val="24"/>
          <w:shd w:val="clear" w:color="auto" w:fill="FFFFFF"/>
        </w:rPr>
        <w:t xml:space="preserve"> from the present study were </w:t>
      </w:r>
      <w:r w:rsidR="00895F27">
        <w:rPr>
          <w:rFonts w:ascii="Times New Roman" w:eastAsia="Arial Unicode MS" w:hAnsi="Times New Roman" w:cs="Times New Roman"/>
          <w:sz w:val="24"/>
          <w:szCs w:val="24"/>
          <w:shd w:val="clear" w:color="auto" w:fill="FFFFFF"/>
        </w:rPr>
        <w:lastRenderedPageBreak/>
        <w:t xml:space="preserve">also found to be </w:t>
      </w:r>
      <w:r w:rsidR="00C4700F">
        <w:rPr>
          <w:rFonts w:ascii="Times New Roman" w:eastAsia="Arial Unicode MS" w:hAnsi="Times New Roman" w:cs="Times New Roman"/>
          <w:sz w:val="24"/>
          <w:szCs w:val="24"/>
          <w:shd w:val="clear" w:color="auto" w:fill="FFFFFF"/>
        </w:rPr>
        <w:t xml:space="preserve">present in </w:t>
      </w:r>
      <w:r w:rsidR="00895F27">
        <w:rPr>
          <w:rFonts w:ascii="Times New Roman" w:eastAsia="Arial Unicode MS" w:hAnsi="Times New Roman" w:cs="Times New Roman"/>
          <w:sz w:val="24"/>
          <w:szCs w:val="24"/>
          <w:shd w:val="clear" w:color="auto" w:fill="FFFFFF"/>
        </w:rPr>
        <w:t>conditionally essential</w:t>
      </w:r>
      <w:r w:rsidR="00C4700F">
        <w:rPr>
          <w:rFonts w:ascii="Times New Roman" w:eastAsia="Arial Unicode MS" w:hAnsi="Times New Roman" w:cs="Times New Roman"/>
          <w:sz w:val="24"/>
          <w:szCs w:val="24"/>
          <w:shd w:val="clear" w:color="auto" w:fill="FFFFFF"/>
        </w:rPr>
        <w:t xml:space="preserve"> genes</w:t>
      </w:r>
      <w:commentRangeEnd w:id="195"/>
      <w:r w:rsidR="00684144">
        <w:rPr>
          <w:rStyle w:val="CommentReference"/>
        </w:rPr>
        <w:commentReference w:id="195"/>
      </w:r>
      <w:r w:rsidR="00895F27">
        <w:rPr>
          <w:rFonts w:ascii="Times New Roman" w:eastAsia="Arial Unicode MS" w:hAnsi="Times New Roman" w:cs="Times New Roman"/>
          <w:sz w:val="24"/>
          <w:szCs w:val="24"/>
          <w:shd w:val="clear" w:color="auto" w:fill="FFFFFF"/>
        </w:rPr>
        <w:t xml:space="preserve">. It is possible that requiring at least one domain to be essential in an essential protein, </w:t>
      </w:r>
      <w:r w:rsidR="00C4700F">
        <w:rPr>
          <w:rFonts w:ascii="Times New Roman" w:eastAsia="Arial Unicode MS" w:hAnsi="Times New Roman" w:cs="Times New Roman"/>
          <w:sz w:val="24"/>
          <w:szCs w:val="24"/>
          <w:shd w:val="clear" w:color="auto" w:fill="FFFFFF"/>
        </w:rPr>
        <w:t>a criterion for</w:t>
      </w:r>
      <w:r w:rsidR="00895F27">
        <w:rPr>
          <w:rFonts w:ascii="Times New Roman" w:eastAsia="Arial Unicode MS" w:hAnsi="Times New Roman" w:cs="Times New Roman"/>
          <w:sz w:val="24"/>
          <w:szCs w:val="24"/>
          <w:shd w:val="clear" w:color="auto" w:fill="FFFFFF"/>
        </w:rPr>
        <w:t xml:space="preserve"> both rule-based and EM-based </w:t>
      </w:r>
      <w:proofErr w:type="spellStart"/>
      <w:r w:rsidR="00895F27">
        <w:rPr>
          <w:rFonts w:ascii="Times New Roman" w:eastAsia="Arial Unicode MS" w:hAnsi="Times New Roman" w:cs="Times New Roman"/>
          <w:sz w:val="24"/>
          <w:szCs w:val="24"/>
          <w:shd w:val="clear" w:color="auto" w:fill="FFFFFF"/>
        </w:rPr>
        <w:t>yeDUF</w:t>
      </w:r>
      <w:proofErr w:type="spellEnd"/>
      <w:r w:rsidR="00C4700F">
        <w:rPr>
          <w:rFonts w:ascii="Times New Roman" w:eastAsia="Arial Unicode MS" w:hAnsi="Times New Roman" w:cs="Times New Roman"/>
          <w:sz w:val="24"/>
          <w:szCs w:val="24"/>
          <w:shd w:val="clear" w:color="auto" w:fill="FFFFFF"/>
        </w:rPr>
        <w:t xml:space="preserve"> methods</w:t>
      </w:r>
      <w:r w:rsidR="00895F27">
        <w:rPr>
          <w:rFonts w:ascii="Times New Roman" w:eastAsia="Arial Unicode MS" w:hAnsi="Times New Roman" w:cs="Times New Roman"/>
          <w:sz w:val="24"/>
          <w:szCs w:val="24"/>
          <w:shd w:val="clear" w:color="auto" w:fill="FFFFFF"/>
        </w:rPr>
        <w:t>, resulted in the inference of some conditionally-essential yeast DUFs. Such DUFs may only be essential when in combinati</w:t>
      </w:r>
      <w:r w:rsidR="00A97899">
        <w:rPr>
          <w:rFonts w:ascii="Times New Roman" w:eastAsia="Arial Unicode MS" w:hAnsi="Times New Roman" w:cs="Times New Roman"/>
          <w:sz w:val="24"/>
          <w:szCs w:val="24"/>
          <w:shd w:val="clear" w:color="auto" w:fill="FFFFFF"/>
        </w:rPr>
        <w:t xml:space="preserve">on with other specific domains. In particular, EM-based inference may have inferred some conditionally-essential yeast DUFs, since inference was based on a probability rather than strict criteria, and since </w:t>
      </w:r>
      <w:commentRangeStart w:id="196"/>
      <w:r w:rsidR="00A97899">
        <w:rPr>
          <w:rFonts w:ascii="Times New Roman" w:eastAsia="Arial Unicode MS" w:hAnsi="Times New Roman" w:cs="Times New Roman"/>
          <w:sz w:val="24"/>
          <w:szCs w:val="24"/>
          <w:shd w:val="clear" w:color="auto" w:fill="FFFFFF"/>
        </w:rPr>
        <w:t xml:space="preserve">the situation of multiple essential domains present in the same protein was not explicitly ignored </w:t>
      </w:r>
      <w:commentRangeEnd w:id="196"/>
      <w:r w:rsidR="009659AA">
        <w:rPr>
          <w:rStyle w:val="CommentReference"/>
        </w:rPr>
        <w:commentReference w:id="196"/>
      </w:r>
      <w:r w:rsidR="00A97899">
        <w:rPr>
          <w:rFonts w:ascii="Times New Roman" w:eastAsia="Arial Unicode MS" w:hAnsi="Times New Roman" w:cs="Times New Roman"/>
          <w:sz w:val="24"/>
          <w:szCs w:val="24"/>
          <w:shd w:val="clear" w:color="auto" w:fill="FFFFFF"/>
        </w:rPr>
        <w:t>(as in rule-based inference). However, rather than viewing this as a limitation of the study, we propose that EM-based inference could be a useful tool for in</w:t>
      </w:r>
      <w:ins w:id="197" w:author="P Uetz" w:date="2017-07-09T13:31:00Z">
        <w:r w:rsidR="009659AA">
          <w:rPr>
            <w:rFonts w:ascii="Times New Roman" w:eastAsia="Arial Unicode MS" w:hAnsi="Times New Roman" w:cs="Times New Roman"/>
            <w:sz w:val="24"/>
            <w:szCs w:val="24"/>
            <w:shd w:val="clear" w:color="auto" w:fill="FFFFFF"/>
          </w:rPr>
          <w:t>f</w:t>
        </w:r>
      </w:ins>
      <w:del w:id="198" w:author="P Uetz" w:date="2017-07-09T13:31:00Z">
        <w:r w:rsidR="00A97899" w:rsidDel="009659AA">
          <w:rPr>
            <w:rFonts w:ascii="Times New Roman" w:eastAsia="Arial Unicode MS" w:hAnsi="Times New Roman" w:cs="Times New Roman"/>
            <w:sz w:val="24"/>
            <w:szCs w:val="24"/>
            <w:shd w:val="clear" w:color="auto" w:fill="FFFFFF"/>
          </w:rPr>
          <w:delText>t</w:delText>
        </w:r>
      </w:del>
      <w:r w:rsidR="00A97899">
        <w:rPr>
          <w:rFonts w:ascii="Times New Roman" w:eastAsia="Arial Unicode MS" w:hAnsi="Times New Roman" w:cs="Times New Roman"/>
          <w:sz w:val="24"/>
          <w:szCs w:val="24"/>
          <w:shd w:val="clear" w:color="auto" w:fill="FFFFFF"/>
        </w:rPr>
        <w:t>erring conditionally-essential domains, especially if it were expanded to include domain combinations</w:t>
      </w:r>
      <w:r w:rsidR="004647DA">
        <w:rPr>
          <w:rFonts w:ascii="Times New Roman" w:eastAsia="Arial Unicode MS" w:hAnsi="Times New Roman" w:cs="Times New Roman"/>
          <w:sz w:val="24"/>
          <w:szCs w:val="24"/>
          <w:shd w:val="clear" w:color="auto" w:fill="FFFFFF"/>
        </w:rPr>
        <w:t>, in addition to individual domains,</w:t>
      </w:r>
      <w:r w:rsidR="00A97899">
        <w:rPr>
          <w:rFonts w:ascii="Times New Roman" w:eastAsia="Arial Unicode MS" w:hAnsi="Times New Roman" w:cs="Times New Roman"/>
          <w:sz w:val="24"/>
          <w:szCs w:val="24"/>
          <w:shd w:val="clear" w:color="auto" w:fill="FFFFFF"/>
        </w:rPr>
        <w:t xml:space="preserve"> as </w:t>
      </w:r>
      <w:r w:rsidR="004647DA">
        <w:rPr>
          <w:rFonts w:ascii="Times New Roman" w:eastAsia="Arial Unicode MS" w:hAnsi="Times New Roman" w:cs="Times New Roman"/>
          <w:sz w:val="24"/>
          <w:szCs w:val="24"/>
          <w:shd w:val="clear" w:color="auto" w:fill="FFFFFF"/>
        </w:rPr>
        <w:t>units of essentiality.</w:t>
      </w:r>
    </w:p>
    <w:p w14:paraId="5D7D4F8A" w14:textId="65B31D5D" w:rsidR="00940035" w:rsidRDefault="00940035" w:rsidP="00B576F8">
      <w:pPr>
        <w:tabs>
          <w:tab w:val="left" w:pos="720"/>
          <w:tab w:val="left" w:pos="2600"/>
        </w:tabs>
        <w:spacing w:line="360" w:lineRule="auto"/>
        <w:rPr>
          <w:rFonts w:ascii="Times New Roman" w:eastAsia="Arial Unicode MS" w:hAnsi="Times New Roman" w:cs="Times New Roman"/>
          <w:sz w:val="24"/>
          <w:szCs w:val="24"/>
          <w:shd w:val="clear" w:color="auto" w:fill="FFFFFF"/>
        </w:rPr>
      </w:pPr>
      <w:del w:id="199" w:author="P Uetz" w:date="2017-07-09T13:31:00Z">
        <w:r w:rsidDel="009659AA">
          <w:rPr>
            <w:rFonts w:ascii="Times New Roman" w:eastAsia="Arial Unicode MS" w:hAnsi="Times New Roman" w:cs="Times New Roman"/>
            <w:sz w:val="24"/>
            <w:szCs w:val="24"/>
            <w:shd w:val="clear" w:color="auto" w:fill="FFFFFF"/>
          </w:rPr>
          <w:delText xml:space="preserve"> </w:delText>
        </w:r>
      </w:del>
      <w:r>
        <w:rPr>
          <w:rFonts w:ascii="Times New Roman" w:eastAsia="Arial Unicode MS" w:hAnsi="Times New Roman" w:cs="Times New Roman"/>
          <w:sz w:val="24"/>
          <w:szCs w:val="24"/>
          <w:shd w:val="clear" w:color="auto" w:fill="FFFFFF"/>
        </w:rPr>
        <w:t xml:space="preserve">Species-specific essentiality also appears to be prevalent, since the majority (130/199) of </w:t>
      </w:r>
      <w:proofErr w:type="spellStart"/>
      <w:r>
        <w:rPr>
          <w:rFonts w:ascii="Times New Roman" w:eastAsia="Arial Unicode MS" w:hAnsi="Times New Roman" w:cs="Times New Roman"/>
          <w:sz w:val="24"/>
          <w:szCs w:val="24"/>
          <w:shd w:val="clear" w:color="auto" w:fill="FFFFFF"/>
        </w:rPr>
        <w:t>yeDUFs</w:t>
      </w:r>
      <w:proofErr w:type="spellEnd"/>
      <w:r>
        <w:rPr>
          <w:rFonts w:ascii="Times New Roman" w:eastAsia="Arial Unicode MS" w:hAnsi="Times New Roman" w:cs="Times New Roman"/>
          <w:sz w:val="24"/>
          <w:szCs w:val="24"/>
          <w:shd w:val="clear" w:color="auto" w:fill="FFFFFF"/>
        </w:rPr>
        <w:t xml:space="preserve"> were essential in only one species;  of these, the majority were present in the other species, but not found to be essential (73/130). Interestingly, these 73 species-conditionally essential </w:t>
      </w:r>
      <w:proofErr w:type="spellStart"/>
      <w:r>
        <w:rPr>
          <w:rFonts w:ascii="Times New Roman" w:eastAsia="Arial Unicode MS" w:hAnsi="Times New Roman" w:cs="Times New Roman"/>
          <w:sz w:val="24"/>
          <w:szCs w:val="24"/>
          <w:shd w:val="clear" w:color="auto" w:fill="FFFFFF"/>
        </w:rPr>
        <w:t>yeDUFs</w:t>
      </w:r>
      <w:proofErr w:type="spellEnd"/>
      <w:r>
        <w:rPr>
          <w:rFonts w:ascii="Times New Roman" w:eastAsia="Arial Unicode MS" w:hAnsi="Times New Roman" w:cs="Times New Roman"/>
          <w:sz w:val="24"/>
          <w:szCs w:val="24"/>
          <w:shd w:val="clear" w:color="auto" w:fill="FFFFFF"/>
        </w:rPr>
        <w:t xml:space="preserve"> were </w:t>
      </w:r>
      <w:commentRangeStart w:id="200"/>
      <w:r>
        <w:rPr>
          <w:rFonts w:ascii="Times New Roman" w:eastAsia="Arial Unicode MS" w:hAnsi="Times New Roman" w:cs="Times New Roman"/>
          <w:sz w:val="24"/>
          <w:szCs w:val="24"/>
          <w:shd w:val="clear" w:color="auto" w:fill="FFFFFF"/>
        </w:rPr>
        <w:t xml:space="preserve">enriched in overlap with </w:t>
      </w:r>
      <w:proofErr w:type="spellStart"/>
      <w:r>
        <w:rPr>
          <w:rFonts w:ascii="Times New Roman" w:eastAsia="Arial Unicode MS" w:hAnsi="Times New Roman" w:cs="Times New Roman"/>
          <w:sz w:val="24"/>
          <w:szCs w:val="24"/>
          <w:shd w:val="clear" w:color="auto" w:fill="FFFFFF"/>
        </w:rPr>
        <w:t>yeDUFs</w:t>
      </w:r>
      <w:proofErr w:type="spellEnd"/>
      <w:r>
        <w:rPr>
          <w:rFonts w:ascii="Times New Roman" w:eastAsia="Arial Unicode MS" w:hAnsi="Times New Roman" w:cs="Times New Roman"/>
          <w:sz w:val="24"/>
          <w:szCs w:val="24"/>
          <w:shd w:val="clear" w:color="auto" w:fill="FFFFFF"/>
        </w:rPr>
        <w:t xml:space="preserve"> </w:t>
      </w:r>
      <w:commentRangeEnd w:id="200"/>
      <w:r w:rsidR="009659AA">
        <w:rPr>
          <w:rStyle w:val="CommentReference"/>
        </w:rPr>
        <w:commentReference w:id="200"/>
      </w:r>
      <w:r>
        <w:rPr>
          <w:rFonts w:ascii="Times New Roman" w:eastAsia="Arial Unicode MS" w:hAnsi="Times New Roman" w:cs="Times New Roman"/>
          <w:sz w:val="24"/>
          <w:szCs w:val="24"/>
          <w:shd w:val="clear" w:color="auto" w:fill="FFFFFF"/>
        </w:rPr>
        <w:t xml:space="preserve">in </w:t>
      </w:r>
      <w:proofErr w:type="spellStart"/>
      <w:r>
        <w:rPr>
          <w:rFonts w:ascii="Times New Roman" w:eastAsia="Arial Unicode MS" w:hAnsi="Times New Roman" w:cs="Times New Roman"/>
          <w:sz w:val="24"/>
          <w:szCs w:val="24"/>
          <w:shd w:val="clear" w:color="auto" w:fill="FFFFFF"/>
        </w:rPr>
        <w:t>Hillenmeyer</w:t>
      </w:r>
      <w:proofErr w:type="spellEnd"/>
      <w:r>
        <w:rPr>
          <w:rFonts w:ascii="Times New Roman" w:eastAsia="Arial Unicode MS" w:hAnsi="Times New Roman" w:cs="Times New Roman"/>
          <w:sz w:val="24"/>
          <w:szCs w:val="24"/>
          <w:shd w:val="clear" w:color="auto" w:fill="FFFFFF"/>
        </w:rPr>
        <w:t xml:space="preserve">, 2008 conditionally-essentially genes (44/73), compared to total </w:t>
      </w:r>
      <w:proofErr w:type="spellStart"/>
      <w:r>
        <w:rPr>
          <w:rFonts w:ascii="Times New Roman" w:eastAsia="Arial Unicode MS" w:hAnsi="Times New Roman" w:cs="Times New Roman"/>
          <w:sz w:val="24"/>
          <w:szCs w:val="24"/>
          <w:shd w:val="clear" w:color="auto" w:fill="FFFFFF"/>
        </w:rPr>
        <w:t>yeDUFs</w:t>
      </w:r>
      <w:proofErr w:type="spellEnd"/>
      <w:r>
        <w:rPr>
          <w:rFonts w:ascii="Times New Roman" w:eastAsia="Arial Unicode MS" w:hAnsi="Times New Roman" w:cs="Times New Roman"/>
          <w:sz w:val="24"/>
          <w:szCs w:val="24"/>
          <w:shd w:val="clear" w:color="auto" w:fill="FFFFFF"/>
        </w:rPr>
        <w:t xml:space="preserve"> (92/199 overlapping). Despite being poorly conserved in bacteria (only 18/73 found in 10 or more bacterial species from the Interactive Tree of Life), those that were conserved in bacteria were nearly all (14/18) also found in </w:t>
      </w:r>
      <w:proofErr w:type="spellStart"/>
      <w:r>
        <w:rPr>
          <w:rFonts w:ascii="Times New Roman" w:eastAsia="Arial Unicode MS" w:hAnsi="Times New Roman" w:cs="Times New Roman"/>
          <w:sz w:val="24"/>
          <w:szCs w:val="24"/>
          <w:shd w:val="clear" w:color="auto" w:fill="FFFFFF"/>
        </w:rPr>
        <w:t>Hillenmeyer</w:t>
      </w:r>
      <w:proofErr w:type="spellEnd"/>
      <w:r>
        <w:rPr>
          <w:rFonts w:ascii="Times New Roman" w:eastAsia="Arial Unicode MS" w:hAnsi="Times New Roman" w:cs="Times New Roman"/>
          <w:sz w:val="24"/>
          <w:szCs w:val="24"/>
          <w:shd w:val="clear" w:color="auto" w:fill="FFFFFF"/>
        </w:rPr>
        <w:t xml:space="preserve">, 2008 conditionally-essential genes. These </w:t>
      </w:r>
      <w:commentRangeStart w:id="201"/>
      <w:r>
        <w:rPr>
          <w:rFonts w:ascii="Times New Roman" w:eastAsia="Arial Unicode MS" w:hAnsi="Times New Roman" w:cs="Times New Roman"/>
          <w:sz w:val="24"/>
          <w:szCs w:val="24"/>
          <w:shd w:val="clear" w:color="auto" w:fill="FFFFFF"/>
        </w:rPr>
        <w:t xml:space="preserve">14 </w:t>
      </w:r>
      <w:proofErr w:type="spellStart"/>
      <w:r>
        <w:rPr>
          <w:rFonts w:ascii="Times New Roman" w:eastAsia="Arial Unicode MS" w:hAnsi="Times New Roman" w:cs="Times New Roman"/>
          <w:sz w:val="24"/>
          <w:szCs w:val="24"/>
          <w:shd w:val="clear" w:color="auto" w:fill="FFFFFF"/>
        </w:rPr>
        <w:t>yeDUFs</w:t>
      </w:r>
      <w:proofErr w:type="spellEnd"/>
      <w:r>
        <w:rPr>
          <w:rFonts w:ascii="Times New Roman" w:eastAsia="Arial Unicode MS" w:hAnsi="Times New Roman" w:cs="Times New Roman"/>
          <w:sz w:val="24"/>
          <w:szCs w:val="24"/>
          <w:shd w:val="clear" w:color="auto" w:fill="FFFFFF"/>
        </w:rPr>
        <w:t xml:space="preserve"> </w:t>
      </w:r>
      <w:commentRangeEnd w:id="201"/>
      <w:r w:rsidR="009659AA">
        <w:rPr>
          <w:rStyle w:val="CommentReference"/>
        </w:rPr>
        <w:commentReference w:id="201"/>
      </w:r>
      <w:r>
        <w:rPr>
          <w:rFonts w:ascii="Times New Roman" w:eastAsia="Arial Unicode MS" w:hAnsi="Times New Roman" w:cs="Times New Roman"/>
          <w:sz w:val="24"/>
          <w:szCs w:val="24"/>
          <w:shd w:val="clear" w:color="auto" w:fill="FFFFFF"/>
        </w:rPr>
        <w:t xml:space="preserve">may play roles in the export of toxins, since they were predominantly annotated (in </w:t>
      </w:r>
      <w:proofErr w:type="spellStart"/>
      <w:r>
        <w:rPr>
          <w:rFonts w:ascii="Times New Roman" w:eastAsia="Arial Unicode MS" w:hAnsi="Times New Roman" w:cs="Times New Roman"/>
          <w:sz w:val="24"/>
          <w:szCs w:val="24"/>
          <w:shd w:val="clear" w:color="auto" w:fill="FFFFFF"/>
        </w:rPr>
        <w:t>Sc</w:t>
      </w:r>
      <w:proofErr w:type="spellEnd"/>
      <w:r>
        <w:rPr>
          <w:rFonts w:ascii="Times New Roman" w:eastAsia="Arial Unicode MS" w:hAnsi="Times New Roman" w:cs="Times New Roman"/>
          <w:sz w:val="24"/>
          <w:szCs w:val="24"/>
          <w:shd w:val="clear" w:color="auto" w:fill="FFFFFF"/>
        </w:rPr>
        <w:t xml:space="preserve"> and </w:t>
      </w:r>
      <w:proofErr w:type="spellStart"/>
      <w:r>
        <w:rPr>
          <w:rFonts w:ascii="Times New Roman" w:eastAsia="Arial Unicode MS" w:hAnsi="Times New Roman" w:cs="Times New Roman"/>
          <w:sz w:val="24"/>
          <w:szCs w:val="24"/>
          <w:shd w:val="clear" w:color="auto" w:fill="FFFFFF"/>
        </w:rPr>
        <w:t>Sp</w:t>
      </w:r>
      <w:proofErr w:type="spellEnd"/>
      <w:r>
        <w:rPr>
          <w:rFonts w:ascii="Times New Roman" w:eastAsia="Arial Unicode MS" w:hAnsi="Times New Roman" w:cs="Times New Roman"/>
          <w:sz w:val="24"/>
          <w:szCs w:val="24"/>
          <w:shd w:val="clear" w:color="auto" w:fill="FFFFFF"/>
        </w:rPr>
        <w:t xml:space="preserve"> proteins) with ion-binding, ion-transport, and transmembrane transport functions. </w:t>
      </w:r>
      <w:r w:rsidR="008E569F">
        <w:rPr>
          <w:rFonts w:ascii="Times New Roman" w:eastAsia="Arial Unicode MS" w:hAnsi="Times New Roman" w:cs="Times New Roman"/>
          <w:sz w:val="24"/>
          <w:szCs w:val="24"/>
          <w:shd w:val="clear" w:color="auto" w:fill="FFFFFF"/>
        </w:rPr>
        <w:t xml:space="preserve">It is tempting to speculate that certain conditionally-essential functions, such as export / metabolism of toxins, have been highly-conserved, although it is not clear why they were found to be essential in single-gene knockout screens for </w:t>
      </w:r>
      <w:proofErr w:type="spellStart"/>
      <w:r w:rsidR="008E569F">
        <w:rPr>
          <w:rFonts w:ascii="Times New Roman" w:eastAsia="Arial Unicode MS" w:hAnsi="Times New Roman" w:cs="Times New Roman"/>
          <w:sz w:val="24"/>
          <w:szCs w:val="24"/>
          <w:shd w:val="clear" w:color="auto" w:fill="FFFFFF"/>
        </w:rPr>
        <w:t>Sc</w:t>
      </w:r>
      <w:proofErr w:type="spellEnd"/>
      <w:r w:rsidR="008E569F">
        <w:rPr>
          <w:rFonts w:ascii="Times New Roman" w:eastAsia="Arial Unicode MS" w:hAnsi="Times New Roman" w:cs="Times New Roman"/>
          <w:sz w:val="24"/>
          <w:szCs w:val="24"/>
          <w:shd w:val="clear" w:color="auto" w:fill="FFFFFF"/>
        </w:rPr>
        <w:t xml:space="preserve"> and Sp. </w:t>
      </w:r>
      <w:r>
        <w:rPr>
          <w:rFonts w:ascii="Times New Roman" w:eastAsia="Arial Unicode MS" w:hAnsi="Times New Roman" w:cs="Times New Roman"/>
          <w:sz w:val="24"/>
          <w:szCs w:val="24"/>
          <w:shd w:val="clear" w:color="auto" w:fill="FFFFFF"/>
        </w:rPr>
        <w:t xml:space="preserve"> </w:t>
      </w:r>
    </w:p>
    <w:p w14:paraId="45E665D0" w14:textId="77777777" w:rsidR="006855EE" w:rsidRPr="00B576F8" w:rsidRDefault="006855EE" w:rsidP="00B576F8">
      <w:pPr>
        <w:tabs>
          <w:tab w:val="left" w:pos="720"/>
          <w:tab w:val="left" w:pos="2600"/>
        </w:tabs>
        <w:spacing w:line="360" w:lineRule="auto"/>
        <w:rPr>
          <w:rFonts w:ascii="Times New Roman" w:eastAsia="Arial Unicode MS" w:hAnsi="Times New Roman" w:cs="Times New Roman"/>
          <w:sz w:val="24"/>
          <w:szCs w:val="24"/>
          <w:shd w:val="clear" w:color="auto" w:fill="FFFFFF"/>
        </w:rPr>
      </w:pPr>
    </w:p>
    <w:p w14:paraId="7A82CDBC" w14:textId="77777777" w:rsidR="006E1268" w:rsidRDefault="006E1268" w:rsidP="00B6218B">
      <w:pPr>
        <w:tabs>
          <w:tab w:val="left" w:pos="720"/>
          <w:tab w:val="left" w:pos="2600"/>
        </w:tabs>
        <w:spacing w:line="360" w:lineRule="auto"/>
        <w:rPr>
          <w:rFonts w:ascii="Times New Roman" w:eastAsia="Arial Unicode MS" w:hAnsi="Times New Roman" w:cs="Times New Roman"/>
          <w:b/>
          <w:sz w:val="24"/>
          <w:szCs w:val="24"/>
          <w:shd w:val="clear" w:color="auto" w:fill="FFFFFF"/>
        </w:rPr>
      </w:pPr>
    </w:p>
    <w:p w14:paraId="7CC45A10" w14:textId="77777777" w:rsidR="00905A8F" w:rsidRDefault="00905A8F" w:rsidP="00B6218B">
      <w:pPr>
        <w:tabs>
          <w:tab w:val="left" w:pos="720"/>
          <w:tab w:val="left" w:pos="2600"/>
        </w:tabs>
        <w:spacing w:line="360" w:lineRule="auto"/>
        <w:rPr>
          <w:rFonts w:ascii="Times New Roman" w:eastAsia="Arial Unicode MS" w:hAnsi="Times New Roman" w:cs="Times New Roman"/>
          <w:b/>
          <w:sz w:val="24"/>
          <w:szCs w:val="24"/>
          <w:shd w:val="clear" w:color="auto" w:fill="FFFFFF"/>
        </w:rPr>
      </w:pPr>
    </w:p>
    <w:p w14:paraId="13C00DD4" w14:textId="77777777" w:rsidR="00905A8F" w:rsidRDefault="00905A8F" w:rsidP="00B6218B">
      <w:pPr>
        <w:tabs>
          <w:tab w:val="left" w:pos="720"/>
          <w:tab w:val="left" w:pos="2600"/>
        </w:tabs>
        <w:spacing w:line="360" w:lineRule="auto"/>
        <w:rPr>
          <w:rFonts w:ascii="Times New Roman" w:eastAsia="Arial Unicode MS" w:hAnsi="Times New Roman" w:cs="Times New Roman"/>
          <w:b/>
          <w:sz w:val="24"/>
          <w:szCs w:val="24"/>
          <w:shd w:val="clear" w:color="auto" w:fill="FFFFFF"/>
        </w:rPr>
      </w:pPr>
    </w:p>
    <w:p w14:paraId="49DF34CA" w14:textId="77777777" w:rsidR="00905A8F" w:rsidRDefault="00905A8F" w:rsidP="00B6218B">
      <w:pPr>
        <w:tabs>
          <w:tab w:val="left" w:pos="720"/>
          <w:tab w:val="left" w:pos="2600"/>
        </w:tabs>
        <w:spacing w:line="360" w:lineRule="auto"/>
        <w:rPr>
          <w:rFonts w:ascii="Times New Roman" w:eastAsia="Arial Unicode MS" w:hAnsi="Times New Roman" w:cs="Times New Roman"/>
          <w:b/>
          <w:sz w:val="24"/>
          <w:szCs w:val="24"/>
          <w:shd w:val="clear" w:color="auto" w:fill="FFFFFF"/>
        </w:rPr>
      </w:pPr>
    </w:p>
    <w:p w14:paraId="682C9624" w14:textId="77777777" w:rsidR="00B55D79" w:rsidRPr="00E62581" w:rsidRDefault="00B55D79" w:rsidP="00B55D79">
      <w:pPr>
        <w:spacing w:after="0" w:line="240" w:lineRule="auto"/>
        <w:jc w:val="center"/>
        <w:rPr>
          <w:rFonts w:ascii="Times New Roman" w:eastAsia="Arial Unicode MS" w:hAnsi="Times New Roman" w:cs="Times New Roman"/>
          <w:b/>
          <w:sz w:val="28"/>
          <w:szCs w:val="28"/>
        </w:rPr>
      </w:pPr>
      <w:commentRangeStart w:id="202"/>
      <w:r w:rsidRPr="00E62581">
        <w:rPr>
          <w:rFonts w:ascii="Times New Roman" w:eastAsia="Arial Unicode MS" w:hAnsi="Times New Roman" w:cs="Times New Roman"/>
          <w:b/>
          <w:sz w:val="28"/>
          <w:szCs w:val="28"/>
        </w:rPr>
        <w:lastRenderedPageBreak/>
        <w:t>References</w:t>
      </w:r>
      <w:commentRangeEnd w:id="202"/>
      <w:r w:rsidR="00F62135">
        <w:rPr>
          <w:rStyle w:val="CommentReference"/>
        </w:rPr>
        <w:commentReference w:id="202"/>
      </w:r>
    </w:p>
    <w:p w14:paraId="1188DC17" w14:textId="77777777" w:rsidR="00B55D79" w:rsidRDefault="00B55D79" w:rsidP="00B55D79">
      <w:pPr>
        <w:spacing w:after="0" w:line="240" w:lineRule="auto"/>
        <w:rPr>
          <w:rFonts w:ascii="Times New Roman" w:hAnsi="Times New Roman" w:cs="Times New Roman"/>
          <w:color w:val="222222"/>
          <w:shd w:val="clear" w:color="auto" w:fill="FFFFFF"/>
        </w:rPr>
      </w:pPr>
      <w:proofErr w:type="spellStart"/>
      <w:r w:rsidRPr="00B55D79">
        <w:rPr>
          <w:rFonts w:ascii="Times New Roman" w:hAnsi="Times New Roman" w:cs="Times New Roman"/>
          <w:color w:val="222222"/>
          <w:shd w:val="clear" w:color="auto" w:fill="FFFFFF"/>
        </w:rPr>
        <w:t>Aslett</w:t>
      </w:r>
      <w:proofErr w:type="spellEnd"/>
      <w:r w:rsidRPr="00B55D79">
        <w:rPr>
          <w:rFonts w:ascii="Times New Roman" w:hAnsi="Times New Roman" w:cs="Times New Roman"/>
          <w:color w:val="222222"/>
          <w:shd w:val="clear" w:color="auto" w:fill="FFFFFF"/>
        </w:rPr>
        <w:t>, M. and Wood, V., 2006. Gene Ontology annotation status of the fission yeast genome: preliminary coverage approaches 100%.</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Yeast</w:t>
      </w:r>
      <w:r w:rsidRPr="00B55D79">
        <w:rPr>
          <w:rFonts w:ascii="Times New Roman" w:hAnsi="Times New Roman" w:cs="Times New Roman"/>
          <w:color w:val="222222"/>
          <w:shd w:val="clear" w:color="auto" w:fill="FFFFFF"/>
        </w:rPr>
        <w:t>,</w:t>
      </w:r>
      <w:r w:rsidRPr="00B55D79">
        <w:rPr>
          <w:rFonts w:ascii="Times New Roman" w:hAnsi="Times New Roman" w:cs="Times New Roman"/>
          <w:i/>
          <w:iCs/>
          <w:color w:val="222222"/>
          <w:shd w:val="clear" w:color="auto" w:fill="FFFFFF"/>
        </w:rPr>
        <w:t>23</w:t>
      </w:r>
      <w:r w:rsidRPr="00B55D79">
        <w:rPr>
          <w:rFonts w:ascii="Times New Roman" w:hAnsi="Times New Roman" w:cs="Times New Roman"/>
          <w:color w:val="222222"/>
          <w:shd w:val="clear" w:color="auto" w:fill="FFFFFF"/>
        </w:rPr>
        <w:t>(13), pp.913-919.</w:t>
      </w:r>
    </w:p>
    <w:p w14:paraId="4A701F3E"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4A6B72E7"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Bader, G. D., &amp; Hogue, C. W. (2003). An automated method for finding molecular complexes in large protein interaction networks.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BMC bioinformatics</w:t>
      </w:r>
      <w:r w:rsidRPr="00B55D79">
        <w:rPr>
          <w:rFonts w:ascii="Times New Roman" w:hAnsi="Times New Roman" w:cs="Times New Roman"/>
          <w:color w:val="222222"/>
          <w:shd w:val="clear" w:color="auto" w:fill="FFFFFF"/>
        </w:rPr>
        <w:t>,</w:t>
      </w:r>
      <w:r w:rsidRPr="00B55D79">
        <w:rPr>
          <w:rFonts w:ascii="Times New Roman" w:hAnsi="Times New Roman" w:cs="Times New Roman"/>
          <w:i/>
          <w:iCs/>
          <w:color w:val="222222"/>
          <w:shd w:val="clear" w:color="auto" w:fill="FFFFFF"/>
        </w:rPr>
        <w:t>4</w:t>
      </w:r>
      <w:r w:rsidRPr="00B55D79">
        <w:rPr>
          <w:rFonts w:ascii="Times New Roman" w:hAnsi="Times New Roman" w:cs="Times New Roman"/>
          <w:color w:val="222222"/>
          <w:shd w:val="clear" w:color="auto" w:fill="FFFFFF"/>
        </w:rPr>
        <w:t>(1), 2.</w:t>
      </w:r>
    </w:p>
    <w:p w14:paraId="1723D88B"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5537110E" w14:textId="77777777" w:rsidR="00B55D79" w:rsidRDefault="00B55D79" w:rsidP="00B55D79">
      <w:pPr>
        <w:spacing w:after="0" w:line="240" w:lineRule="auto"/>
        <w:rPr>
          <w:rFonts w:ascii="Times New Roman" w:hAnsi="Times New Roman" w:cs="Times New Roman"/>
          <w:color w:val="222222"/>
          <w:shd w:val="clear" w:color="auto" w:fill="FFFFFF"/>
        </w:rPr>
      </w:pPr>
      <w:proofErr w:type="spellStart"/>
      <w:r w:rsidRPr="00B55D79">
        <w:rPr>
          <w:rFonts w:ascii="Times New Roman" w:hAnsi="Times New Roman" w:cs="Times New Roman"/>
          <w:color w:val="222222"/>
          <w:shd w:val="clear" w:color="auto" w:fill="FFFFFF"/>
        </w:rPr>
        <w:t>Baryshnikova</w:t>
      </w:r>
      <w:proofErr w:type="spellEnd"/>
      <w:r w:rsidRPr="00B55D79">
        <w:rPr>
          <w:rFonts w:ascii="Times New Roman" w:hAnsi="Times New Roman" w:cs="Times New Roman"/>
          <w:color w:val="222222"/>
          <w:shd w:val="clear" w:color="auto" w:fill="FFFFFF"/>
        </w:rPr>
        <w:t xml:space="preserve">, A., Costanzo, M., Kim, Y., Ding, H., Koh, J., </w:t>
      </w:r>
      <w:proofErr w:type="spellStart"/>
      <w:r w:rsidRPr="00B55D79">
        <w:rPr>
          <w:rFonts w:ascii="Times New Roman" w:hAnsi="Times New Roman" w:cs="Times New Roman"/>
          <w:color w:val="222222"/>
          <w:shd w:val="clear" w:color="auto" w:fill="FFFFFF"/>
        </w:rPr>
        <w:t>Toufighi</w:t>
      </w:r>
      <w:proofErr w:type="spellEnd"/>
      <w:r w:rsidRPr="00B55D79">
        <w:rPr>
          <w:rFonts w:ascii="Times New Roman" w:hAnsi="Times New Roman" w:cs="Times New Roman"/>
          <w:color w:val="222222"/>
          <w:shd w:val="clear" w:color="auto" w:fill="FFFFFF"/>
        </w:rPr>
        <w:t>, K., ... &amp; Myers, C. L. (2010). Quantitative analysis of fitness and genetic interactions in yeast on a genome scale.</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Nature methods</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7</w:t>
      </w:r>
      <w:r w:rsidRPr="00B55D79">
        <w:rPr>
          <w:rFonts w:ascii="Times New Roman" w:hAnsi="Times New Roman" w:cs="Times New Roman"/>
          <w:color w:val="222222"/>
          <w:shd w:val="clear" w:color="auto" w:fill="FFFFFF"/>
        </w:rPr>
        <w:t>(12), 1017-1024.</w:t>
      </w:r>
    </w:p>
    <w:p w14:paraId="3C9627A5"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677BAB72" w14:textId="77777777" w:rsidR="00B55D79" w:rsidRDefault="00B55D79" w:rsidP="00B55D79">
      <w:pPr>
        <w:spacing w:after="0" w:line="240" w:lineRule="auto"/>
        <w:rPr>
          <w:rFonts w:ascii="Times New Roman" w:hAnsi="Times New Roman" w:cs="Times New Roman"/>
          <w:color w:val="222222"/>
          <w:shd w:val="clear" w:color="auto" w:fill="FFFFFF"/>
        </w:rPr>
      </w:pPr>
      <w:proofErr w:type="spellStart"/>
      <w:r w:rsidRPr="00B55D79">
        <w:rPr>
          <w:rFonts w:ascii="Times New Roman" w:hAnsi="Times New Roman" w:cs="Times New Roman"/>
          <w:color w:val="222222"/>
          <w:shd w:val="clear" w:color="auto" w:fill="FFFFFF"/>
        </w:rPr>
        <w:t>Bindea</w:t>
      </w:r>
      <w:proofErr w:type="spellEnd"/>
      <w:r w:rsidRPr="00B55D79">
        <w:rPr>
          <w:rFonts w:ascii="Times New Roman" w:hAnsi="Times New Roman" w:cs="Times New Roman"/>
          <w:color w:val="222222"/>
          <w:shd w:val="clear" w:color="auto" w:fill="FFFFFF"/>
        </w:rPr>
        <w:t xml:space="preserve">, G., </w:t>
      </w:r>
      <w:proofErr w:type="spellStart"/>
      <w:r w:rsidRPr="00B55D79">
        <w:rPr>
          <w:rFonts w:ascii="Times New Roman" w:hAnsi="Times New Roman" w:cs="Times New Roman"/>
          <w:color w:val="222222"/>
          <w:shd w:val="clear" w:color="auto" w:fill="FFFFFF"/>
        </w:rPr>
        <w:t>Mlecnik</w:t>
      </w:r>
      <w:proofErr w:type="spellEnd"/>
      <w:r w:rsidRPr="00B55D79">
        <w:rPr>
          <w:rFonts w:ascii="Times New Roman" w:hAnsi="Times New Roman" w:cs="Times New Roman"/>
          <w:color w:val="222222"/>
          <w:shd w:val="clear" w:color="auto" w:fill="FFFFFF"/>
        </w:rPr>
        <w:t xml:space="preserve">, B., Hackl, H., </w:t>
      </w:r>
      <w:proofErr w:type="spellStart"/>
      <w:r w:rsidRPr="00B55D79">
        <w:rPr>
          <w:rFonts w:ascii="Times New Roman" w:hAnsi="Times New Roman" w:cs="Times New Roman"/>
          <w:color w:val="222222"/>
          <w:shd w:val="clear" w:color="auto" w:fill="FFFFFF"/>
        </w:rPr>
        <w:t>Charoentong</w:t>
      </w:r>
      <w:proofErr w:type="spellEnd"/>
      <w:r w:rsidRPr="00B55D79">
        <w:rPr>
          <w:rFonts w:ascii="Times New Roman" w:hAnsi="Times New Roman" w:cs="Times New Roman"/>
          <w:color w:val="222222"/>
          <w:shd w:val="clear" w:color="auto" w:fill="FFFFFF"/>
        </w:rPr>
        <w:t xml:space="preserve">, P., </w:t>
      </w:r>
      <w:proofErr w:type="spellStart"/>
      <w:r w:rsidRPr="00B55D79">
        <w:rPr>
          <w:rFonts w:ascii="Times New Roman" w:hAnsi="Times New Roman" w:cs="Times New Roman"/>
          <w:color w:val="222222"/>
          <w:shd w:val="clear" w:color="auto" w:fill="FFFFFF"/>
        </w:rPr>
        <w:t>Tosolini</w:t>
      </w:r>
      <w:proofErr w:type="spellEnd"/>
      <w:r w:rsidRPr="00B55D79">
        <w:rPr>
          <w:rFonts w:ascii="Times New Roman" w:hAnsi="Times New Roman" w:cs="Times New Roman"/>
          <w:color w:val="222222"/>
          <w:shd w:val="clear" w:color="auto" w:fill="FFFFFF"/>
        </w:rPr>
        <w:t xml:space="preserve">, M., </w:t>
      </w:r>
      <w:proofErr w:type="spellStart"/>
      <w:r w:rsidRPr="00B55D79">
        <w:rPr>
          <w:rFonts w:ascii="Times New Roman" w:hAnsi="Times New Roman" w:cs="Times New Roman"/>
          <w:color w:val="222222"/>
          <w:shd w:val="clear" w:color="auto" w:fill="FFFFFF"/>
        </w:rPr>
        <w:t>Kirilovsky</w:t>
      </w:r>
      <w:proofErr w:type="spellEnd"/>
      <w:r w:rsidRPr="00B55D79">
        <w:rPr>
          <w:rFonts w:ascii="Times New Roman" w:hAnsi="Times New Roman" w:cs="Times New Roman"/>
          <w:color w:val="222222"/>
          <w:shd w:val="clear" w:color="auto" w:fill="FFFFFF"/>
        </w:rPr>
        <w:t xml:space="preserve">, A., ... &amp; </w:t>
      </w:r>
      <w:proofErr w:type="spellStart"/>
      <w:r w:rsidRPr="00B55D79">
        <w:rPr>
          <w:rFonts w:ascii="Times New Roman" w:hAnsi="Times New Roman" w:cs="Times New Roman"/>
          <w:color w:val="222222"/>
          <w:shd w:val="clear" w:color="auto" w:fill="FFFFFF"/>
        </w:rPr>
        <w:t>Galon</w:t>
      </w:r>
      <w:proofErr w:type="spellEnd"/>
      <w:r w:rsidRPr="00B55D79">
        <w:rPr>
          <w:rFonts w:ascii="Times New Roman" w:hAnsi="Times New Roman" w:cs="Times New Roman"/>
          <w:color w:val="222222"/>
          <w:shd w:val="clear" w:color="auto" w:fill="FFFFFF"/>
        </w:rPr>
        <w:t xml:space="preserve">, J. (2009). </w:t>
      </w:r>
      <w:proofErr w:type="spellStart"/>
      <w:r w:rsidRPr="00B55D79">
        <w:rPr>
          <w:rFonts w:ascii="Times New Roman" w:hAnsi="Times New Roman" w:cs="Times New Roman"/>
          <w:color w:val="222222"/>
          <w:shd w:val="clear" w:color="auto" w:fill="FFFFFF"/>
        </w:rPr>
        <w:t>ClueGO</w:t>
      </w:r>
      <w:proofErr w:type="spellEnd"/>
      <w:r w:rsidRPr="00B55D79">
        <w:rPr>
          <w:rFonts w:ascii="Times New Roman" w:hAnsi="Times New Roman" w:cs="Times New Roman"/>
          <w:color w:val="222222"/>
          <w:shd w:val="clear" w:color="auto" w:fill="FFFFFF"/>
        </w:rPr>
        <w:t xml:space="preserve">: a </w:t>
      </w:r>
      <w:proofErr w:type="spellStart"/>
      <w:r w:rsidRPr="00B55D79">
        <w:rPr>
          <w:rFonts w:ascii="Times New Roman" w:hAnsi="Times New Roman" w:cs="Times New Roman"/>
          <w:color w:val="222222"/>
          <w:shd w:val="clear" w:color="auto" w:fill="FFFFFF"/>
        </w:rPr>
        <w:t>Cytoscape</w:t>
      </w:r>
      <w:proofErr w:type="spellEnd"/>
      <w:r w:rsidRPr="00B55D79">
        <w:rPr>
          <w:rFonts w:ascii="Times New Roman" w:hAnsi="Times New Roman" w:cs="Times New Roman"/>
          <w:color w:val="222222"/>
          <w:shd w:val="clear" w:color="auto" w:fill="FFFFFF"/>
        </w:rPr>
        <w:t xml:space="preserve"> plug-in to decipher functionally grouped gene ontology and pathway annotation networks.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Bioinformatics</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25</w:t>
      </w:r>
      <w:r w:rsidRPr="00B55D79">
        <w:rPr>
          <w:rFonts w:ascii="Times New Roman" w:hAnsi="Times New Roman" w:cs="Times New Roman"/>
          <w:color w:val="222222"/>
          <w:shd w:val="clear" w:color="auto" w:fill="FFFFFF"/>
        </w:rPr>
        <w:t>(8), 1091-1093</w:t>
      </w:r>
    </w:p>
    <w:p w14:paraId="0E6D31B3"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0E18481E"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 xml:space="preserve">Cherry, J. M., Hong, E. L., Amundsen, C., </w:t>
      </w:r>
      <w:proofErr w:type="spellStart"/>
      <w:r w:rsidRPr="00B55D79">
        <w:rPr>
          <w:rFonts w:ascii="Times New Roman" w:hAnsi="Times New Roman" w:cs="Times New Roman"/>
          <w:color w:val="222222"/>
          <w:shd w:val="clear" w:color="auto" w:fill="FFFFFF"/>
        </w:rPr>
        <w:t>Balakrishnan</w:t>
      </w:r>
      <w:proofErr w:type="spellEnd"/>
      <w:r w:rsidRPr="00B55D79">
        <w:rPr>
          <w:rFonts w:ascii="Times New Roman" w:hAnsi="Times New Roman" w:cs="Times New Roman"/>
          <w:color w:val="222222"/>
          <w:shd w:val="clear" w:color="auto" w:fill="FFFFFF"/>
        </w:rPr>
        <w:t>, R., Binkley, G., Chan, E. T., ... &amp; Wong, E. D. (2011). Saccharomyces Genome Database: the genomics resource of budding yeast.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Nucleic acids research</w:t>
      </w:r>
      <w:r w:rsidRPr="00B55D79">
        <w:rPr>
          <w:rFonts w:ascii="Times New Roman" w:hAnsi="Times New Roman" w:cs="Times New Roman"/>
          <w:color w:val="222222"/>
          <w:shd w:val="clear" w:color="auto" w:fill="FFFFFF"/>
        </w:rPr>
        <w:t>, gkr1029.</w:t>
      </w:r>
    </w:p>
    <w:p w14:paraId="54936131"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35047AC7"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 xml:space="preserve">Costanzo, M., </w:t>
      </w:r>
      <w:proofErr w:type="spellStart"/>
      <w:r w:rsidRPr="00B55D79">
        <w:rPr>
          <w:rFonts w:ascii="Times New Roman" w:hAnsi="Times New Roman" w:cs="Times New Roman"/>
          <w:color w:val="222222"/>
          <w:shd w:val="clear" w:color="auto" w:fill="FFFFFF"/>
        </w:rPr>
        <w:t>Baryshnikova</w:t>
      </w:r>
      <w:proofErr w:type="spellEnd"/>
      <w:r w:rsidRPr="00B55D79">
        <w:rPr>
          <w:rFonts w:ascii="Times New Roman" w:hAnsi="Times New Roman" w:cs="Times New Roman"/>
          <w:color w:val="222222"/>
          <w:shd w:val="clear" w:color="auto" w:fill="FFFFFF"/>
        </w:rPr>
        <w:t>, A., Bellay, J., Kim, Y., Spear, E. D., Sevier, C. S., ... &amp; Kaiser, C. A. (2010). The genetic landscape of a cell.</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science</w:t>
      </w:r>
      <w:r w:rsidRPr="00B55D79">
        <w:rPr>
          <w:rFonts w:ascii="Times New Roman" w:hAnsi="Times New Roman" w:cs="Times New Roman"/>
          <w:color w:val="222222"/>
          <w:shd w:val="clear" w:color="auto" w:fill="FFFFFF"/>
        </w:rPr>
        <w:t>,</w:t>
      </w:r>
      <w:r w:rsidRPr="00B55D79">
        <w:rPr>
          <w:rFonts w:ascii="Times New Roman" w:hAnsi="Times New Roman" w:cs="Times New Roman"/>
          <w:i/>
          <w:iCs/>
          <w:color w:val="222222"/>
          <w:shd w:val="clear" w:color="auto" w:fill="FFFFFF"/>
        </w:rPr>
        <w:t>327</w:t>
      </w:r>
      <w:r w:rsidRPr="00B55D79">
        <w:rPr>
          <w:rFonts w:ascii="Times New Roman" w:hAnsi="Times New Roman" w:cs="Times New Roman"/>
          <w:color w:val="222222"/>
          <w:shd w:val="clear" w:color="auto" w:fill="FFFFFF"/>
        </w:rPr>
        <w:t>(5964), 425-431</w:t>
      </w:r>
    </w:p>
    <w:p w14:paraId="07E7064E"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44E981ED" w14:textId="77777777" w:rsidR="00B55D79" w:rsidRPr="00B55D79" w:rsidRDefault="00B55D79" w:rsidP="00B55D79">
      <w:pPr>
        <w:spacing w:after="0" w:line="240" w:lineRule="auto"/>
        <w:rPr>
          <w:rFonts w:ascii="Times New Roman" w:hAnsi="Times New Roman" w:cs="Times New Roman"/>
          <w:color w:val="222222"/>
          <w:shd w:val="clear" w:color="auto" w:fill="FFFFFF"/>
        </w:rPr>
      </w:pPr>
      <w:proofErr w:type="spellStart"/>
      <w:r w:rsidRPr="00B55D79">
        <w:rPr>
          <w:rFonts w:ascii="Times New Roman" w:hAnsi="Times New Roman" w:cs="Times New Roman"/>
          <w:color w:val="222222"/>
          <w:shd w:val="clear" w:color="auto" w:fill="FFFFFF"/>
        </w:rPr>
        <w:t>Eisen</w:t>
      </w:r>
      <w:proofErr w:type="spellEnd"/>
      <w:r w:rsidRPr="00B55D79">
        <w:rPr>
          <w:rFonts w:ascii="Times New Roman" w:hAnsi="Times New Roman" w:cs="Times New Roman"/>
          <w:color w:val="222222"/>
          <w:shd w:val="clear" w:color="auto" w:fill="FFFFFF"/>
        </w:rPr>
        <w:t>, M.B., Spellman, P.T., Brown, P.O. and Botstein, D., 1998. Cluster analysis and display of genome-wide expression patterns.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Proceedings of the National Academy of Sciences</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95</w:t>
      </w:r>
      <w:r w:rsidRPr="00B55D79">
        <w:rPr>
          <w:rFonts w:ascii="Times New Roman" w:hAnsi="Times New Roman" w:cs="Times New Roman"/>
          <w:color w:val="222222"/>
          <w:shd w:val="clear" w:color="auto" w:fill="FFFFFF"/>
        </w:rPr>
        <w:t>(25), pp.14863-14868.</w:t>
      </w:r>
    </w:p>
    <w:p w14:paraId="4D2A45A7"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 xml:space="preserve">Frost, A., Elgort, M. G., </w:t>
      </w:r>
      <w:proofErr w:type="spellStart"/>
      <w:r w:rsidRPr="00B55D79">
        <w:rPr>
          <w:rFonts w:ascii="Times New Roman" w:hAnsi="Times New Roman" w:cs="Times New Roman"/>
          <w:color w:val="222222"/>
          <w:shd w:val="clear" w:color="auto" w:fill="FFFFFF"/>
        </w:rPr>
        <w:t>Brandman</w:t>
      </w:r>
      <w:proofErr w:type="spellEnd"/>
      <w:r w:rsidRPr="00B55D79">
        <w:rPr>
          <w:rFonts w:ascii="Times New Roman" w:hAnsi="Times New Roman" w:cs="Times New Roman"/>
          <w:color w:val="222222"/>
          <w:shd w:val="clear" w:color="auto" w:fill="FFFFFF"/>
        </w:rPr>
        <w:t>, O., Ives, C., Collins, S. R., Miller-</w:t>
      </w:r>
      <w:proofErr w:type="spellStart"/>
      <w:r w:rsidRPr="00B55D79">
        <w:rPr>
          <w:rFonts w:ascii="Times New Roman" w:hAnsi="Times New Roman" w:cs="Times New Roman"/>
          <w:color w:val="222222"/>
          <w:shd w:val="clear" w:color="auto" w:fill="FFFFFF"/>
        </w:rPr>
        <w:t>Vedam</w:t>
      </w:r>
      <w:proofErr w:type="spellEnd"/>
      <w:r w:rsidRPr="00B55D79">
        <w:rPr>
          <w:rFonts w:ascii="Times New Roman" w:hAnsi="Times New Roman" w:cs="Times New Roman"/>
          <w:color w:val="222222"/>
          <w:shd w:val="clear" w:color="auto" w:fill="FFFFFF"/>
        </w:rPr>
        <w:t xml:space="preserve">, L., ... &amp; </w:t>
      </w:r>
      <w:proofErr w:type="spellStart"/>
      <w:r w:rsidRPr="00B55D79">
        <w:rPr>
          <w:rFonts w:ascii="Times New Roman" w:hAnsi="Times New Roman" w:cs="Times New Roman"/>
          <w:color w:val="222222"/>
          <w:shd w:val="clear" w:color="auto" w:fill="FFFFFF"/>
        </w:rPr>
        <w:t>Weissman</w:t>
      </w:r>
      <w:proofErr w:type="spellEnd"/>
      <w:r w:rsidRPr="00B55D79">
        <w:rPr>
          <w:rFonts w:ascii="Times New Roman" w:hAnsi="Times New Roman" w:cs="Times New Roman"/>
          <w:color w:val="222222"/>
          <w:shd w:val="clear" w:color="auto" w:fill="FFFFFF"/>
        </w:rPr>
        <w:t xml:space="preserve">, J. S. (2012). Functional repurposing revealed by comparing S. </w:t>
      </w:r>
      <w:proofErr w:type="spellStart"/>
      <w:r w:rsidRPr="00B55D79">
        <w:rPr>
          <w:rFonts w:ascii="Times New Roman" w:hAnsi="Times New Roman" w:cs="Times New Roman"/>
          <w:color w:val="222222"/>
          <w:shd w:val="clear" w:color="auto" w:fill="FFFFFF"/>
        </w:rPr>
        <w:t>pombe</w:t>
      </w:r>
      <w:proofErr w:type="spellEnd"/>
      <w:r w:rsidRPr="00B55D79">
        <w:rPr>
          <w:rFonts w:ascii="Times New Roman" w:hAnsi="Times New Roman" w:cs="Times New Roman"/>
          <w:color w:val="222222"/>
          <w:shd w:val="clear" w:color="auto" w:fill="FFFFFF"/>
        </w:rPr>
        <w:t xml:space="preserve"> and S. cerevisiae genetic interactions.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Cell</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149</w:t>
      </w:r>
      <w:r w:rsidRPr="00B55D79">
        <w:rPr>
          <w:rFonts w:ascii="Times New Roman" w:hAnsi="Times New Roman" w:cs="Times New Roman"/>
          <w:color w:val="222222"/>
          <w:shd w:val="clear" w:color="auto" w:fill="FFFFFF"/>
        </w:rPr>
        <w:t>(6), 1339-1352.</w:t>
      </w:r>
    </w:p>
    <w:p w14:paraId="69BEE85D"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5BE529AD" w14:textId="77777777" w:rsidR="00B55D79" w:rsidRDefault="00B55D79" w:rsidP="00B55D79">
      <w:pPr>
        <w:spacing w:after="0" w:line="240" w:lineRule="auto"/>
        <w:rPr>
          <w:rFonts w:ascii="Times New Roman" w:hAnsi="Times New Roman" w:cs="Times New Roman"/>
          <w:color w:val="222222"/>
          <w:shd w:val="clear" w:color="auto" w:fill="FFFFFF"/>
        </w:rPr>
      </w:pPr>
      <w:proofErr w:type="spellStart"/>
      <w:r w:rsidRPr="00B55D79">
        <w:rPr>
          <w:rFonts w:ascii="Times New Roman" w:hAnsi="Times New Roman" w:cs="Times New Roman"/>
          <w:color w:val="222222"/>
          <w:shd w:val="clear" w:color="auto" w:fill="FFFFFF"/>
        </w:rPr>
        <w:t>Heinicke</w:t>
      </w:r>
      <w:proofErr w:type="spellEnd"/>
      <w:r w:rsidRPr="00B55D79">
        <w:rPr>
          <w:rFonts w:ascii="Times New Roman" w:hAnsi="Times New Roman" w:cs="Times New Roman"/>
          <w:color w:val="222222"/>
          <w:shd w:val="clear" w:color="auto" w:fill="FFFFFF"/>
        </w:rPr>
        <w:t xml:space="preserve">, S., </w:t>
      </w:r>
      <w:proofErr w:type="spellStart"/>
      <w:r w:rsidRPr="00B55D79">
        <w:rPr>
          <w:rFonts w:ascii="Times New Roman" w:hAnsi="Times New Roman" w:cs="Times New Roman"/>
          <w:color w:val="222222"/>
          <w:shd w:val="clear" w:color="auto" w:fill="FFFFFF"/>
        </w:rPr>
        <w:t>Livstone</w:t>
      </w:r>
      <w:proofErr w:type="spellEnd"/>
      <w:r w:rsidRPr="00B55D79">
        <w:rPr>
          <w:rFonts w:ascii="Times New Roman" w:hAnsi="Times New Roman" w:cs="Times New Roman"/>
          <w:color w:val="222222"/>
          <w:shd w:val="clear" w:color="auto" w:fill="FFFFFF"/>
        </w:rPr>
        <w:t xml:space="preserve">, M.S., Lu, C., </w:t>
      </w:r>
      <w:proofErr w:type="spellStart"/>
      <w:r w:rsidRPr="00B55D79">
        <w:rPr>
          <w:rFonts w:ascii="Times New Roman" w:hAnsi="Times New Roman" w:cs="Times New Roman"/>
          <w:color w:val="222222"/>
          <w:shd w:val="clear" w:color="auto" w:fill="FFFFFF"/>
        </w:rPr>
        <w:t>Oughtred</w:t>
      </w:r>
      <w:proofErr w:type="spellEnd"/>
      <w:r w:rsidRPr="00B55D79">
        <w:rPr>
          <w:rFonts w:ascii="Times New Roman" w:hAnsi="Times New Roman" w:cs="Times New Roman"/>
          <w:color w:val="222222"/>
          <w:shd w:val="clear" w:color="auto" w:fill="FFFFFF"/>
        </w:rPr>
        <w:t xml:space="preserve">, R., Kang, F., </w:t>
      </w:r>
      <w:proofErr w:type="spellStart"/>
      <w:r w:rsidRPr="00B55D79">
        <w:rPr>
          <w:rFonts w:ascii="Times New Roman" w:hAnsi="Times New Roman" w:cs="Times New Roman"/>
          <w:color w:val="222222"/>
          <w:shd w:val="clear" w:color="auto" w:fill="FFFFFF"/>
        </w:rPr>
        <w:t>Angiuoli</w:t>
      </w:r>
      <w:proofErr w:type="spellEnd"/>
      <w:r w:rsidRPr="00B55D79">
        <w:rPr>
          <w:rFonts w:ascii="Times New Roman" w:hAnsi="Times New Roman" w:cs="Times New Roman"/>
          <w:color w:val="222222"/>
          <w:shd w:val="clear" w:color="auto" w:fill="FFFFFF"/>
        </w:rPr>
        <w:t xml:space="preserve">, S.V., White, O., Botstein, D. and </w:t>
      </w:r>
      <w:proofErr w:type="spellStart"/>
      <w:r w:rsidRPr="00B55D79">
        <w:rPr>
          <w:rFonts w:ascii="Times New Roman" w:hAnsi="Times New Roman" w:cs="Times New Roman"/>
          <w:color w:val="222222"/>
          <w:shd w:val="clear" w:color="auto" w:fill="FFFFFF"/>
        </w:rPr>
        <w:t>Dolinski</w:t>
      </w:r>
      <w:proofErr w:type="spellEnd"/>
      <w:r w:rsidRPr="00B55D79">
        <w:rPr>
          <w:rFonts w:ascii="Times New Roman" w:hAnsi="Times New Roman" w:cs="Times New Roman"/>
          <w:color w:val="222222"/>
          <w:shd w:val="clear" w:color="auto" w:fill="FFFFFF"/>
        </w:rPr>
        <w:t xml:space="preserve">, K., 2007. The Princeton Protein </w:t>
      </w:r>
      <w:proofErr w:type="spellStart"/>
      <w:r w:rsidRPr="00B55D79">
        <w:rPr>
          <w:rFonts w:ascii="Times New Roman" w:hAnsi="Times New Roman" w:cs="Times New Roman"/>
          <w:color w:val="222222"/>
          <w:shd w:val="clear" w:color="auto" w:fill="FFFFFF"/>
        </w:rPr>
        <w:t>Orthology</w:t>
      </w:r>
      <w:proofErr w:type="spellEnd"/>
      <w:r w:rsidRPr="00B55D79">
        <w:rPr>
          <w:rFonts w:ascii="Times New Roman" w:hAnsi="Times New Roman" w:cs="Times New Roman"/>
          <w:color w:val="222222"/>
          <w:shd w:val="clear" w:color="auto" w:fill="FFFFFF"/>
        </w:rPr>
        <w:t xml:space="preserve"> Database (P-POD): a comparative genomics analysis tool for biologists.</w:t>
      </w:r>
      <w:r w:rsidRPr="00B55D79">
        <w:rPr>
          <w:rStyle w:val="apple-converted-space"/>
          <w:rFonts w:ascii="Times New Roman" w:hAnsi="Times New Roman" w:cs="Times New Roman"/>
          <w:color w:val="222222"/>
          <w:shd w:val="clear" w:color="auto" w:fill="FFFFFF"/>
        </w:rPr>
        <w:t> </w:t>
      </w:r>
      <w:proofErr w:type="spellStart"/>
      <w:r w:rsidRPr="00B55D79">
        <w:rPr>
          <w:rFonts w:ascii="Times New Roman" w:hAnsi="Times New Roman" w:cs="Times New Roman"/>
          <w:i/>
          <w:iCs/>
          <w:color w:val="222222"/>
          <w:shd w:val="clear" w:color="auto" w:fill="FFFFFF"/>
        </w:rPr>
        <w:t>PLoS</w:t>
      </w:r>
      <w:proofErr w:type="spellEnd"/>
      <w:r w:rsidRPr="00B55D79">
        <w:rPr>
          <w:rFonts w:ascii="Times New Roman" w:hAnsi="Times New Roman" w:cs="Times New Roman"/>
          <w:i/>
          <w:iCs/>
          <w:color w:val="222222"/>
          <w:shd w:val="clear" w:color="auto" w:fill="FFFFFF"/>
        </w:rPr>
        <w:t xml:space="preserve"> One</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2</w:t>
      </w:r>
      <w:r w:rsidRPr="00B55D79">
        <w:rPr>
          <w:rFonts w:ascii="Times New Roman" w:hAnsi="Times New Roman" w:cs="Times New Roman"/>
          <w:color w:val="222222"/>
          <w:shd w:val="clear" w:color="auto" w:fill="FFFFFF"/>
        </w:rPr>
        <w:t>(8), p.e766</w:t>
      </w:r>
    </w:p>
    <w:p w14:paraId="017CAF4A"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275D4A67" w14:textId="77777777" w:rsidR="00B55D79" w:rsidRDefault="00B55D79" w:rsidP="00B55D79">
      <w:pPr>
        <w:spacing w:after="0" w:line="240" w:lineRule="auto"/>
        <w:rPr>
          <w:rFonts w:ascii="Times New Roman" w:hAnsi="Times New Roman" w:cs="Times New Roman"/>
          <w:color w:val="222222"/>
          <w:shd w:val="clear" w:color="auto" w:fill="FFFFFF"/>
        </w:rPr>
      </w:pPr>
      <w:proofErr w:type="spellStart"/>
      <w:r w:rsidRPr="00B55D79">
        <w:rPr>
          <w:rFonts w:ascii="Times New Roman" w:hAnsi="Times New Roman" w:cs="Times New Roman"/>
          <w:color w:val="222222"/>
          <w:shd w:val="clear" w:color="auto" w:fill="FFFFFF"/>
        </w:rPr>
        <w:t>Hillenmeyer</w:t>
      </w:r>
      <w:proofErr w:type="spellEnd"/>
      <w:r w:rsidRPr="00B55D79">
        <w:rPr>
          <w:rFonts w:ascii="Times New Roman" w:hAnsi="Times New Roman" w:cs="Times New Roman"/>
          <w:color w:val="222222"/>
          <w:shd w:val="clear" w:color="auto" w:fill="FFFFFF"/>
        </w:rPr>
        <w:t xml:space="preserve">, M.E., Fung, E., </w:t>
      </w:r>
      <w:proofErr w:type="spellStart"/>
      <w:r w:rsidRPr="00B55D79">
        <w:rPr>
          <w:rFonts w:ascii="Times New Roman" w:hAnsi="Times New Roman" w:cs="Times New Roman"/>
          <w:color w:val="222222"/>
          <w:shd w:val="clear" w:color="auto" w:fill="FFFFFF"/>
        </w:rPr>
        <w:t>Wildenhain</w:t>
      </w:r>
      <w:proofErr w:type="spellEnd"/>
      <w:r w:rsidRPr="00B55D79">
        <w:rPr>
          <w:rFonts w:ascii="Times New Roman" w:hAnsi="Times New Roman" w:cs="Times New Roman"/>
          <w:color w:val="222222"/>
          <w:shd w:val="clear" w:color="auto" w:fill="FFFFFF"/>
        </w:rPr>
        <w:t xml:space="preserve">, J., Pierce, S.E., Hoon, S., Lee, W., Proctor, M., Onge, R.P.S., </w:t>
      </w:r>
      <w:proofErr w:type="spellStart"/>
      <w:r w:rsidRPr="00B55D79">
        <w:rPr>
          <w:rFonts w:ascii="Times New Roman" w:hAnsi="Times New Roman" w:cs="Times New Roman"/>
          <w:color w:val="222222"/>
          <w:shd w:val="clear" w:color="auto" w:fill="FFFFFF"/>
        </w:rPr>
        <w:t>Tyers</w:t>
      </w:r>
      <w:proofErr w:type="spellEnd"/>
      <w:r w:rsidRPr="00B55D79">
        <w:rPr>
          <w:rFonts w:ascii="Times New Roman" w:hAnsi="Times New Roman" w:cs="Times New Roman"/>
          <w:color w:val="222222"/>
          <w:shd w:val="clear" w:color="auto" w:fill="FFFFFF"/>
        </w:rPr>
        <w:t xml:space="preserve">, M., </w:t>
      </w:r>
      <w:proofErr w:type="spellStart"/>
      <w:r w:rsidRPr="00B55D79">
        <w:rPr>
          <w:rFonts w:ascii="Times New Roman" w:hAnsi="Times New Roman" w:cs="Times New Roman"/>
          <w:color w:val="222222"/>
          <w:shd w:val="clear" w:color="auto" w:fill="FFFFFF"/>
        </w:rPr>
        <w:t>Koller</w:t>
      </w:r>
      <w:proofErr w:type="spellEnd"/>
      <w:r w:rsidRPr="00B55D79">
        <w:rPr>
          <w:rFonts w:ascii="Times New Roman" w:hAnsi="Times New Roman" w:cs="Times New Roman"/>
          <w:color w:val="222222"/>
          <w:shd w:val="clear" w:color="auto" w:fill="FFFFFF"/>
        </w:rPr>
        <w:t xml:space="preserve">, D. and Altman, R.B., 2008. The chemical genomic portrait of yeast: uncovering a phenotype for all </w:t>
      </w:r>
      <w:proofErr w:type="spellStart"/>
      <w:r w:rsidRPr="00B55D79">
        <w:rPr>
          <w:rFonts w:ascii="Times New Roman" w:hAnsi="Times New Roman" w:cs="Times New Roman"/>
          <w:color w:val="222222"/>
          <w:shd w:val="clear" w:color="auto" w:fill="FFFFFF"/>
        </w:rPr>
        <w:t>genes.</w:t>
      </w:r>
      <w:r w:rsidRPr="00B55D79">
        <w:rPr>
          <w:rFonts w:ascii="Times New Roman" w:hAnsi="Times New Roman" w:cs="Times New Roman"/>
          <w:i/>
          <w:iCs/>
          <w:color w:val="222222"/>
          <w:shd w:val="clear" w:color="auto" w:fill="FFFFFF"/>
        </w:rPr>
        <w:t>Science</w:t>
      </w:r>
      <w:proofErr w:type="spellEnd"/>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320</w:t>
      </w:r>
      <w:r w:rsidRPr="00B55D79">
        <w:rPr>
          <w:rFonts w:ascii="Times New Roman" w:hAnsi="Times New Roman" w:cs="Times New Roman"/>
          <w:color w:val="222222"/>
          <w:shd w:val="clear" w:color="auto" w:fill="FFFFFF"/>
        </w:rPr>
        <w:t>(5874), pp.362-365.</w:t>
      </w:r>
    </w:p>
    <w:p w14:paraId="40FC24D1"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241D2B46"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 xml:space="preserve">Ho, Y., </w:t>
      </w:r>
      <w:proofErr w:type="spellStart"/>
      <w:r w:rsidRPr="00B55D79">
        <w:rPr>
          <w:rFonts w:ascii="Times New Roman" w:hAnsi="Times New Roman" w:cs="Times New Roman"/>
          <w:color w:val="222222"/>
          <w:shd w:val="clear" w:color="auto" w:fill="FFFFFF"/>
        </w:rPr>
        <w:t>Gruhler</w:t>
      </w:r>
      <w:proofErr w:type="spellEnd"/>
      <w:r w:rsidRPr="00B55D79">
        <w:rPr>
          <w:rFonts w:ascii="Times New Roman" w:hAnsi="Times New Roman" w:cs="Times New Roman"/>
          <w:color w:val="222222"/>
          <w:shd w:val="clear" w:color="auto" w:fill="FFFFFF"/>
        </w:rPr>
        <w:t xml:space="preserve">, A., </w:t>
      </w:r>
      <w:proofErr w:type="spellStart"/>
      <w:r w:rsidRPr="00B55D79">
        <w:rPr>
          <w:rFonts w:ascii="Times New Roman" w:hAnsi="Times New Roman" w:cs="Times New Roman"/>
          <w:color w:val="222222"/>
          <w:shd w:val="clear" w:color="auto" w:fill="FFFFFF"/>
        </w:rPr>
        <w:t>Heilbut</w:t>
      </w:r>
      <w:proofErr w:type="spellEnd"/>
      <w:r w:rsidRPr="00B55D79">
        <w:rPr>
          <w:rFonts w:ascii="Times New Roman" w:hAnsi="Times New Roman" w:cs="Times New Roman"/>
          <w:color w:val="222222"/>
          <w:shd w:val="clear" w:color="auto" w:fill="FFFFFF"/>
        </w:rPr>
        <w:t xml:space="preserve">, A., Bader, G.D., Moore, L., Adams, S.L., Millar, A., Taylor, P., Bennett, K., </w:t>
      </w:r>
      <w:proofErr w:type="spellStart"/>
      <w:r w:rsidRPr="00B55D79">
        <w:rPr>
          <w:rFonts w:ascii="Times New Roman" w:hAnsi="Times New Roman" w:cs="Times New Roman"/>
          <w:color w:val="222222"/>
          <w:shd w:val="clear" w:color="auto" w:fill="FFFFFF"/>
        </w:rPr>
        <w:t>Boutilier</w:t>
      </w:r>
      <w:proofErr w:type="spellEnd"/>
      <w:r w:rsidRPr="00B55D79">
        <w:rPr>
          <w:rFonts w:ascii="Times New Roman" w:hAnsi="Times New Roman" w:cs="Times New Roman"/>
          <w:color w:val="222222"/>
          <w:shd w:val="clear" w:color="auto" w:fill="FFFFFF"/>
        </w:rPr>
        <w:t>, K. and Yang, L., 2002. Systematic identification of protein complexes in Saccharomyces cerevisiae by mass spectrometry.</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Nature</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415</w:t>
      </w:r>
      <w:r w:rsidRPr="00B55D79">
        <w:rPr>
          <w:rFonts w:ascii="Times New Roman" w:hAnsi="Times New Roman" w:cs="Times New Roman"/>
          <w:color w:val="222222"/>
          <w:shd w:val="clear" w:color="auto" w:fill="FFFFFF"/>
        </w:rPr>
        <w:t xml:space="preserve">(6868), pp.180-183. </w:t>
      </w:r>
    </w:p>
    <w:p w14:paraId="0E11E736"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5FDFC0BB"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 xml:space="preserve">Ito, T., Chiba, T., Ozawa, R., Yoshida, M., Hattori, M. and </w:t>
      </w:r>
      <w:proofErr w:type="spellStart"/>
      <w:r w:rsidRPr="00B55D79">
        <w:rPr>
          <w:rFonts w:ascii="Times New Roman" w:hAnsi="Times New Roman" w:cs="Times New Roman"/>
          <w:color w:val="222222"/>
          <w:shd w:val="clear" w:color="auto" w:fill="FFFFFF"/>
        </w:rPr>
        <w:t>Sakaki</w:t>
      </w:r>
      <w:proofErr w:type="spellEnd"/>
      <w:r w:rsidRPr="00B55D79">
        <w:rPr>
          <w:rFonts w:ascii="Times New Roman" w:hAnsi="Times New Roman" w:cs="Times New Roman"/>
          <w:color w:val="222222"/>
          <w:shd w:val="clear" w:color="auto" w:fill="FFFFFF"/>
        </w:rPr>
        <w:t xml:space="preserve">, Y., 2001. A comprehensive two-hybrid analysis to explore the yeast protein </w:t>
      </w:r>
      <w:proofErr w:type="spellStart"/>
      <w:r w:rsidRPr="00B55D79">
        <w:rPr>
          <w:rFonts w:ascii="Times New Roman" w:hAnsi="Times New Roman" w:cs="Times New Roman"/>
          <w:color w:val="222222"/>
          <w:shd w:val="clear" w:color="auto" w:fill="FFFFFF"/>
        </w:rPr>
        <w:t>interactome</w:t>
      </w:r>
      <w:proofErr w:type="spellEnd"/>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Proceedings of the National Academy of Sciences</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98</w:t>
      </w:r>
      <w:r w:rsidRPr="00B55D79">
        <w:rPr>
          <w:rFonts w:ascii="Times New Roman" w:hAnsi="Times New Roman" w:cs="Times New Roman"/>
          <w:color w:val="222222"/>
          <w:shd w:val="clear" w:color="auto" w:fill="FFFFFF"/>
        </w:rPr>
        <w:t>(8), pp.4569-4574</w:t>
      </w:r>
    </w:p>
    <w:p w14:paraId="25F1B607"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44E0FA31"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 xml:space="preserve">Kim, D. U., </w:t>
      </w:r>
      <w:proofErr w:type="spellStart"/>
      <w:r w:rsidRPr="00B55D79">
        <w:rPr>
          <w:rFonts w:ascii="Times New Roman" w:hAnsi="Times New Roman" w:cs="Times New Roman"/>
          <w:color w:val="222222"/>
          <w:shd w:val="clear" w:color="auto" w:fill="FFFFFF"/>
        </w:rPr>
        <w:t>Hayles</w:t>
      </w:r>
      <w:proofErr w:type="spellEnd"/>
      <w:r w:rsidRPr="00B55D79">
        <w:rPr>
          <w:rFonts w:ascii="Times New Roman" w:hAnsi="Times New Roman" w:cs="Times New Roman"/>
          <w:color w:val="222222"/>
          <w:shd w:val="clear" w:color="auto" w:fill="FFFFFF"/>
        </w:rPr>
        <w:t xml:space="preserve">, J., Kim, D., Wood, V., Park, H. O., Won, M., ... &amp; Hoe, K. L. (2010). Analysis of a genome-wide set of gene deletions in the fission yeast </w:t>
      </w:r>
      <w:proofErr w:type="spellStart"/>
      <w:r w:rsidRPr="00B55D79">
        <w:rPr>
          <w:rFonts w:ascii="Times New Roman" w:hAnsi="Times New Roman" w:cs="Times New Roman"/>
          <w:color w:val="222222"/>
          <w:shd w:val="clear" w:color="auto" w:fill="FFFFFF"/>
        </w:rPr>
        <w:t>Schizosaccharomyces</w:t>
      </w:r>
      <w:proofErr w:type="spellEnd"/>
      <w:r w:rsidRPr="00B55D79">
        <w:rPr>
          <w:rFonts w:ascii="Times New Roman" w:hAnsi="Times New Roman" w:cs="Times New Roman"/>
          <w:color w:val="222222"/>
          <w:shd w:val="clear" w:color="auto" w:fill="FFFFFF"/>
        </w:rPr>
        <w:t xml:space="preserve"> </w:t>
      </w:r>
      <w:proofErr w:type="spellStart"/>
      <w:r w:rsidRPr="00B55D79">
        <w:rPr>
          <w:rFonts w:ascii="Times New Roman" w:hAnsi="Times New Roman" w:cs="Times New Roman"/>
          <w:color w:val="222222"/>
          <w:shd w:val="clear" w:color="auto" w:fill="FFFFFF"/>
        </w:rPr>
        <w:t>pombe</w:t>
      </w:r>
      <w:proofErr w:type="spellEnd"/>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Nature biotechnology</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28</w:t>
      </w:r>
      <w:r w:rsidRPr="00B55D79">
        <w:rPr>
          <w:rFonts w:ascii="Times New Roman" w:hAnsi="Times New Roman" w:cs="Times New Roman"/>
          <w:color w:val="222222"/>
          <w:shd w:val="clear" w:color="auto" w:fill="FFFFFF"/>
        </w:rPr>
        <w:t>(6), 617-623.</w:t>
      </w:r>
    </w:p>
    <w:p w14:paraId="05EB06DE"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247316B1" w14:textId="77777777" w:rsidR="00B55D79" w:rsidRDefault="00B55D79" w:rsidP="00B55D79">
      <w:pPr>
        <w:spacing w:after="0" w:line="240" w:lineRule="auto"/>
        <w:rPr>
          <w:rFonts w:ascii="Times New Roman" w:hAnsi="Times New Roman" w:cs="Times New Roman"/>
          <w:color w:val="222222"/>
          <w:shd w:val="clear" w:color="auto" w:fill="FFFFFF"/>
        </w:rPr>
      </w:pPr>
      <w:proofErr w:type="spellStart"/>
      <w:r w:rsidRPr="00B55D79">
        <w:rPr>
          <w:rFonts w:ascii="Times New Roman" w:hAnsi="Times New Roman" w:cs="Times New Roman"/>
          <w:color w:val="222222"/>
          <w:shd w:val="clear" w:color="auto" w:fill="FFFFFF"/>
        </w:rPr>
        <w:lastRenderedPageBreak/>
        <w:t>Krogan</w:t>
      </w:r>
      <w:proofErr w:type="spellEnd"/>
      <w:r w:rsidRPr="00B55D79">
        <w:rPr>
          <w:rFonts w:ascii="Times New Roman" w:hAnsi="Times New Roman" w:cs="Times New Roman"/>
          <w:color w:val="222222"/>
          <w:shd w:val="clear" w:color="auto" w:fill="FFFFFF"/>
        </w:rPr>
        <w:t xml:space="preserve">, N.J., Cagney, G., Yu, H., </w:t>
      </w:r>
      <w:proofErr w:type="spellStart"/>
      <w:r w:rsidRPr="00B55D79">
        <w:rPr>
          <w:rFonts w:ascii="Times New Roman" w:hAnsi="Times New Roman" w:cs="Times New Roman"/>
          <w:color w:val="222222"/>
          <w:shd w:val="clear" w:color="auto" w:fill="FFFFFF"/>
        </w:rPr>
        <w:t>Zhong</w:t>
      </w:r>
      <w:proofErr w:type="spellEnd"/>
      <w:r w:rsidRPr="00B55D79">
        <w:rPr>
          <w:rFonts w:ascii="Times New Roman" w:hAnsi="Times New Roman" w:cs="Times New Roman"/>
          <w:color w:val="222222"/>
          <w:shd w:val="clear" w:color="auto" w:fill="FFFFFF"/>
        </w:rPr>
        <w:t xml:space="preserve">, G., Guo, X., </w:t>
      </w:r>
      <w:proofErr w:type="spellStart"/>
      <w:r w:rsidRPr="00B55D79">
        <w:rPr>
          <w:rFonts w:ascii="Times New Roman" w:hAnsi="Times New Roman" w:cs="Times New Roman"/>
          <w:color w:val="222222"/>
          <w:shd w:val="clear" w:color="auto" w:fill="FFFFFF"/>
        </w:rPr>
        <w:t>Ignatchenko</w:t>
      </w:r>
      <w:proofErr w:type="spellEnd"/>
      <w:r w:rsidRPr="00B55D79">
        <w:rPr>
          <w:rFonts w:ascii="Times New Roman" w:hAnsi="Times New Roman" w:cs="Times New Roman"/>
          <w:color w:val="222222"/>
          <w:shd w:val="clear" w:color="auto" w:fill="FFFFFF"/>
        </w:rPr>
        <w:t xml:space="preserve">, A., Li, J., Pu, S., </w:t>
      </w:r>
      <w:proofErr w:type="spellStart"/>
      <w:r w:rsidRPr="00B55D79">
        <w:rPr>
          <w:rFonts w:ascii="Times New Roman" w:hAnsi="Times New Roman" w:cs="Times New Roman"/>
          <w:color w:val="222222"/>
          <w:shd w:val="clear" w:color="auto" w:fill="FFFFFF"/>
        </w:rPr>
        <w:t>Datta</w:t>
      </w:r>
      <w:proofErr w:type="spellEnd"/>
      <w:r w:rsidRPr="00B55D79">
        <w:rPr>
          <w:rFonts w:ascii="Times New Roman" w:hAnsi="Times New Roman" w:cs="Times New Roman"/>
          <w:color w:val="222222"/>
          <w:shd w:val="clear" w:color="auto" w:fill="FFFFFF"/>
        </w:rPr>
        <w:t xml:space="preserve">, N., </w:t>
      </w:r>
      <w:proofErr w:type="spellStart"/>
      <w:r w:rsidRPr="00B55D79">
        <w:rPr>
          <w:rFonts w:ascii="Times New Roman" w:hAnsi="Times New Roman" w:cs="Times New Roman"/>
          <w:color w:val="222222"/>
          <w:shd w:val="clear" w:color="auto" w:fill="FFFFFF"/>
        </w:rPr>
        <w:t>Tikuisis</w:t>
      </w:r>
      <w:proofErr w:type="spellEnd"/>
      <w:r w:rsidRPr="00B55D79">
        <w:rPr>
          <w:rFonts w:ascii="Times New Roman" w:hAnsi="Times New Roman" w:cs="Times New Roman"/>
          <w:color w:val="222222"/>
          <w:shd w:val="clear" w:color="auto" w:fill="FFFFFF"/>
        </w:rPr>
        <w:t xml:space="preserve">, A.P. and </w:t>
      </w:r>
      <w:proofErr w:type="spellStart"/>
      <w:r w:rsidRPr="00B55D79">
        <w:rPr>
          <w:rFonts w:ascii="Times New Roman" w:hAnsi="Times New Roman" w:cs="Times New Roman"/>
          <w:color w:val="222222"/>
          <w:shd w:val="clear" w:color="auto" w:fill="FFFFFF"/>
        </w:rPr>
        <w:t>Punna</w:t>
      </w:r>
      <w:proofErr w:type="spellEnd"/>
      <w:r w:rsidRPr="00B55D79">
        <w:rPr>
          <w:rFonts w:ascii="Times New Roman" w:hAnsi="Times New Roman" w:cs="Times New Roman"/>
          <w:color w:val="222222"/>
          <w:shd w:val="clear" w:color="auto" w:fill="FFFFFF"/>
        </w:rPr>
        <w:t>, T., 2006. Global landscape of protein complexes in the yeast Saccharomyces cerevisiae.</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Nature</w:t>
      </w:r>
      <w:r w:rsidRPr="00B55D79">
        <w:rPr>
          <w:rFonts w:ascii="Times New Roman" w:hAnsi="Times New Roman" w:cs="Times New Roman"/>
          <w:color w:val="222222"/>
          <w:shd w:val="clear" w:color="auto" w:fill="FFFFFF"/>
        </w:rPr>
        <w:t>,</w:t>
      </w:r>
      <w:r w:rsidRPr="00B55D79">
        <w:rPr>
          <w:rFonts w:ascii="Times New Roman" w:hAnsi="Times New Roman" w:cs="Times New Roman"/>
          <w:i/>
          <w:iCs/>
          <w:color w:val="222222"/>
          <w:shd w:val="clear" w:color="auto" w:fill="FFFFFF"/>
        </w:rPr>
        <w:t>440</w:t>
      </w:r>
      <w:r w:rsidRPr="00B55D79">
        <w:rPr>
          <w:rFonts w:ascii="Times New Roman" w:hAnsi="Times New Roman" w:cs="Times New Roman"/>
          <w:color w:val="222222"/>
          <w:shd w:val="clear" w:color="auto" w:fill="FFFFFF"/>
        </w:rPr>
        <w:t>(7084), pp.637-643.</w:t>
      </w:r>
    </w:p>
    <w:p w14:paraId="6E3A45EF"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4C99E686" w14:textId="77777777" w:rsidR="00B55D79" w:rsidRDefault="00B55D79" w:rsidP="00B55D79">
      <w:pPr>
        <w:spacing w:after="0" w:line="240" w:lineRule="auto"/>
        <w:rPr>
          <w:rFonts w:ascii="Times New Roman" w:hAnsi="Times New Roman" w:cs="Times New Roman"/>
          <w:color w:val="222222"/>
          <w:shd w:val="clear" w:color="auto" w:fill="FFFFFF"/>
        </w:rPr>
      </w:pPr>
      <w:proofErr w:type="spellStart"/>
      <w:r w:rsidRPr="00B55D79">
        <w:rPr>
          <w:rFonts w:ascii="Times New Roman" w:hAnsi="Times New Roman" w:cs="Times New Roman"/>
          <w:color w:val="222222"/>
          <w:shd w:val="clear" w:color="auto" w:fill="FFFFFF"/>
        </w:rPr>
        <w:t>Lashkari</w:t>
      </w:r>
      <w:proofErr w:type="spellEnd"/>
      <w:r w:rsidRPr="00B55D79">
        <w:rPr>
          <w:rFonts w:ascii="Times New Roman" w:hAnsi="Times New Roman" w:cs="Times New Roman"/>
          <w:color w:val="222222"/>
          <w:shd w:val="clear" w:color="auto" w:fill="FFFFFF"/>
        </w:rPr>
        <w:t xml:space="preserve">, D.A., </w:t>
      </w:r>
      <w:proofErr w:type="spellStart"/>
      <w:r w:rsidRPr="00B55D79">
        <w:rPr>
          <w:rFonts w:ascii="Times New Roman" w:hAnsi="Times New Roman" w:cs="Times New Roman"/>
          <w:color w:val="222222"/>
          <w:shd w:val="clear" w:color="auto" w:fill="FFFFFF"/>
        </w:rPr>
        <w:t>DeRisi</w:t>
      </w:r>
      <w:proofErr w:type="spellEnd"/>
      <w:r w:rsidRPr="00B55D79">
        <w:rPr>
          <w:rFonts w:ascii="Times New Roman" w:hAnsi="Times New Roman" w:cs="Times New Roman"/>
          <w:color w:val="222222"/>
          <w:shd w:val="clear" w:color="auto" w:fill="FFFFFF"/>
        </w:rPr>
        <w:t xml:space="preserve">, J.L., </w:t>
      </w:r>
      <w:proofErr w:type="spellStart"/>
      <w:r w:rsidRPr="00B55D79">
        <w:rPr>
          <w:rFonts w:ascii="Times New Roman" w:hAnsi="Times New Roman" w:cs="Times New Roman"/>
          <w:color w:val="222222"/>
          <w:shd w:val="clear" w:color="auto" w:fill="FFFFFF"/>
        </w:rPr>
        <w:t>McCusker</w:t>
      </w:r>
      <w:proofErr w:type="spellEnd"/>
      <w:r w:rsidRPr="00B55D79">
        <w:rPr>
          <w:rFonts w:ascii="Times New Roman" w:hAnsi="Times New Roman" w:cs="Times New Roman"/>
          <w:color w:val="222222"/>
          <w:shd w:val="clear" w:color="auto" w:fill="FFFFFF"/>
        </w:rPr>
        <w:t>, J.H., Namath, A.F., Gentile, C., Hwang, S.Y., Brown, P.O. and Davis, R.W., 1997. Yeast microarrays for genome wide parallel genetic and gene expression analysis.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Proceedings of the National Academy of Sciences</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94</w:t>
      </w:r>
      <w:r w:rsidRPr="00B55D79">
        <w:rPr>
          <w:rFonts w:ascii="Times New Roman" w:hAnsi="Times New Roman" w:cs="Times New Roman"/>
          <w:color w:val="222222"/>
          <w:shd w:val="clear" w:color="auto" w:fill="FFFFFF"/>
        </w:rPr>
        <w:t>(24), pp.13057-13062.</w:t>
      </w:r>
    </w:p>
    <w:p w14:paraId="472D7088"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3542E0AE"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 xml:space="preserve">Li, Z., </w:t>
      </w:r>
      <w:proofErr w:type="spellStart"/>
      <w:r w:rsidRPr="00B55D79">
        <w:rPr>
          <w:rFonts w:ascii="Times New Roman" w:hAnsi="Times New Roman" w:cs="Times New Roman"/>
          <w:color w:val="222222"/>
          <w:shd w:val="clear" w:color="auto" w:fill="FFFFFF"/>
        </w:rPr>
        <w:t>Vizeacoumar</w:t>
      </w:r>
      <w:proofErr w:type="spellEnd"/>
      <w:r w:rsidRPr="00B55D79">
        <w:rPr>
          <w:rFonts w:ascii="Times New Roman" w:hAnsi="Times New Roman" w:cs="Times New Roman"/>
          <w:color w:val="222222"/>
          <w:shd w:val="clear" w:color="auto" w:fill="FFFFFF"/>
        </w:rPr>
        <w:t xml:space="preserve">, F. J., Bahr, S., Li, J., </w:t>
      </w:r>
      <w:proofErr w:type="spellStart"/>
      <w:r w:rsidRPr="00B55D79">
        <w:rPr>
          <w:rFonts w:ascii="Times New Roman" w:hAnsi="Times New Roman" w:cs="Times New Roman"/>
          <w:color w:val="222222"/>
          <w:shd w:val="clear" w:color="auto" w:fill="FFFFFF"/>
        </w:rPr>
        <w:t>Warringer</w:t>
      </w:r>
      <w:proofErr w:type="spellEnd"/>
      <w:r w:rsidRPr="00B55D79">
        <w:rPr>
          <w:rFonts w:ascii="Times New Roman" w:hAnsi="Times New Roman" w:cs="Times New Roman"/>
          <w:color w:val="222222"/>
          <w:shd w:val="clear" w:color="auto" w:fill="FFFFFF"/>
        </w:rPr>
        <w:t xml:space="preserve">, J., </w:t>
      </w:r>
      <w:proofErr w:type="spellStart"/>
      <w:r w:rsidRPr="00B55D79">
        <w:rPr>
          <w:rFonts w:ascii="Times New Roman" w:hAnsi="Times New Roman" w:cs="Times New Roman"/>
          <w:color w:val="222222"/>
          <w:shd w:val="clear" w:color="auto" w:fill="FFFFFF"/>
        </w:rPr>
        <w:t>Vizeacoumar</w:t>
      </w:r>
      <w:proofErr w:type="spellEnd"/>
      <w:r w:rsidRPr="00B55D79">
        <w:rPr>
          <w:rFonts w:ascii="Times New Roman" w:hAnsi="Times New Roman" w:cs="Times New Roman"/>
          <w:color w:val="222222"/>
          <w:shd w:val="clear" w:color="auto" w:fill="FFFFFF"/>
        </w:rPr>
        <w:t>, F. S., ... &amp; Boone, C. (2011). Systematic exploration of essential yeast gene function with temperature-sensitive mutants.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Nature biotechnology</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29</w:t>
      </w:r>
      <w:r w:rsidRPr="00B55D79">
        <w:rPr>
          <w:rFonts w:ascii="Times New Roman" w:hAnsi="Times New Roman" w:cs="Times New Roman"/>
          <w:color w:val="222222"/>
          <w:shd w:val="clear" w:color="auto" w:fill="FFFFFF"/>
        </w:rPr>
        <w:t>(4), 361-36</w:t>
      </w:r>
    </w:p>
    <w:p w14:paraId="2B49D932" w14:textId="77777777" w:rsidR="005A6698" w:rsidRDefault="005A6698" w:rsidP="00B55D79">
      <w:pPr>
        <w:spacing w:after="0" w:line="240" w:lineRule="auto"/>
        <w:rPr>
          <w:rFonts w:ascii="Times New Roman" w:hAnsi="Times New Roman" w:cs="Times New Roman"/>
          <w:color w:val="222222"/>
          <w:shd w:val="clear" w:color="auto" w:fill="FFFFFF"/>
        </w:rPr>
      </w:pPr>
    </w:p>
    <w:p w14:paraId="61B253CB" w14:textId="77898B48" w:rsidR="00B55D79" w:rsidRPr="00B55D79" w:rsidRDefault="005A6698" w:rsidP="00B55D79">
      <w:pPr>
        <w:spacing w:after="0" w:line="240" w:lineRule="auto"/>
        <w:rPr>
          <w:rFonts w:ascii="Times New Roman" w:hAnsi="Times New Roman" w:cs="Times New Roman"/>
          <w:color w:val="222222"/>
          <w:shd w:val="clear" w:color="auto" w:fill="FFFFFF"/>
        </w:rPr>
      </w:pPr>
      <w:r w:rsidRPr="005A6698">
        <w:rPr>
          <w:rFonts w:ascii="Times New Roman" w:eastAsia="Times New Roman" w:hAnsi="Times New Roman" w:cs="Times New Roman"/>
          <w:sz w:val="24"/>
          <w:szCs w:val="24"/>
          <w:lang w:eastAsia="en-US"/>
        </w:rPr>
        <w:t xml:space="preserve">Liu, T.B. and </w:t>
      </w:r>
      <w:proofErr w:type="spellStart"/>
      <w:r w:rsidRPr="005A6698">
        <w:rPr>
          <w:rFonts w:ascii="Times New Roman" w:eastAsia="Times New Roman" w:hAnsi="Times New Roman" w:cs="Times New Roman"/>
          <w:sz w:val="24"/>
          <w:szCs w:val="24"/>
          <w:lang w:eastAsia="en-US"/>
        </w:rPr>
        <w:t>Xue</w:t>
      </w:r>
      <w:proofErr w:type="spellEnd"/>
      <w:r w:rsidRPr="005A6698">
        <w:rPr>
          <w:rFonts w:ascii="Times New Roman" w:eastAsia="Times New Roman" w:hAnsi="Times New Roman" w:cs="Times New Roman"/>
          <w:sz w:val="24"/>
          <w:szCs w:val="24"/>
          <w:lang w:eastAsia="en-US"/>
        </w:rPr>
        <w:t xml:space="preserve">, C., 2011. The ubiquitin-proteasome system and F-box proteins in pathogenic fungi. </w:t>
      </w:r>
      <w:proofErr w:type="spellStart"/>
      <w:r w:rsidRPr="005A6698">
        <w:rPr>
          <w:rFonts w:ascii="Times New Roman" w:eastAsia="Times New Roman" w:hAnsi="Times New Roman" w:cs="Times New Roman"/>
          <w:i/>
          <w:iCs/>
          <w:sz w:val="24"/>
          <w:szCs w:val="24"/>
          <w:lang w:eastAsia="en-US"/>
        </w:rPr>
        <w:t>Mycobiology</w:t>
      </w:r>
      <w:proofErr w:type="spellEnd"/>
      <w:r w:rsidRPr="005A6698">
        <w:rPr>
          <w:rFonts w:ascii="Times New Roman" w:eastAsia="Times New Roman" w:hAnsi="Times New Roman" w:cs="Times New Roman"/>
          <w:sz w:val="24"/>
          <w:szCs w:val="24"/>
          <w:lang w:eastAsia="en-US"/>
        </w:rPr>
        <w:t xml:space="preserve">, </w:t>
      </w:r>
      <w:r w:rsidRPr="005A6698">
        <w:rPr>
          <w:rFonts w:ascii="Times New Roman" w:eastAsia="Times New Roman" w:hAnsi="Times New Roman" w:cs="Times New Roman"/>
          <w:i/>
          <w:iCs/>
          <w:sz w:val="24"/>
          <w:szCs w:val="24"/>
          <w:lang w:eastAsia="en-US"/>
        </w:rPr>
        <w:t>39</w:t>
      </w:r>
      <w:r w:rsidRPr="005A6698">
        <w:rPr>
          <w:rFonts w:ascii="Times New Roman" w:eastAsia="Times New Roman" w:hAnsi="Times New Roman" w:cs="Times New Roman"/>
          <w:sz w:val="24"/>
          <w:szCs w:val="24"/>
          <w:lang w:eastAsia="en-US"/>
        </w:rPr>
        <w:t>(4), pp.243-248.</w:t>
      </w:r>
    </w:p>
    <w:p w14:paraId="114571C2"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Lu, Y., Lu, Y., Deng, J., Lu, H., &amp; Lu, L. J. (2015). Discovering Essential Domains in Essential Genes.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Gene Essentiality: Methods and Protocols</w:t>
      </w:r>
      <w:r w:rsidRPr="00B55D79">
        <w:rPr>
          <w:rFonts w:ascii="Times New Roman" w:hAnsi="Times New Roman" w:cs="Times New Roman"/>
          <w:color w:val="222222"/>
          <w:shd w:val="clear" w:color="auto" w:fill="FFFFFF"/>
        </w:rPr>
        <w:t>, 235-245</w:t>
      </w:r>
    </w:p>
    <w:p w14:paraId="3029DF3E"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5166171A"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Luo, H., Lin, Y., Gao, F., Zhang, C. T., &amp; Zhang, R. (2014). DEG 10, an update of the database of essential genes that includes both protein-coding genes and noncoding genomic elements.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Nucleic acids research</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42</w:t>
      </w:r>
      <w:r w:rsidRPr="00B55D79">
        <w:rPr>
          <w:rFonts w:ascii="Times New Roman" w:hAnsi="Times New Roman" w:cs="Times New Roman"/>
          <w:color w:val="222222"/>
          <w:shd w:val="clear" w:color="auto" w:fill="FFFFFF"/>
        </w:rPr>
        <w:t>(D1), D574-D580.</w:t>
      </w:r>
    </w:p>
    <w:p w14:paraId="54912885"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5FCC5B9E"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 xml:space="preserve">Punta, M., </w:t>
      </w:r>
      <w:proofErr w:type="spellStart"/>
      <w:r w:rsidRPr="00B55D79">
        <w:rPr>
          <w:rFonts w:ascii="Times New Roman" w:hAnsi="Times New Roman" w:cs="Times New Roman"/>
          <w:color w:val="222222"/>
          <w:shd w:val="clear" w:color="auto" w:fill="FFFFFF"/>
        </w:rPr>
        <w:t>Coggill</w:t>
      </w:r>
      <w:proofErr w:type="spellEnd"/>
      <w:r w:rsidRPr="00B55D79">
        <w:rPr>
          <w:rFonts w:ascii="Times New Roman" w:hAnsi="Times New Roman" w:cs="Times New Roman"/>
          <w:color w:val="222222"/>
          <w:shd w:val="clear" w:color="auto" w:fill="FFFFFF"/>
        </w:rPr>
        <w:t xml:space="preserve">, P. C., </w:t>
      </w:r>
      <w:proofErr w:type="spellStart"/>
      <w:r w:rsidRPr="00B55D79">
        <w:rPr>
          <w:rFonts w:ascii="Times New Roman" w:hAnsi="Times New Roman" w:cs="Times New Roman"/>
          <w:color w:val="222222"/>
          <w:shd w:val="clear" w:color="auto" w:fill="FFFFFF"/>
        </w:rPr>
        <w:t>Eberhardt</w:t>
      </w:r>
      <w:proofErr w:type="spellEnd"/>
      <w:r w:rsidRPr="00B55D79">
        <w:rPr>
          <w:rFonts w:ascii="Times New Roman" w:hAnsi="Times New Roman" w:cs="Times New Roman"/>
          <w:color w:val="222222"/>
          <w:shd w:val="clear" w:color="auto" w:fill="FFFFFF"/>
        </w:rPr>
        <w:t xml:space="preserve">, R. Y., Mistry, J., Tate, J., </w:t>
      </w:r>
      <w:proofErr w:type="spellStart"/>
      <w:r w:rsidRPr="00B55D79">
        <w:rPr>
          <w:rFonts w:ascii="Times New Roman" w:hAnsi="Times New Roman" w:cs="Times New Roman"/>
          <w:color w:val="222222"/>
          <w:shd w:val="clear" w:color="auto" w:fill="FFFFFF"/>
        </w:rPr>
        <w:t>Boursnell</w:t>
      </w:r>
      <w:proofErr w:type="spellEnd"/>
      <w:r w:rsidRPr="00B55D79">
        <w:rPr>
          <w:rFonts w:ascii="Times New Roman" w:hAnsi="Times New Roman" w:cs="Times New Roman"/>
          <w:color w:val="222222"/>
          <w:shd w:val="clear" w:color="auto" w:fill="FFFFFF"/>
        </w:rPr>
        <w:t xml:space="preserve">, C., ... &amp; Finn, R. D. (2011). The </w:t>
      </w:r>
      <w:proofErr w:type="spellStart"/>
      <w:r w:rsidRPr="00B55D79">
        <w:rPr>
          <w:rFonts w:ascii="Times New Roman" w:hAnsi="Times New Roman" w:cs="Times New Roman"/>
          <w:color w:val="222222"/>
          <w:shd w:val="clear" w:color="auto" w:fill="FFFFFF"/>
        </w:rPr>
        <w:t>Pfam</w:t>
      </w:r>
      <w:proofErr w:type="spellEnd"/>
      <w:r w:rsidRPr="00B55D79">
        <w:rPr>
          <w:rFonts w:ascii="Times New Roman" w:hAnsi="Times New Roman" w:cs="Times New Roman"/>
          <w:color w:val="222222"/>
          <w:shd w:val="clear" w:color="auto" w:fill="FFFFFF"/>
        </w:rPr>
        <w:t xml:space="preserve"> protein families database.</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Nucleic acids research</w:t>
      </w:r>
      <w:r w:rsidRPr="00B55D79">
        <w:rPr>
          <w:rFonts w:ascii="Times New Roman" w:hAnsi="Times New Roman" w:cs="Times New Roman"/>
          <w:color w:val="222222"/>
          <w:shd w:val="clear" w:color="auto" w:fill="FFFFFF"/>
        </w:rPr>
        <w:t>, gkr1065.</w:t>
      </w:r>
    </w:p>
    <w:p w14:paraId="3DE3AC6B"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625A4D8D" w14:textId="77777777" w:rsidR="00B55D79" w:rsidRDefault="00B55D79" w:rsidP="00B55D79">
      <w:pPr>
        <w:spacing w:after="0" w:line="240" w:lineRule="auto"/>
        <w:rPr>
          <w:rFonts w:ascii="Times New Roman" w:hAnsi="Times New Roman" w:cs="Times New Roman"/>
          <w:color w:val="222222"/>
          <w:shd w:val="clear" w:color="auto" w:fill="FFFFFF"/>
        </w:rPr>
      </w:pPr>
      <w:proofErr w:type="spellStart"/>
      <w:r w:rsidRPr="00B55D79">
        <w:rPr>
          <w:rFonts w:ascii="Times New Roman" w:hAnsi="Times New Roman" w:cs="Times New Roman"/>
          <w:color w:val="222222"/>
          <w:shd w:val="clear" w:color="auto" w:fill="FFFFFF"/>
        </w:rPr>
        <w:t>Rhind</w:t>
      </w:r>
      <w:proofErr w:type="spellEnd"/>
      <w:r w:rsidRPr="00B55D79">
        <w:rPr>
          <w:rFonts w:ascii="Times New Roman" w:hAnsi="Times New Roman" w:cs="Times New Roman"/>
          <w:color w:val="222222"/>
          <w:shd w:val="clear" w:color="auto" w:fill="FFFFFF"/>
        </w:rPr>
        <w:t xml:space="preserve">, N., Chen, Z., </w:t>
      </w:r>
      <w:proofErr w:type="spellStart"/>
      <w:r w:rsidRPr="00B55D79">
        <w:rPr>
          <w:rFonts w:ascii="Times New Roman" w:hAnsi="Times New Roman" w:cs="Times New Roman"/>
          <w:color w:val="222222"/>
          <w:shd w:val="clear" w:color="auto" w:fill="FFFFFF"/>
        </w:rPr>
        <w:t>Yassour</w:t>
      </w:r>
      <w:proofErr w:type="spellEnd"/>
      <w:r w:rsidRPr="00B55D79">
        <w:rPr>
          <w:rFonts w:ascii="Times New Roman" w:hAnsi="Times New Roman" w:cs="Times New Roman"/>
          <w:color w:val="222222"/>
          <w:shd w:val="clear" w:color="auto" w:fill="FFFFFF"/>
        </w:rPr>
        <w:t xml:space="preserve">, M., Thompson, D. A., Haas, B. J., Habib, N., ... &amp; Levin, H. (2011). Comparative functional genomics of the fission </w:t>
      </w:r>
      <w:proofErr w:type="spellStart"/>
      <w:r w:rsidRPr="00B55D79">
        <w:rPr>
          <w:rFonts w:ascii="Times New Roman" w:hAnsi="Times New Roman" w:cs="Times New Roman"/>
          <w:color w:val="222222"/>
          <w:shd w:val="clear" w:color="auto" w:fill="FFFFFF"/>
        </w:rPr>
        <w:t>yeasts.</w:t>
      </w:r>
      <w:r w:rsidRPr="00B55D79">
        <w:rPr>
          <w:rFonts w:ascii="Times New Roman" w:hAnsi="Times New Roman" w:cs="Times New Roman"/>
          <w:i/>
          <w:iCs/>
          <w:color w:val="222222"/>
          <w:shd w:val="clear" w:color="auto" w:fill="FFFFFF"/>
        </w:rPr>
        <w:t>Science</w:t>
      </w:r>
      <w:proofErr w:type="spellEnd"/>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332</w:t>
      </w:r>
      <w:r w:rsidRPr="00B55D79">
        <w:rPr>
          <w:rFonts w:ascii="Times New Roman" w:hAnsi="Times New Roman" w:cs="Times New Roman"/>
          <w:color w:val="222222"/>
          <w:shd w:val="clear" w:color="auto" w:fill="FFFFFF"/>
        </w:rPr>
        <w:t>(6032), 930-936.</w:t>
      </w:r>
    </w:p>
    <w:p w14:paraId="3D5DFB68"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59828ECF"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 xml:space="preserve">Shannon, P., </w:t>
      </w:r>
      <w:proofErr w:type="spellStart"/>
      <w:r w:rsidRPr="00B55D79">
        <w:rPr>
          <w:rFonts w:ascii="Times New Roman" w:hAnsi="Times New Roman" w:cs="Times New Roman"/>
          <w:color w:val="222222"/>
          <w:shd w:val="clear" w:color="auto" w:fill="FFFFFF"/>
        </w:rPr>
        <w:t>Markiel</w:t>
      </w:r>
      <w:proofErr w:type="spellEnd"/>
      <w:r w:rsidRPr="00B55D79">
        <w:rPr>
          <w:rFonts w:ascii="Times New Roman" w:hAnsi="Times New Roman" w:cs="Times New Roman"/>
          <w:color w:val="222222"/>
          <w:shd w:val="clear" w:color="auto" w:fill="FFFFFF"/>
        </w:rPr>
        <w:t xml:space="preserve">, A., </w:t>
      </w:r>
      <w:proofErr w:type="spellStart"/>
      <w:r w:rsidRPr="00B55D79">
        <w:rPr>
          <w:rFonts w:ascii="Times New Roman" w:hAnsi="Times New Roman" w:cs="Times New Roman"/>
          <w:color w:val="222222"/>
          <w:shd w:val="clear" w:color="auto" w:fill="FFFFFF"/>
        </w:rPr>
        <w:t>Ozier</w:t>
      </w:r>
      <w:proofErr w:type="spellEnd"/>
      <w:r w:rsidRPr="00B55D79">
        <w:rPr>
          <w:rFonts w:ascii="Times New Roman" w:hAnsi="Times New Roman" w:cs="Times New Roman"/>
          <w:color w:val="222222"/>
          <w:shd w:val="clear" w:color="auto" w:fill="FFFFFF"/>
        </w:rPr>
        <w:t xml:space="preserve">, O., </w:t>
      </w:r>
      <w:proofErr w:type="spellStart"/>
      <w:r w:rsidRPr="00B55D79">
        <w:rPr>
          <w:rFonts w:ascii="Times New Roman" w:hAnsi="Times New Roman" w:cs="Times New Roman"/>
          <w:color w:val="222222"/>
          <w:shd w:val="clear" w:color="auto" w:fill="FFFFFF"/>
        </w:rPr>
        <w:t>Baliga</w:t>
      </w:r>
      <w:proofErr w:type="spellEnd"/>
      <w:r w:rsidRPr="00B55D79">
        <w:rPr>
          <w:rFonts w:ascii="Times New Roman" w:hAnsi="Times New Roman" w:cs="Times New Roman"/>
          <w:color w:val="222222"/>
          <w:shd w:val="clear" w:color="auto" w:fill="FFFFFF"/>
        </w:rPr>
        <w:t xml:space="preserve">, N. S., Wang, J. T., </w:t>
      </w:r>
      <w:proofErr w:type="spellStart"/>
      <w:r w:rsidRPr="00B55D79">
        <w:rPr>
          <w:rFonts w:ascii="Times New Roman" w:hAnsi="Times New Roman" w:cs="Times New Roman"/>
          <w:color w:val="222222"/>
          <w:shd w:val="clear" w:color="auto" w:fill="FFFFFF"/>
        </w:rPr>
        <w:t>Ramage</w:t>
      </w:r>
      <w:proofErr w:type="spellEnd"/>
      <w:r w:rsidRPr="00B55D79">
        <w:rPr>
          <w:rFonts w:ascii="Times New Roman" w:hAnsi="Times New Roman" w:cs="Times New Roman"/>
          <w:color w:val="222222"/>
          <w:shd w:val="clear" w:color="auto" w:fill="FFFFFF"/>
        </w:rPr>
        <w:t xml:space="preserve">, D., ... &amp; </w:t>
      </w:r>
      <w:proofErr w:type="spellStart"/>
      <w:r w:rsidRPr="00B55D79">
        <w:rPr>
          <w:rFonts w:ascii="Times New Roman" w:hAnsi="Times New Roman" w:cs="Times New Roman"/>
          <w:color w:val="222222"/>
          <w:shd w:val="clear" w:color="auto" w:fill="FFFFFF"/>
        </w:rPr>
        <w:t>Ideker</w:t>
      </w:r>
      <w:proofErr w:type="spellEnd"/>
      <w:r w:rsidRPr="00B55D79">
        <w:rPr>
          <w:rFonts w:ascii="Times New Roman" w:hAnsi="Times New Roman" w:cs="Times New Roman"/>
          <w:color w:val="222222"/>
          <w:shd w:val="clear" w:color="auto" w:fill="FFFFFF"/>
        </w:rPr>
        <w:t xml:space="preserve">, T. (2003). </w:t>
      </w:r>
      <w:proofErr w:type="spellStart"/>
      <w:r w:rsidRPr="00B55D79">
        <w:rPr>
          <w:rFonts w:ascii="Times New Roman" w:hAnsi="Times New Roman" w:cs="Times New Roman"/>
          <w:color w:val="222222"/>
          <w:shd w:val="clear" w:color="auto" w:fill="FFFFFF"/>
        </w:rPr>
        <w:t>Cytoscape</w:t>
      </w:r>
      <w:proofErr w:type="spellEnd"/>
      <w:r w:rsidRPr="00B55D79">
        <w:rPr>
          <w:rFonts w:ascii="Times New Roman" w:hAnsi="Times New Roman" w:cs="Times New Roman"/>
          <w:color w:val="222222"/>
          <w:shd w:val="clear" w:color="auto" w:fill="FFFFFF"/>
        </w:rPr>
        <w:t>: a software environment for integrated models of biomolecular interaction networks.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Genome research</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13</w:t>
      </w:r>
      <w:r w:rsidRPr="00B55D79">
        <w:rPr>
          <w:rFonts w:ascii="Times New Roman" w:hAnsi="Times New Roman" w:cs="Times New Roman"/>
          <w:color w:val="222222"/>
          <w:shd w:val="clear" w:color="auto" w:fill="FFFFFF"/>
        </w:rPr>
        <w:t>(11), 2498-2504</w:t>
      </w:r>
    </w:p>
    <w:p w14:paraId="00AD86BA" w14:textId="77777777" w:rsidR="00B55D79" w:rsidRPr="00B55D79" w:rsidRDefault="00B55D79" w:rsidP="00B55D79">
      <w:pPr>
        <w:spacing w:after="0" w:line="240" w:lineRule="auto"/>
        <w:rPr>
          <w:rFonts w:ascii="Times New Roman" w:eastAsia="Arial Unicode MS" w:hAnsi="Times New Roman" w:cs="Times New Roman"/>
        </w:rPr>
      </w:pPr>
    </w:p>
    <w:p w14:paraId="1C1633C9" w14:textId="77777777" w:rsidR="00B55D79" w:rsidRDefault="00B55D79" w:rsidP="00B55D79">
      <w:pPr>
        <w:spacing w:after="0" w:line="240" w:lineRule="auto"/>
        <w:rPr>
          <w:rFonts w:ascii="Times New Roman" w:hAnsi="Times New Roman" w:cs="Times New Roman"/>
          <w:color w:val="222222"/>
          <w:shd w:val="clear" w:color="auto" w:fill="FFFFFF"/>
        </w:rPr>
      </w:pPr>
      <w:proofErr w:type="spellStart"/>
      <w:r w:rsidRPr="00B55D79">
        <w:rPr>
          <w:rFonts w:ascii="Times New Roman" w:hAnsi="Times New Roman" w:cs="Times New Roman"/>
          <w:color w:val="222222"/>
          <w:shd w:val="clear" w:color="auto" w:fill="FFFFFF"/>
        </w:rPr>
        <w:t>UniProt</w:t>
      </w:r>
      <w:proofErr w:type="spellEnd"/>
      <w:r w:rsidRPr="00B55D79">
        <w:rPr>
          <w:rFonts w:ascii="Times New Roman" w:hAnsi="Times New Roman" w:cs="Times New Roman"/>
          <w:color w:val="222222"/>
          <w:shd w:val="clear" w:color="auto" w:fill="FFFFFF"/>
        </w:rPr>
        <w:t xml:space="preserve"> Consortium. (2014). Activities at the universal protein resource (</w:t>
      </w:r>
      <w:proofErr w:type="spellStart"/>
      <w:r w:rsidRPr="00B55D79">
        <w:rPr>
          <w:rFonts w:ascii="Times New Roman" w:hAnsi="Times New Roman" w:cs="Times New Roman"/>
          <w:color w:val="222222"/>
          <w:shd w:val="clear" w:color="auto" w:fill="FFFFFF"/>
        </w:rPr>
        <w:t>UniProt</w:t>
      </w:r>
      <w:proofErr w:type="spellEnd"/>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Nucleic acids research</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42</w:t>
      </w:r>
      <w:r w:rsidRPr="00B55D79">
        <w:rPr>
          <w:rFonts w:ascii="Times New Roman" w:hAnsi="Times New Roman" w:cs="Times New Roman"/>
          <w:color w:val="222222"/>
          <w:shd w:val="clear" w:color="auto" w:fill="FFFFFF"/>
        </w:rPr>
        <w:t>(D1), D191-D198.</w:t>
      </w:r>
    </w:p>
    <w:p w14:paraId="1ACD71ED"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56985026" w14:textId="77777777" w:rsidR="00B55D79" w:rsidRP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Wolfe, K. H., &amp; Shields, D. C. (1997). Molecular evidence for an ancient duplication of the entire yeast genome.</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Nature</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387</w:t>
      </w:r>
      <w:r w:rsidRPr="00B55D79">
        <w:rPr>
          <w:rFonts w:ascii="Times New Roman" w:hAnsi="Times New Roman" w:cs="Times New Roman"/>
          <w:color w:val="222222"/>
          <w:shd w:val="clear" w:color="auto" w:fill="FFFFFF"/>
        </w:rPr>
        <w:t>(6634), 708-713.</w:t>
      </w:r>
    </w:p>
    <w:p w14:paraId="2C47A918"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542ED370"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 xml:space="preserve">Spellman, P.T., Sherlock, G., Zhang, M.Q., </w:t>
      </w:r>
      <w:proofErr w:type="spellStart"/>
      <w:r w:rsidRPr="00B55D79">
        <w:rPr>
          <w:rFonts w:ascii="Times New Roman" w:hAnsi="Times New Roman" w:cs="Times New Roman"/>
          <w:color w:val="222222"/>
          <w:shd w:val="clear" w:color="auto" w:fill="FFFFFF"/>
        </w:rPr>
        <w:t>Iyer</w:t>
      </w:r>
      <w:proofErr w:type="spellEnd"/>
      <w:r w:rsidRPr="00B55D79">
        <w:rPr>
          <w:rFonts w:ascii="Times New Roman" w:hAnsi="Times New Roman" w:cs="Times New Roman"/>
          <w:color w:val="222222"/>
          <w:shd w:val="clear" w:color="auto" w:fill="FFFFFF"/>
        </w:rPr>
        <w:t xml:space="preserve">, V.R., Anders, K., </w:t>
      </w:r>
      <w:proofErr w:type="spellStart"/>
      <w:r w:rsidRPr="00B55D79">
        <w:rPr>
          <w:rFonts w:ascii="Times New Roman" w:hAnsi="Times New Roman" w:cs="Times New Roman"/>
          <w:color w:val="222222"/>
          <w:shd w:val="clear" w:color="auto" w:fill="FFFFFF"/>
        </w:rPr>
        <w:t>Eisen</w:t>
      </w:r>
      <w:proofErr w:type="spellEnd"/>
      <w:r w:rsidRPr="00B55D79">
        <w:rPr>
          <w:rFonts w:ascii="Times New Roman" w:hAnsi="Times New Roman" w:cs="Times New Roman"/>
          <w:color w:val="222222"/>
          <w:shd w:val="clear" w:color="auto" w:fill="FFFFFF"/>
        </w:rPr>
        <w:t xml:space="preserve">, M.B., Brown, P.O., Botstein, D. and </w:t>
      </w:r>
      <w:proofErr w:type="spellStart"/>
      <w:r w:rsidRPr="00B55D79">
        <w:rPr>
          <w:rFonts w:ascii="Times New Roman" w:hAnsi="Times New Roman" w:cs="Times New Roman"/>
          <w:color w:val="222222"/>
          <w:shd w:val="clear" w:color="auto" w:fill="FFFFFF"/>
        </w:rPr>
        <w:t>Futcher</w:t>
      </w:r>
      <w:proofErr w:type="spellEnd"/>
      <w:r w:rsidRPr="00B55D79">
        <w:rPr>
          <w:rFonts w:ascii="Times New Roman" w:hAnsi="Times New Roman" w:cs="Times New Roman"/>
          <w:color w:val="222222"/>
          <w:shd w:val="clear" w:color="auto" w:fill="FFFFFF"/>
        </w:rPr>
        <w:t>, B., 1998. Comprehensive identification of cell cycle–regulated genes of the yeast Saccharomyces cerevisiae by microarray hybridization.</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Molecular biology of the cell</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9</w:t>
      </w:r>
      <w:r w:rsidRPr="00B55D79">
        <w:rPr>
          <w:rFonts w:ascii="Times New Roman" w:hAnsi="Times New Roman" w:cs="Times New Roman"/>
          <w:color w:val="222222"/>
          <w:shd w:val="clear" w:color="auto" w:fill="FFFFFF"/>
        </w:rPr>
        <w:t>(12), pp.3273-3297.</w:t>
      </w:r>
    </w:p>
    <w:p w14:paraId="237241BC"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71509F29"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 xml:space="preserve">Steinmetz, L.M., </w:t>
      </w:r>
      <w:proofErr w:type="spellStart"/>
      <w:r w:rsidRPr="00B55D79">
        <w:rPr>
          <w:rFonts w:ascii="Times New Roman" w:hAnsi="Times New Roman" w:cs="Times New Roman"/>
          <w:color w:val="222222"/>
          <w:shd w:val="clear" w:color="auto" w:fill="FFFFFF"/>
        </w:rPr>
        <w:t>Scharfe</w:t>
      </w:r>
      <w:proofErr w:type="spellEnd"/>
      <w:r w:rsidRPr="00B55D79">
        <w:rPr>
          <w:rFonts w:ascii="Times New Roman" w:hAnsi="Times New Roman" w:cs="Times New Roman"/>
          <w:color w:val="222222"/>
          <w:shd w:val="clear" w:color="auto" w:fill="FFFFFF"/>
        </w:rPr>
        <w:t xml:space="preserve">, C., </w:t>
      </w:r>
      <w:proofErr w:type="spellStart"/>
      <w:r w:rsidRPr="00B55D79">
        <w:rPr>
          <w:rFonts w:ascii="Times New Roman" w:hAnsi="Times New Roman" w:cs="Times New Roman"/>
          <w:color w:val="222222"/>
          <w:shd w:val="clear" w:color="auto" w:fill="FFFFFF"/>
        </w:rPr>
        <w:t>Deutschbauer</w:t>
      </w:r>
      <w:proofErr w:type="spellEnd"/>
      <w:r w:rsidRPr="00B55D79">
        <w:rPr>
          <w:rFonts w:ascii="Times New Roman" w:hAnsi="Times New Roman" w:cs="Times New Roman"/>
          <w:color w:val="222222"/>
          <w:shd w:val="clear" w:color="auto" w:fill="FFFFFF"/>
        </w:rPr>
        <w:t xml:space="preserve">, A.M., </w:t>
      </w:r>
      <w:proofErr w:type="spellStart"/>
      <w:r w:rsidRPr="00B55D79">
        <w:rPr>
          <w:rFonts w:ascii="Times New Roman" w:hAnsi="Times New Roman" w:cs="Times New Roman"/>
          <w:color w:val="222222"/>
          <w:shd w:val="clear" w:color="auto" w:fill="FFFFFF"/>
        </w:rPr>
        <w:t>Mokranjac</w:t>
      </w:r>
      <w:proofErr w:type="spellEnd"/>
      <w:r w:rsidRPr="00B55D79">
        <w:rPr>
          <w:rFonts w:ascii="Times New Roman" w:hAnsi="Times New Roman" w:cs="Times New Roman"/>
          <w:color w:val="222222"/>
          <w:shd w:val="clear" w:color="auto" w:fill="FFFFFF"/>
        </w:rPr>
        <w:t xml:space="preserve">, D., Herman, Z.S., Jones, T., Chu, A.M., Giaever, G., </w:t>
      </w:r>
      <w:proofErr w:type="spellStart"/>
      <w:r w:rsidRPr="00B55D79">
        <w:rPr>
          <w:rFonts w:ascii="Times New Roman" w:hAnsi="Times New Roman" w:cs="Times New Roman"/>
          <w:color w:val="222222"/>
          <w:shd w:val="clear" w:color="auto" w:fill="FFFFFF"/>
        </w:rPr>
        <w:t>Prokisch</w:t>
      </w:r>
      <w:proofErr w:type="spellEnd"/>
      <w:r w:rsidRPr="00B55D79">
        <w:rPr>
          <w:rFonts w:ascii="Times New Roman" w:hAnsi="Times New Roman" w:cs="Times New Roman"/>
          <w:color w:val="222222"/>
          <w:shd w:val="clear" w:color="auto" w:fill="FFFFFF"/>
        </w:rPr>
        <w:t xml:space="preserve">, H., </w:t>
      </w:r>
      <w:proofErr w:type="spellStart"/>
      <w:r w:rsidRPr="00B55D79">
        <w:rPr>
          <w:rFonts w:ascii="Times New Roman" w:hAnsi="Times New Roman" w:cs="Times New Roman"/>
          <w:color w:val="222222"/>
          <w:shd w:val="clear" w:color="auto" w:fill="FFFFFF"/>
        </w:rPr>
        <w:t>Oefner</w:t>
      </w:r>
      <w:proofErr w:type="spellEnd"/>
      <w:r w:rsidRPr="00B55D79">
        <w:rPr>
          <w:rFonts w:ascii="Times New Roman" w:hAnsi="Times New Roman" w:cs="Times New Roman"/>
          <w:color w:val="222222"/>
          <w:shd w:val="clear" w:color="auto" w:fill="FFFFFF"/>
        </w:rPr>
        <w:t xml:space="preserve">, P.J. and Davis, R.W., 2002. Systematic screen for human disease genes in </w:t>
      </w:r>
      <w:proofErr w:type="spellStart"/>
      <w:r w:rsidRPr="00B55D79">
        <w:rPr>
          <w:rFonts w:ascii="Times New Roman" w:hAnsi="Times New Roman" w:cs="Times New Roman"/>
          <w:color w:val="222222"/>
          <w:shd w:val="clear" w:color="auto" w:fill="FFFFFF"/>
        </w:rPr>
        <w:t>yeast.</w:t>
      </w:r>
      <w:r w:rsidRPr="00B55D79">
        <w:rPr>
          <w:rFonts w:ascii="Times New Roman" w:hAnsi="Times New Roman" w:cs="Times New Roman"/>
          <w:i/>
          <w:iCs/>
          <w:color w:val="222222"/>
          <w:shd w:val="clear" w:color="auto" w:fill="FFFFFF"/>
        </w:rPr>
        <w:t>Nature</w:t>
      </w:r>
      <w:proofErr w:type="spellEnd"/>
      <w:r w:rsidRPr="00B55D79">
        <w:rPr>
          <w:rFonts w:ascii="Times New Roman" w:hAnsi="Times New Roman" w:cs="Times New Roman"/>
          <w:i/>
          <w:iCs/>
          <w:color w:val="222222"/>
          <w:shd w:val="clear" w:color="auto" w:fill="FFFFFF"/>
        </w:rPr>
        <w:t xml:space="preserve"> genetics</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31</w:t>
      </w:r>
      <w:r w:rsidRPr="00B55D79">
        <w:rPr>
          <w:rFonts w:ascii="Times New Roman" w:hAnsi="Times New Roman" w:cs="Times New Roman"/>
          <w:color w:val="222222"/>
          <w:shd w:val="clear" w:color="auto" w:fill="FFFFFF"/>
        </w:rPr>
        <w:t>(4), pp.400-404.</w:t>
      </w:r>
    </w:p>
    <w:p w14:paraId="3CF6EE3E"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681E8E39" w14:textId="77777777" w:rsidR="00B55D79" w:rsidRDefault="00B55D79" w:rsidP="00B55D79">
      <w:pPr>
        <w:tabs>
          <w:tab w:val="left" w:pos="720"/>
          <w:tab w:val="left" w:pos="2600"/>
        </w:tabs>
        <w:spacing w:line="240" w:lineRule="auto"/>
        <w:jc w:val="center"/>
        <w:rPr>
          <w:rFonts w:ascii="Times New Roman" w:hAnsi="Times New Roman" w:cs="Times New Roman"/>
          <w:color w:val="222222"/>
          <w:shd w:val="clear" w:color="auto" w:fill="FFFFFF"/>
        </w:rPr>
      </w:pPr>
      <w:proofErr w:type="spellStart"/>
      <w:r w:rsidRPr="00B55D79">
        <w:rPr>
          <w:rFonts w:ascii="Times New Roman" w:hAnsi="Times New Roman" w:cs="Times New Roman"/>
          <w:color w:val="222222"/>
          <w:shd w:val="clear" w:color="auto" w:fill="FFFFFF"/>
        </w:rPr>
        <w:t>Uetz</w:t>
      </w:r>
      <w:proofErr w:type="spellEnd"/>
      <w:r w:rsidRPr="00B55D79">
        <w:rPr>
          <w:rFonts w:ascii="Times New Roman" w:hAnsi="Times New Roman" w:cs="Times New Roman"/>
          <w:color w:val="222222"/>
          <w:shd w:val="clear" w:color="auto" w:fill="FFFFFF"/>
        </w:rPr>
        <w:t xml:space="preserve">, P., </w:t>
      </w:r>
      <w:proofErr w:type="spellStart"/>
      <w:r w:rsidRPr="00B55D79">
        <w:rPr>
          <w:rFonts w:ascii="Times New Roman" w:hAnsi="Times New Roman" w:cs="Times New Roman"/>
          <w:color w:val="222222"/>
          <w:shd w:val="clear" w:color="auto" w:fill="FFFFFF"/>
        </w:rPr>
        <w:t>Giot</w:t>
      </w:r>
      <w:proofErr w:type="spellEnd"/>
      <w:r w:rsidRPr="00B55D79">
        <w:rPr>
          <w:rFonts w:ascii="Times New Roman" w:hAnsi="Times New Roman" w:cs="Times New Roman"/>
          <w:color w:val="222222"/>
          <w:shd w:val="clear" w:color="auto" w:fill="FFFFFF"/>
        </w:rPr>
        <w:t xml:space="preserve">, L., Cagney, G., Mansfield, T.A., Judson, R.S., Knight, J.R., </w:t>
      </w:r>
      <w:proofErr w:type="spellStart"/>
      <w:r w:rsidRPr="00B55D79">
        <w:rPr>
          <w:rFonts w:ascii="Times New Roman" w:hAnsi="Times New Roman" w:cs="Times New Roman"/>
          <w:color w:val="222222"/>
          <w:shd w:val="clear" w:color="auto" w:fill="FFFFFF"/>
        </w:rPr>
        <w:t>Lockshon</w:t>
      </w:r>
      <w:proofErr w:type="spellEnd"/>
      <w:r w:rsidRPr="00B55D79">
        <w:rPr>
          <w:rFonts w:ascii="Times New Roman" w:hAnsi="Times New Roman" w:cs="Times New Roman"/>
          <w:color w:val="222222"/>
          <w:shd w:val="clear" w:color="auto" w:fill="FFFFFF"/>
        </w:rPr>
        <w:t xml:space="preserve">, D., Narayan, V., Srinivasan, M., </w:t>
      </w:r>
      <w:proofErr w:type="spellStart"/>
      <w:r w:rsidRPr="00B55D79">
        <w:rPr>
          <w:rFonts w:ascii="Times New Roman" w:hAnsi="Times New Roman" w:cs="Times New Roman"/>
          <w:color w:val="222222"/>
          <w:shd w:val="clear" w:color="auto" w:fill="FFFFFF"/>
        </w:rPr>
        <w:t>Pochart</w:t>
      </w:r>
      <w:proofErr w:type="spellEnd"/>
      <w:r w:rsidRPr="00B55D79">
        <w:rPr>
          <w:rFonts w:ascii="Times New Roman" w:hAnsi="Times New Roman" w:cs="Times New Roman"/>
          <w:color w:val="222222"/>
          <w:shd w:val="clear" w:color="auto" w:fill="FFFFFF"/>
        </w:rPr>
        <w:t>, P. and Qureshi-Emili, A., 2000. A comprehens</w:t>
      </w:r>
      <w:r>
        <w:rPr>
          <w:rFonts w:ascii="Times New Roman" w:hAnsi="Times New Roman" w:cs="Times New Roman"/>
          <w:color w:val="222222"/>
          <w:shd w:val="clear" w:color="auto" w:fill="FFFFFF"/>
        </w:rPr>
        <w:t xml:space="preserve">ive analysis of protein–protein </w:t>
      </w:r>
      <w:r w:rsidRPr="00B55D79">
        <w:rPr>
          <w:rFonts w:ascii="Times New Roman" w:hAnsi="Times New Roman" w:cs="Times New Roman"/>
          <w:color w:val="222222"/>
          <w:shd w:val="clear" w:color="auto" w:fill="FFFFFF"/>
        </w:rPr>
        <w:t>interactions in Saccharomyces cerevisiae.</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Nature</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403</w:t>
      </w:r>
      <w:r w:rsidRPr="00B55D79">
        <w:rPr>
          <w:rFonts w:ascii="Times New Roman" w:hAnsi="Times New Roman" w:cs="Times New Roman"/>
          <w:color w:val="222222"/>
          <w:shd w:val="clear" w:color="auto" w:fill="FFFFFF"/>
        </w:rPr>
        <w:t>(6770), pp.623-627.</w:t>
      </w:r>
    </w:p>
    <w:p w14:paraId="71C655B7" w14:textId="77777777" w:rsidR="00E62581" w:rsidRPr="00E62581" w:rsidRDefault="00E62581" w:rsidP="00E62581">
      <w:pPr>
        <w:tabs>
          <w:tab w:val="left" w:pos="720"/>
          <w:tab w:val="left" w:pos="2600"/>
        </w:tabs>
        <w:spacing w:line="360" w:lineRule="auto"/>
        <w:jc w:val="center"/>
        <w:rPr>
          <w:rFonts w:ascii="Times New Roman" w:eastAsia="Arial Unicode MS" w:hAnsi="Times New Roman" w:cs="Times New Roman"/>
          <w:b/>
          <w:sz w:val="28"/>
          <w:szCs w:val="28"/>
          <w:shd w:val="clear" w:color="auto" w:fill="FFFFFF"/>
        </w:rPr>
      </w:pPr>
      <w:r w:rsidRPr="00E62581">
        <w:rPr>
          <w:rFonts w:ascii="Times New Roman" w:eastAsia="Arial Unicode MS" w:hAnsi="Times New Roman" w:cs="Times New Roman"/>
          <w:b/>
          <w:sz w:val="28"/>
          <w:szCs w:val="28"/>
          <w:shd w:val="clear" w:color="auto" w:fill="FFFFFF"/>
        </w:rPr>
        <w:lastRenderedPageBreak/>
        <w:t>Figures</w:t>
      </w:r>
    </w:p>
    <w:p w14:paraId="60D33C26" w14:textId="77777777" w:rsidR="00E62581" w:rsidRDefault="00E62581" w:rsidP="00E62581">
      <w:pPr>
        <w:tabs>
          <w:tab w:val="left" w:pos="720"/>
          <w:tab w:val="left" w:pos="2600"/>
        </w:tabs>
        <w:spacing w:line="360" w:lineRule="auto"/>
        <w:rPr>
          <w:rFonts w:ascii="Times New Roman" w:eastAsia="Arial Unicode MS" w:hAnsi="Times New Roman" w:cs="Times New Roman"/>
          <w:b/>
          <w:sz w:val="24"/>
          <w:szCs w:val="24"/>
          <w:shd w:val="clear" w:color="auto" w:fill="FFFFFF"/>
        </w:rPr>
      </w:pPr>
      <w:r w:rsidRPr="00942D6E">
        <w:rPr>
          <w:rFonts w:ascii="Times New Roman" w:eastAsia="Arial Unicode MS" w:hAnsi="Times New Roman" w:cs="Times New Roman"/>
          <w:noProof/>
          <w:shd w:val="clear" w:color="auto" w:fill="FFFFFF"/>
          <w:lang w:eastAsia="en-US"/>
        </w:rPr>
        <w:drawing>
          <wp:inline distT="0" distB="0" distL="0" distR="0" wp14:anchorId="452B3906" wp14:editId="263781FC">
            <wp:extent cx="5943600" cy="2767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67330"/>
                    </a:xfrm>
                    <a:prstGeom prst="rect">
                      <a:avLst/>
                    </a:prstGeom>
                    <a:noFill/>
                  </pic:spPr>
                </pic:pic>
              </a:graphicData>
            </a:graphic>
          </wp:inline>
        </w:drawing>
      </w:r>
    </w:p>
    <w:p w14:paraId="22B76296" w14:textId="0ED9FE74" w:rsidR="00E62581" w:rsidRPr="00942D6E" w:rsidRDefault="00E62581" w:rsidP="00E62581">
      <w:pPr>
        <w:tabs>
          <w:tab w:val="left" w:pos="720"/>
          <w:tab w:val="left" w:pos="2600"/>
        </w:tabs>
        <w:spacing w:after="0" w:line="240" w:lineRule="auto"/>
        <w:rPr>
          <w:b/>
          <w:bCs/>
          <w:color w:val="000000"/>
          <w:kern w:val="24"/>
        </w:rPr>
      </w:pPr>
      <w:r w:rsidRPr="00942D6E">
        <w:rPr>
          <w:b/>
          <w:bCs/>
          <w:color w:val="000000"/>
          <w:kern w:val="24"/>
        </w:rPr>
        <w:t>Figure 1</w:t>
      </w:r>
      <w:r w:rsidR="000A2A68">
        <w:rPr>
          <w:b/>
          <w:bCs/>
          <w:color w:val="000000"/>
          <w:kern w:val="24"/>
        </w:rPr>
        <w:t>.</w:t>
      </w:r>
      <w:r w:rsidRPr="00942D6E">
        <w:rPr>
          <w:b/>
          <w:bCs/>
          <w:color w:val="000000"/>
          <w:kern w:val="24"/>
        </w:rPr>
        <w:t xml:space="preserve"> </w:t>
      </w:r>
      <w:r w:rsidR="000A2A68">
        <w:rPr>
          <w:b/>
          <w:bCs/>
          <w:color w:val="000000"/>
          <w:kern w:val="24"/>
        </w:rPr>
        <w:t>Strategy to</w:t>
      </w:r>
      <w:r w:rsidRPr="00942D6E">
        <w:rPr>
          <w:rFonts w:asciiTheme="majorHAnsi" w:eastAsiaTheme="majorEastAsia" w:hAnsi="Calibri" w:cstheme="majorBidi"/>
          <w:b/>
          <w:color w:val="000000" w:themeColor="text1"/>
          <w:kern w:val="24"/>
        </w:rPr>
        <w:t xml:space="preserve"> infer</w:t>
      </w:r>
      <w:r w:rsidR="000A2A68">
        <w:rPr>
          <w:rFonts w:asciiTheme="majorHAnsi" w:eastAsiaTheme="majorEastAsia" w:hAnsi="Calibri" w:cstheme="majorBidi"/>
          <w:b/>
          <w:color w:val="000000" w:themeColor="text1"/>
          <w:kern w:val="24"/>
        </w:rPr>
        <w:t xml:space="preserve"> </w:t>
      </w:r>
      <w:proofErr w:type="spellStart"/>
      <w:r w:rsidR="000A2A68">
        <w:rPr>
          <w:rFonts w:asciiTheme="majorHAnsi" w:eastAsiaTheme="majorEastAsia" w:hAnsi="Calibri" w:cstheme="majorBidi"/>
          <w:b/>
          <w:color w:val="000000" w:themeColor="text1"/>
          <w:kern w:val="24"/>
        </w:rPr>
        <w:t>yeDUFs</w:t>
      </w:r>
      <w:proofErr w:type="spellEnd"/>
      <w:r w:rsidRPr="00942D6E">
        <w:rPr>
          <w:rFonts w:asciiTheme="majorHAnsi" w:eastAsiaTheme="majorEastAsia" w:hAnsi="Calibri" w:cstheme="majorBidi"/>
          <w:b/>
          <w:color w:val="000000" w:themeColor="text1"/>
          <w:kern w:val="24"/>
        </w:rPr>
        <w:t xml:space="preserve"> using a combined rule-based and expectation-maximization approach</w:t>
      </w:r>
      <w:r w:rsidR="000A2A68">
        <w:rPr>
          <w:rFonts w:asciiTheme="majorHAnsi" w:eastAsiaTheme="majorEastAsia" w:hAnsi="Calibri" w:cstheme="majorBidi"/>
          <w:b/>
          <w:color w:val="000000" w:themeColor="text1"/>
          <w:kern w:val="24"/>
        </w:rPr>
        <w:t>.</w:t>
      </w:r>
    </w:p>
    <w:p w14:paraId="704DD3BB" w14:textId="77777777" w:rsidR="00E62581" w:rsidRPr="00942D6E" w:rsidRDefault="00E62581" w:rsidP="00E62581">
      <w:pPr>
        <w:tabs>
          <w:tab w:val="left" w:pos="720"/>
          <w:tab w:val="left" w:pos="2600"/>
        </w:tabs>
        <w:spacing w:after="0" w:line="240" w:lineRule="auto"/>
        <w:rPr>
          <w:b/>
          <w:bCs/>
          <w:color w:val="000000"/>
          <w:kern w:val="24"/>
        </w:rPr>
      </w:pPr>
      <w:r w:rsidRPr="00942D6E">
        <w:rPr>
          <w:color w:val="000000"/>
          <w:kern w:val="24"/>
        </w:rPr>
        <w:t xml:space="preserve">The essentiality of protein domains of unknown function was inferred using a hybrid rule-based and expectation-maximization approach, which was performed separately for </w:t>
      </w:r>
      <w:r w:rsidRPr="00942D6E">
        <w:rPr>
          <w:i/>
          <w:color w:val="000000"/>
          <w:kern w:val="24"/>
        </w:rPr>
        <w:t xml:space="preserve">S. cerevisiae </w:t>
      </w:r>
      <w:r w:rsidRPr="00942D6E">
        <w:rPr>
          <w:color w:val="000000"/>
          <w:kern w:val="24"/>
        </w:rPr>
        <w:t xml:space="preserve">and </w:t>
      </w:r>
      <w:r w:rsidRPr="00942D6E">
        <w:rPr>
          <w:i/>
          <w:color w:val="000000"/>
          <w:kern w:val="24"/>
        </w:rPr>
        <w:t xml:space="preserve">S. </w:t>
      </w:r>
      <w:proofErr w:type="spellStart"/>
      <w:r w:rsidRPr="00942D6E">
        <w:rPr>
          <w:i/>
          <w:color w:val="000000"/>
          <w:kern w:val="24"/>
        </w:rPr>
        <w:t>pombe</w:t>
      </w:r>
      <w:proofErr w:type="spellEnd"/>
      <w:r w:rsidRPr="00942D6E">
        <w:rPr>
          <w:color w:val="000000"/>
          <w:kern w:val="24"/>
        </w:rPr>
        <w:t xml:space="preserve">. Three rules were used to infer essential domains: </w:t>
      </w:r>
      <w:r w:rsidRPr="00B576F8">
        <w:rPr>
          <w:b/>
          <w:color w:val="000000"/>
          <w:kern w:val="24"/>
        </w:rPr>
        <w:t>case 1</w:t>
      </w:r>
      <w:r w:rsidRPr="00942D6E">
        <w:rPr>
          <w:color w:val="000000"/>
          <w:kern w:val="24"/>
        </w:rPr>
        <w:t xml:space="preserve"> were domains in single-domain essential proteins, </w:t>
      </w:r>
      <w:r w:rsidRPr="00B576F8">
        <w:rPr>
          <w:b/>
          <w:color w:val="000000"/>
          <w:kern w:val="24"/>
        </w:rPr>
        <w:t>case 2</w:t>
      </w:r>
      <w:r w:rsidRPr="00942D6E">
        <w:rPr>
          <w:color w:val="000000"/>
          <w:kern w:val="24"/>
        </w:rPr>
        <w:t xml:space="preserve"> were domains occurring as the difference in the set of domains between essential and non-essential multi-domain proteins, and </w:t>
      </w:r>
      <w:r w:rsidRPr="00B576F8">
        <w:rPr>
          <w:b/>
          <w:color w:val="000000"/>
          <w:kern w:val="24"/>
        </w:rPr>
        <w:t>case 3</w:t>
      </w:r>
      <w:r w:rsidRPr="00942D6E">
        <w:rPr>
          <w:color w:val="000000"/>
          <w:kern w:val="24"/>
        </w:rPr>
        <w:t xml:space="preserve"> were domains always and only present in essential proteins, when no other such domains were found in the same protein. Additional essential domains were inferred using an expectation maximization process that maximized the probability of observed gene essentiality, given the assigned domain essentiality parameters.</w:t>
      </w:r>
      <w:r w:rsidR="00253028">
        <w:rPr>
          <w:color w:val="000000"/>
          <w:kern w:val="24"/>
        </w:rPr>
        <w:t xml:space="preserve"> It is important to note that, while the methodology is depicted here as a decision tree for clarity, each form of inference was performed independently.</w:t>
      </w:r>
      <w:r w:rsidRPr="00942D6E">
        <w:rPr>
          <w:color w:val="000000"/>
          <w:kern w:val="24"/>
        </w:rPr>
        <w:t xml:space="preserve"> </w:t>
      </w:r>
      <w:commentRangeStart w:id="203"/>
      <w:r w:rsidRPr="00942D6E">
        <w:rPr>
          <w:i/>
          <w:iCs/>
          <w:color w:val="000000"/>
          <w:kern w:val="24"/>
        </w:rPr>
        <w:t xml:space="preserve">Inset: </w:t>
      </w:r>
      <w:r w:rsidRPr="00942D6E">
        <w:rPr>
          <w:color w:val="000000"/>
          <w:kern w:val="24"/>
        </w:rPr>
        <w:t xml:space="preserve">PF09269 (blue, dotted red box) is present in over 2,000 bacterial and eukaryotic species, where it is often essential. PF09269 is often found in </w:t>
      </w:r>
      <w:proofErr w:type="spellStart"/>
      <w:r w:rsidRPr="00942D6E">
        <w:rPr>
          <w:color w:val="000000"/>
          <w:kern w:val="24"/>
        </w:rPr>
        <w:t>GTPases</w:t>
      </w:r>
      <w:proofErr w:type="spellEnd"/>
      <w:r w:rsidRPr="00942D6E">
        <w:rPr>
          <w:color w:val="000000"/>
          <w:kern w:val="24"/>
        </w:rPr>
        <w:t xml:space="preserve"> involved in ribosome biogenesis, although its precise molecular function remains unknown. Also shown: PF01018 / OBG fold (red), PF01926 / 50S ribosome-binding </w:t>
      </w:r>
      <w:proofErr w:type="spellStart"/>
      <w:r w:rsidRPr="00942D6E">
        <w:rPr>
          <w:color w:val="000000"/>
          <w:kern w:val="24"/>
        </w:rPr>
        <w:t>GTPase</w:t>
      </w:r>
      <w:proofErr w:type="spellEnd"/>
      <w:r w:rsidRPr="00942D6E">
        <w:rPr>
          <w:color w:val="000000"/>
          <w:kern w:val="24"/>
        </w:rPr>
        <w:t xml:space="preserve"> (green), bound GTP. </w:t>
      </w:r>
      <w:commentRangeEnd w:id="203"/>
      <w:r w:rsidR="000A2A68">
        <w:rPr>
          <w:rStyle w:val="CommentReference"/>
        </w:rPr>
        <w:commentReference w:id="203"/>
      </w:r>
    </w:p>
    <w:p w14:paraId="74C09275" w14:textId="77777777" w:rsidR="00E62581" w:rsidRPr="00B55D79" w:rsidRDefault="00E62581" w:rsidP="00E62581">
      <w:pPr>
        <w:tabs>
          <w:tab w:val="left" w:pos="720"/>
          <w:tab w:val="left" w:pos="2600"/>
        </w:tabs>
        <w:spacing w:line="240" w:lineRule="auto"/>
        <w:rPr>
          <w:rFonts w:ascii="Times New Roman" w:hAnsi="Times New Roman" w:cs="Times New Roman"/>
          <w:color w:val="222222"/>
          <w:shd w:val="clear" w:color="auto" w:fill="FFFFFF"/>
        </w:rPr>
      </w:pPr>
    </w:p>
    <w:p w14:paraId="1ABF9781" w14:textId="77777777" w:rsidR="008A390A" w:rsidRPr="00942D6E" w:rsidRDefault="008A390A" w:rsidP="008A390A">
      <w:pPr>
        <w:tabs>
          <w:tab w:val="left" w:pos="720"/>
          <w:tab w:val="left" w:pos="2600"/>
        </w:tabs>
        <w:spacing w:line="360" w:lineRule="auto"/>
        <w:rPr>
          <w:rFonts w:ascii="Times New Roman" w:eastAsia="Arial Unicode MS" w:hAnsi="Times New Roman" w:cs="Times New Roman"/>
          <w:b/>
          <w:u w:val="single"/>
          <w:shd w:val="clear" w:color="auto" w:fill="FFFFFF"/>
        </w:rPr>
      </w:pPr>
      <w:r w:rsidRPr="00942D6E">
        <w:rPr>
          <w:rFonts w:ascii="Times New Roman" w:eastAsia="Arial Unicode MS" w:hAnsi="Times New Roman" w:cs="Times New Roman"/>
          <w:b/>
          <w:noProof/>
          <w:u w:val="single"/>
          <w:shd w:val="clear" w:color="auto" w:fill="FFFFFF"/>
          <w:lang w:eastAsia="en-US"/>
        </w:rPr>
        <w:lastRenderedPageBreak/>
        <w:drawing>
          <wp:inline distT="0" distB="0" distL="0" distR="0" wp14:anchorId="3A825C1E" wp14:editId="3614ADE3">
            <wp:extent cx="5701756" cy="4600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1680" cy="4600513"/>
                    </a:xfrm>
                    <a:prstGeom prst="rect">
                      <a:avLst/>
                    </a:prstGeom>
                    <a:noFill/>
                  </pic:spPr>
                </pic:pic>
              </a:graphicData>
            </a:graphic>
          </wp:inline>
        </w:drawing>
      </w:r>
    </w:p>
    <w:p w14:paraId="4323F339" w14:textId="09415C0A" w:rsidR="00F74B14" w:rsidRDefault="0068568F" w:rsidP="00847B3B">
      <w:pPr>
        <w:spacing w:after="0" w:line="240" w:lineRule="auto"/>
        <w:rPr>
          <w:rFonts w:ascii="Times New Roman" w:eastAsia="MS PGothic" w:hAnsi="Times New Roman" w:cs="Times New Roman"/>
          <w:b/>
          <w:bCs/>
          <w:color w:val="000000"/>
          <w:kern w:val="24"/>
        </w:rPr>
      </w:pPr>
      <w:commentRangeStart w:id="204"/>
      <w:r w:rsidRPr="00942D6E">
        <w:rPr>
          <w:rFonts w:ascii="Times New Roman" w:eastAsia="MS PGothic" w:hAnsi="Times New Roman" w:cs="Times New Roman"/>
          <w:b/>
          <w:bCs/>
          <w:color w:val="000000"/>
          <w:kern w:val="24"/>
        </w:rPr>
        <w:t>Figure 2</w:t>
      </w:r>
      <w:commentRangeEnd w:id="204"/>
      <w:r w:rsidR="00E212BA">
        <w:rPr>
          <w:rStyle w:val="CommentReference"/>
        </w:rPr>
        <w:commentReference w:id="204"/>
      </w:r>
      <w:r w:rsidR="000A2A68">
        <w:rPr>
          <w:rFonts w:ascii="Times New Roman" w:eastAsia="MS PGothic" w:hAnsi="Times New Roman" w:cs="Times New Roman"/>
          <w:b/>
          <w:bCs/>
          <w:color w:val="000000"/>
          <w:kern w:val="24"/>
        </w:rPr>
        <w:t>.</w:t>
      </w:r>
      <w:r w:rsidR="009101C0" w:rsidRPr="00942D6E">
        <w:rPr>
          <w:rFonts w:ascii="Times New Roman" w:eastAsia="MS PGothic" w:hAnsi="Times New Roman" w:cs="Times New Roman"/>
          <w:b/>
          <w:bCs/>
          <w:color w:val="000000"/>
          <w:kern w:val="24"/>
        </w:rPr>
        <w:t xml:space="preserve"> </w:t>
      </w:r>
      <w:r w:rsidR="009101C0" w:rsidRPr="00942D6E">
        <w:rPr>
          <w:rFonts w:ascii="Times New Roman" w:eastAsia="MS PGothic" w:hAnsi="Times New Roman" w:cs="Times New Roman"/>
          <w:b/>
          <w:bCs/>
          <w:i/>
          <w:color w:val="000000"/>
          <w:kern w:val="24"/>
        </w:rPr>
        <w:t xml:space="preserve">Saccharomyces cerevisiae </w:t>
      </w:r>
      <w:r w:rsidR="008A390A" w:rsidRPr="00942D6E">
        <w:rPr>
          <w:rFonts w:ascii="Times New Roman" w:eastAsia="MS PGothic" w:hAnsi="Times New Roman" w:cs="Times New Roman"/>
          <w:b/>
          <w:bCs/>
          <w:i/>
          <w:color w:val="000000"/>
          <w:kern w:val="24"/>
        </w:rPr>
        <w:t>(</w:t>
      </w:r>
      <w:proofErr w:type="spellStart"/>
      <w:r w:rsidR="008A390A" w:rsidRPr="00942D6E">
        <w:rPr>
          <w:rFonts w:ascii="Times New Roman" w:eastAsia="MS PGothic" w:hAnsi="Times New Roman" w:cs="Times New Roman"/>
          <w:b/>
          <w:bCs/>
          <w:i/>
          <w:color w:val="000000"/>
          <w:kern w:val="24"/>
        </w:rPr>
        <w:t>Sc</w:t>
      </w:r>
      <w:proofErr w:type="spellEnd"/>
      <w:r w:rsidR="008A390A" w:rsidRPr="00942D6E">
        <w:rPr>
          <w:rFonts w:ascii="Times New Roman" w:eastAsia="MS PGothic" w:hAnsi="Times New Roman" w:cs="Times New Roman"/>
          <w:b/>
          <w:bCs/>
          <w:i/>
          <w:color w:val="000000"/>
          <w:kern w:val="24"/>
        </w:rPr>
        <w:t xml:space="preserve">) </w:t>
      </w:r>
      <w:r w:rsidR="009101C0" w:rsidRPr="00942D6E">
        <w:rPr>
          <w:rFonts w:ascii="Times New Roman" w:eastAsia="MS PGothic" w:hAnsi="Times New Roman" w:cs="Times New Roman"/>
          <w:b/>
          <w:bCs/>
          <w:color w:val="000000"/>
          <w:kern w:val="24"/>
        </w:rPr>
        <w:t xml:space="preserve">and </w:t>
      </w:r>
      <w:proofErr w:type="spellStart"/>
      <w:r w:rsidR="009101C0" w:rsidRPr="00942D6E">
        <w:rPr>
          <w:rFonts w:ascii="Times New Roman" w:eastAsia="MS PGothic" w:hAnsi="Times New Roman" w:cs="Times New Roman"/>
          <w:b/>
          <w:bCs/>
          <w:i/>
          <w:color w:val="000000"/>
          <w:kern w:val="24"/>
        </w:rPr>
        <w:t>Schizosaccharomyces</w:t>
      </w:r>
      <w:proofErr w:type="spellEnd"/>
      <w:r w:rsidR="009101C0" w:rsidRPr="00942D6E">
        <w:rPr>
          <w:rFonts w:ascii="Times New Roman" w:eastAsia="MS PGothic" w:hAnsi="Times New Roman" w:cs="Times New Roman"/>
          <w:b/>
          <w:bCs/>
          <w:i/>
          <w:color w:val="000000"/>
          <w:kern w:val="24"/>
        </w:rPr>
        <w:t xml:space="preserve"> </w:t>
      </w:r>
      <w:proofErr w:type="spellStart"/>
      <w:r w:rsidR="009101C0" w:rsidRPr="00942D6E">
        <w:rPr>
          <w:rFonts w:ascii="Times New Roman" w:eastAsia="MS PGothic" w:hAnsi="Times New Roman" w:cs="Times New Roman"/>
          <w:b/>
          <w:bCs/>
          <w:i/>
          <w:color w:val="000000"/>
          <w:kern w:val="24"/>
        </w:rPr>
        <w:t>pombe</w:t>
      </w:r>
      <w:proofErr w:type="spellEnd"/>
      <w:r w:rsidR="008A390A" w:rsidRPr="00942D6E">
        <w:rPr>
          <w:rFonts w:ascii="Times New Roman" w:eastAsia="MS PGothic" w:hAnsi="Times New Roman" w:cs="Times New Roman"/>
          <w:b/>
          <w:bCs/>
          <w:i/>
          <w:color w:val="000000"/>
          <w:kern w:val="24"/>
        </w:rPr>
        <w:t xml:space="preserve"> (</w:t>
      </w:r>
      <w:proofErr w:type="spellStart"/>
      <w:r w:rsidR="008A390A" w:rsidRPr="00942D6E">
        <w:rPr>
          <w:rFonts w:ascii="Times New Roman" w:eastAsia="MS PGothic" w:hAnsi="Times New Roman" w:cs="Times New Roman"/>
          <w:b/>
          <w:bCs/>
          <w:i/>
          <w:color w:val="000000"/>
          <w:kern w:val="24"/>
        </w:rPr>
        <w:t>Sp</w:t>
      </w:r>
      <w:proofErr w:type="spellEnd"/>
      <w:r w:rsidR="008A390A" w:rsidRPr="00942D6E">
        <w:rPr>
          <w:rFonts w:ascii="Times New Roman" w:eastAsia="MS PGothic" w:hAnsi="Times New Roman" w:cs="Times New Roman"/>
          <w:b/>
          <w:bCs/>
          <w:i/>
          <w:color w:val="000000"/>
          <w:kern w:val="24"/>
        </w:rPr>
        <w:t>)</w:t>
      </w:r>
      <w:r w:rsidR="000A2A68">
        <w:rPr>
          <w:rFonts w:ascii="Times New Roman" w:eastAsia="MS PGothic" w:hAnsi="Times New Roman" w:cs="Times New Roman"/>
          <w:b/>
          <w:bCs/>
          <w:color w:val="000000"/>
          <w:kern w:val="24"/>
        </w:rPr>
        <w:t xml:space="preserve"> encode </w:t>
      </w:r>
      <w:r w:rsidR="000A2A68" w:rsidRPr="000A2A68">
        <w:rPr>
          <w:rFonts w:ascii="Times New Roman" w:eastAsia="MS PGothic" w:hAnsi="Times New Roman" w:cs="Times New Roman"/>
          <w:b/>
          <w:bCs/>
          <w:color w:val="000000"/>
          <w:kern w:val="24"/>
        </w:rPr>
        <w:t xml:space="preserve">199 </w:t>
      </w:r>
      <w:proofErr w:type="spellStart"/>
      <w:r w:rsidR="000A2A68" w:rsidRPr="000A2A68">
        <w:rPr>
          <w:rFonts w:ascii="Times New Roman" w:eastAsia="MS PGothic" w:hAnsi="Times New Roman" w:cs="Times New Roman"/>
          <w:b/>
          <w:bCs/>
          <w:color w:val="000000"/>
          <w:kern w:val="24"/>
        </w:rPr>
        <w:t>yeDUFs</w:t>
      </w:r>
      <w:proofErr w:type="spellEnd"/>
      <w:r w:rsidR="000A2A68">
        <w:rPr>
          <w:rFonts w:ascii="Times New Roman" w:eastAsia="MS PGothic" w:hAnsi="Times New Roman" w:cs="Times New Roman"/>
          <w:b/>
          <w:bCs/>
          <w:color w:val="000000"/>
          <w:kern w:val="24"/>
        </w:rPr>
        <w:t>.</w:t>
      </w:r>
    </w:p>
    <w:p w14:paraId="5536B6DC" w14:textId="438C1E38" w:rsidR="00FB070D" w:rsidRPr="00F74B14" w:rsidRDefault="008A390A" w:rsidP="00847B3B">
      <w:pPr>
        <w:spacing w:after="0" w:line="240" w:lineRule="auto"/>
        <w:rPr>
          <w:rFonts w:ascii="Times New Roman" w:eastAsia="MS PGothic" w:hAnsi="Times New Roman" w:cs="Times New Roman"/>
          <w:color w:val="000000"/>
          <w:kern w:val="24"/>
        </w:rPr>
      </w:pPr>
      <w:proofErr w:type="spellStart"/>
      <w:r w:rsidRPr="00F74B14">
        <w:rPr>
          <w:rFonts w:ascii="Times New Roman" w:eastAsia="MS PGothic" w:hAnsi="Times New Roman" w:cs="Times New Roman"/>
          <w:bCs/>
          <w:color w:val="000000"/>
          <w:kern w:val="24"/>
        </w:rPr>
        <w:t>YeDUFs</w:t>
      </w:r>
      <w:proofErr w:type="spellEnd"/>
      <w:r w:rsidRPr="00F74B14">
        <w:rPr>
          <w:rFonts w:ascii="Times New Roman" w:eastAsia="MS PGothic" w:hAnsi="Times New Roman" w:cs="Times New Roman"/>
          <w:bCs/>
          <w:color w:val="000000"/>
          <w:kern w:val="24"/>
        </w:rPr>
        <w:t xml:space="preserve"> were inferred for each species of yeast separately, using rule-based inference (top), as well as expectation maximization (EM, middle). EM-inferred </w:t>
      </w:r>
      <w:proofErr w:type="spellStart"/>
      <w:r w:rsidRPr="00F74B14">
        <w:rPr>
          <w:rFonts w:ascii="Times New Roman" w:eastAsia="MS PGothic" w:hAnsi="Times New Roman" w:cs="Times New Roman"/>
          <w:bCs/>
          <w:color w:val="000000"/>
          <w:kern w:val="24"/>
        </w:rPr>
        <w:t>yeDUFs</w:t>
      </w:r>
      <w:proofErr w:type="spellEnd"/>
      <w:r w:rsidRPr="00F74B14">
        <w:rPr>
          <w:rFonts w:ascii="Times New Roman" w:eastAsia="MS PGothic" w:hAnsi="Times New Roman" w:cs="Times New Roman"/>
          <w:bCs/>
          <w:color w:val="000000"/>
          <w:kern w:val="24"/>
        </w:rPr>
        <w:t xml:space="preserve"> were mor</w:t>
      </w:r>
      <w:r w:rsidR="004D24F5">
        <w:rPr>
          <w:rFonts w:ascii="Times New Roman" w:eastAsia="MS PGothic" w:hAnsi="Times New Roman" w:cs="Times New Roman"/>
          <w:bCs/>
          <w:color w:val="000000"/>
          <w:kern w:val="24"/>
        </w:rPr>
        <w:t>e numerous and mostly contained</w:t>
      </w:r>
      <w:r w:rsidRPr="00F74B14">
        <w:rPr>
          <w:rFonts w:ascii="Times New Roman" w:eastAsia="MS PGothic" w:hAnsi="Times New Roman" w:cs="Times New Roman"/>
          <w:bCs/>
          <w:color w:val="000000"/>
          <w:kern w:val="24"/>
        </w:rPr>
        <w:t xml:space="preserve"> </w:t>
      </w:r>
      <w:r w:rsidR="004D24F5">
        <w:rPr>
          <w:rFonts w:ascii="Times New Roman" w:eastAsia="MS PGothic" w:hAnsi="Times New Roman" w:cs="Times New Roman"/>
          <w:bCs/>
          <w:color w:val="000000"/>
          <w:kern w:val="24"/>
        </w:rPr>
        <w:t xml:space="preserve">their respective </w:t>
      </w:r>
      <w:r w:rsidRPr="00F74B14">
        <w:rPr>
          <w:rFonts w:ascii="Times New Roman" w:eastAsia="MS PGothic" w:hAnsi="Times New Roman" w:cs="Times New Roman"/>
          <w:bCs/>
          <w:color w:val="000000"/>
          <w:kern w:val="24"/>
        </w:rPr>
        <w:t>rule-based predictions</w:t>
      </w:r>
      <w:r w:rsidR="004D24F5">
        <w:rPr>
          <w:rFonts w:ascii="Times New Roman" w:eastAsia="MS PGothic" w:hAnsi="Times New Roman" w:cs="Times New Roman"/>
          <w:bCs/>
          <w:color w:val="000000"/>
          <w:kern w:val="24"/>
        </w:rPr>
        <w:t xml:space="preserve"> as a subset</w:t>
      </w:r>
      <w:r w:rsidRPr="00F74B14">
        <w:rPr>
          <w:rFonts w:ascii="Times New Roman" w:eastAsia="MS PGothic" w:hAnsi="Times New Roman" w:cs="Times New Roman"/>
          <w:bCs/>
          <w:color w:val="000000"/>
          <w:kern w:val="24"/>
        </w:rPr>
        <w:t xml:space="preserve">. Approximately one-third of all inferred </w:t>
      </w:r>
      <w:proofErr w:type="spellStart"/>
      <w:r w:rsidRPr="00F74B14">
        <w:rPr>
          <w:rFonts w:ascii="Times New Roman" w:eastAsia="MS PGothic" w:hAnsi="Times New Roman" w:cs="Times New Roman"/>
          <w:bCs/>
          <w:color w:val="000000"/>
          <w:kern w:val="24"/>
        </w:rPr>
        <w:t>yeDUFs</w:t>
      </w:r>
      <w:proofErr w:type="spellEnd"/>
      <w:r w:rsidRPr="00F74B14">
        <w:rPr>
          <w:rFonts w:ascii="Times New Roman" w:eastAsia="MS PGothic" w:hAnsi="Times New Roman" w:cs="Times New Roman"/>
          <w:bCs/>
          <w:color w:val="000000"/>
          <w:kern w:val="24"/>
        </w:rPr>
        <w:t xml:space="preserve"> were shared between </w:t>
      </w:r>
      <w:proofErr w:type="spellStart"/>
      <w:r w:rsidRPr="00F74B14">
        <w:rPr>
          <w:rFonts w:ascii="Times New Roman" w:eastAsia="MS PGothic" w:hAnsi="Times New Roman" w:cs="Times New Roman"/>
          <w:bCs/>
          <w:color w:val="000000"/>
          <w:kern w:val="24"/>
        </w:rPr>
        <w:t>Sc</w:t>
      </w:r>
      <w:proofErr w:type="spellEnd"/>
      <w:r w:rsidRPr="00F74B14">
        <w:rPr>
          <w:rFonts w:ascii="Times New Roman" w:eastAsia="MS PGothic" w:hAnsi="Times New Roman" w:cs="Times New Roman"/>
          <w:bCs/>
          <w:color w:val="000000"/>
          <w:kern w:val="24"/>
        </w:rPr>
        <w:t xml:space="preserve"> and </w:t>
      </w:r>
      <w:proofErr w:type="spellStart"/>
      <w:r w:rsidRPr="00F74B14">
        <w:rPr>
          <w:rFonts w:ascii="Times New Roman" w:eastAsia="MS PGothic" w:hAnsi="Times New Roman" w:cs="Times New Roman"/>
          <w:bCs/>
          <w:color w:val="000000"/>
          <w:kern w:val="24"/>
        </w:rPr>
        <w:t>Sp</w:t>
      </w:r>
      <w:proofErr w:type="spellEnd"/>
      <w:r w:rsidRPr="00F74B14">
        <w:rPr>
          <w:rFonts w:ascii="Times New Roman" w:eastAsia="MS PGothic" w:hAnsi="Times New Roman" w:cs="Times New Roman"/>
          <w:bCs/>
          <w:color w:val="000000"/>
          <w:kern w:val="24"/>
        </w:rPr>
        <w:t xml:space="preserve"> (bottom). </w:t>
      </w:r>
      <w:ins w:id="205" w:author="P Uetz" w:date="2017-07-09T13:36:00Z">
        <w:r w:rsidR="00C312F6">
          <w:rPr>
            <w:rFonts w:ascii="Times New Roman" w:eastAsia="MS PGothic" w:hAnsi="Times New Roman" w:cs="Times New Roman"/>
            <w:bCs/>
            <w:color w:val="000000"/>
            <w:kern w:val="24"/>
          </w:rPr>
          <w:t>See Suppleme</w:t>
        </w:r>
        <w:r w:rsidR="00D30B05">
          <w:rPr>
            <w:rFonts w:ascii="Times New Roman" w:eastAsia="MS PGothic" w:hAnsi="Times New Roman" w:cs="Times New Roman"/>
            <w:bCs/>
            <w:color w:val="000000"/>
            <w:kern w:val="24"/>
          </w:rPr>
          <w:t xml:space="preserve">ntary Table </w:t>
        </w:r>
        <w:proofErr w:type="spellStart"/>
        <w:r w:rsidR="00D30B05">
          <w:rPr>
            <w:rFonts w:ascii="Times New Roman" w:eastAsia="MS PGothic" w:hAnsi="Times New Roman" w:cs="Times New Roman"/>
            <w:bCs/>
            <w:color w:val="000000"/>
            <w:kern w:val="24"/>
          </w:rPr>
          <w:t>Sx</w:t>
        </w:r>
        <w:proofErr w:type="spellEnd"/>
        <w:r w:rsidR="00D30B05">
          <w:rPr>
            <w:rFonts w:ascii="Times New Roman" w:eastAsia="MS PGothic" w:hAnsi="Times New Roman" w:cs="Times New Roman"/>
            <w:bCs/>
            <w:color w:val="000000"/>
            <w:kern w:val="24"/>
          </w:rPr>
          <w:t xml:space="preserve"> for a list of </w:t>
        </w:r>
        <w:proofErr w:type="spellStart"/>
        <w:r w:rsidR="00D30B05">
          <w:rPr>
            <w:rFonts w:ascii="Times New Roman" w:eastAsia="MS PGothic" w:hAnsi="Times New Roman" w:cs="Times New Roman"/>
            <w:bCs/>
            <w:color w:val="000000"/>
            <w:kern w:val="24"/>
          </w:rPr>
          <w:t>ye</w:t>
        </w:r>
        <w:r w:rsidR="00C312F6">
          <w:rPr>
            <w:rFonts w:ascii="Times New Roman" w:eastAsia="MS PGothic" w:hAnsi="Times New Roman" w:cs="Times New Roman"/>
            <w:bCs/>
            <w:color w:val="000000"/>
            <w:kern w:val="24"/>
          </w:rPr>
          <w:t>DUFs</w:t>
        </w:r>
        <w:proofErr w:type="spellEnd"/>
        <w:r w:rsidR="00C312F6">
          <w:rPr>
            <w:rFonts w:ascii="Times New Roman" w:eastAsia="MS PGothic" w:hAnsi="Times New Roman" w:cs="Times New Roman"/>
            <w:bCs/>
            <w:color w:val="000000"/>
            <w:kern w:val="24"/>
          </w:rPr>
          <w:t>.</w:t>
        </w:r>
      </w:ins>
    </w:p>
    <w:p w14:paraId="2F11F801" w14:textId="77777777" w:rsidR="003D0188" w:rsidRPr="00942D6E" w:rsidRDefault="003D0188" w:rsidP="0068568F">
      <w:pPr>
        <w:spacing w:after="0" w:line="240" w:lineRule="auto"/>
        <w:rPr>
          <w:rFonts w:ascii="Times New Roman" w:eastAsia="MS PGothic" w:hAnsi="Times New Roman" w:cs="Times New Roman"/>
          <w:b/>
          <w:color w:val="000000"/>
          <w:kern w:val="24"/>
        </w:rPr>
      </w:pPr>
    </w:p>
    <w:p w14:paraId="5F640F49" w14:textId="2B74948C" w:rsidR="003D0188" w:rsidRPr="00942D6E" w:rsidRDefault="003D0188" w:rsidP="0068568F">
      <w:pPr>
        <w:spacing w:after="0" w:line="240" w:lineRule="auto"/>
        <w:rPr>
          <w:rFonts w:ascii="Times New Roman" w:eastAsia="MS PGothic" w:hAnsi="Times New Roman" w:cs="Times New Roman"/>
          <w:b/>
          <w:color w:val="000000"/>
          <w:kern w:val="24"/>
        </w:rPr>
      </w:pPr>
    </w:p>
    <w:p w14:paraId="2CF785D7" w14:textId="0C381175" w:rsidR="0043298E" w:rsidRDefault="00F13B54" w:rsidP="0068568F">
      <w:pPr>
        <w:spacing w:after="0" w:line="240" w:lineRule="auto"/>
        <w:rPr>
          <w:rFonts w:ascii="Times New Roman" w:eastAsia="MS PGothic" w:hAnsi="Times New Roman" w:cs="Times New Roman"/>
          <w:b/>
          <w:color w:val="000000"/>
          <w:kern w:val="24"/>
        </w:rPr>
      </w:pPr>
      <w:r w:rsidRPr="00B576F8">
        <w:rPr>
          <w:rFonts w:ascii="Times New Roman" w:eastAsia="MS PGothic" w:hAnsi="Times New Roman" w:cs="Times New Roman"/>
          <w:b/>
          <w:noProof/>
          <w:color w:val="000000"/>
          <w:kern w:val="24"/>
          <w:lang w:eastAsia="en-US"/>
        </w:rPr>
        <w:lastRenderedPageBreak/>
        <w:drawing>
          <wp:inline distT="0" distB="0" distL="0" distR="0" wp14:anchorId="15D06022" wp14:editId="09724817">
            <wp:extent cx="8907808" cy="60199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31675" r="-31675"/>
                    <a:stretch/>
                  </pic:blipFill>
                  <pic:spPr bwMode="auto">
                    <a:xfrm>
                      <a:off x="0" y="0"/>
                      <a:ext cx="8911844" cy="6022717"/>
                    </a:xfrm>
                    <a:prstGeom prst="rect">
                      <a:avLst/>
                    </a:prstGeom>
                    <a:noFill/>
                  </pic:spPr>
                </pic:pic>
              </a:graphicData>
            </a:graphic>
          </wp:inline>
        </w:drawing>
      </w:r>
    </w:p>
    <w:p w14:paraId="1CAB43F4" w14:textId="5FD21C4B" w:rsidR="00A3380B" w:rsidRDefault="00847B3B" w:rsidP="0068568F">
      <w:pPr>
        <w:spacing w:after="0" w:line="240" w:lineRule="auto"/>
        <w:rPr>
          <w:rFonts w:ascii="Times New Roman" w:eastAsia="MS PGothic" w:hAnsi="Times New Roman" w:cs="Times New Roman"/>
          <w:b/>
          <w:color w:val="000000"/>
          <w:kern w:val="24"/>
        </w:rPr>
      </w:pPr>
      <w:r w:rsidRPr="00942D6E">
        <w:rPr>
          <w:rFonts w:ascii="Times New Roman" w:eastAsia="MS PGothic" w:hAnsi="Times New Roman" w:cs="Times New Roman"/>
          <w:b/>
          <w:color w:val="000000"/>
          <w:kern w:val="24"/>
        </w:rPr>
        <w:t>Figure 3</w:t>
      </w:r>
      <w:r w:rsidR="00F62135">
        <w:rPr>
          <w:rFonts w:ascii="Times New Roman" w:eastAsia="MS PGothic" w:hAnsi="Times New Roman" w:cs="Times New Roman"/>
          <w:b/>
          <w:color w:val="000000"/>
          <w:kern w:val="24"/>
        </w:rPr>
        <w:t>.</w:t>
      </w:r>
      <w:r w:rsidRPr="00942D6E">
        <w:rPr>
          <w:rFonts w:ascii="Times New Roman" w:eastAsia="MS PGothic" w:hAnsi="Times New Roman" w:cs="Times New Roman"/>
          <w:b/>
          <w:color w:val="000000"/>
          <w:kern w:val="24"/>
        </w:rPr>
        <w:t xml:space="preserve"> </w:t>
      </w:r>
      <w:proofErr w:type="spellStart"/>
      <w:r w:rsidRPr="00942D6E">
        <w:rPr>
          <w:rFonts w:ascii="Times New Roman" w:eastAsia="MS PGothic" w:hAnsi="Times New Roman" w:cs="Times New Roman"/>
          <w:b/>
          <w:color w:val="000000"/>
          <w:kern w:val="24"/>
        </w:rPr>
        <w:t>Y</w:t>
      </w:r>
      <w:r w:rsidR="006E5C75" w:rsidRPr="00942D6E">
        <w:rPr>
          <w:rFonts w:ascii="Times New Roman" w:eastAsia="MS PGothic" w:hAnsi="Times New Roman" w:cs="Times New Roman"/>
          <w:b/>
          <w:color w:val="000000"/>
          <w:kern w:val="24"/>
        </w:rPr>
        <w:t>eDUFs</w:t>
      </w:r>
      <w:proofErr w:type="spellEnd"/>
      <w:r w:rsidR="006E5C75" w:rsidRPr="00942D6E">
        <w:rPr>
          <w:rFonts w:ascii="Times New Roman" w:eastAsia="MS PGothic" w:hAnsi="Times New Roman" w:cs="Times New Roman"/>
          <w:b/>
          <w:color w:val="000000"/>
          <w:kern w:val="24"/>
        </w:rPr>
        <w:t xml:space="preserve"> are </w:t>
      </w:r>
      <w:commentRangeStart w:id="206"/>
      <w:commentRangeStart w:id="207"/>
      <w:r w:rsidR="006E5C75" w:rsidRPr="00942D6E">
        <w:rPr>
          <w:rFonts w:ascii="Times New Roman" w:eastAsia="MS PGothic" w:hAnsi="Times New Roman" w:cs="Times New Roman"/>
          <w:b/>
          <w:color w:val="000000"/>
          <w:kern w:val="24"/>
        </w:rPr>
        <w:t xml:space="preserve">highly-conserved </w:t>
      </w:r>
      <w:commentRangeEnd w:id="206"/>
      <w:r w:rsidR="001404EA">
        <w:rPr>
          <w:rStyle w:val="CommentReference"/>
        </w:rPr>
        <w:commentReference w:id="206"/>
      </w:r>
      <w:commentRangeEnd w:id="207"/>
      <w:r w:rsidR="004F4F74">
        <w:rPr>
          <w:rStyle w:val="CommentReference"/>
        </w:rPr>
        <w:commentReference w:id="207"/>
      </w:r>
      <w:r w:rsidR="006E5C75" w:rsidRPr="00942D6E">
        <w:rPr>
          <w:rFonts w:ascii="Times New Roman" w:eastAsia="MS PGothic" w:hAnsi="Times New Roman" w:cs="Times New Roman"/>
          <w:b/>
          <w:color w:val="000000"/>
          <w:kern w:val="24"/>
        </w:rPr>
        <w:t xml:space="preserve">in eukaryotes, and broadly conserved across all kingdoms of life. </w:t>
      </w:r>
    </w:p>
    <w:p w14:paraId="715AB8B6" w14:textId="5C3B0554" w:rsidR="00FB070D" w:rsidRPr="00A3380B" w:rsidRDefault="004F4F74" w:rsidP="0068568F">
      <w:pPr>
        <w:spacing w:after="0" w:line="240" w:lineRule="auto"/>
        <w:rPr>
          <w:rFonts w:ascii="Times New Roman" w:eastAsia="MS PGothic" w:hAnsi="Times New Roman" w:cs="Times New Roman"/>
          <w:color w:val="000000"/>
          <w:kern w:val="24"/>
        </w:rPr>
      </w:pPr>
      <w:r>
        <w:rPr>
          <w:rFonts w:ascii="Times New Roman" w:eastAsia="MS PGothic" w:hAnsi="Times New Roman" w:cs="Times New Roman"/>
          <w:color w:val="000000"/>
          <w:kern w:val="24"/>
        </w:rPr>
        <w:t xml:space="preserve">Conservation of total </w:t>
      </w:r>
      <w:proofErr w:type="spellStart"/>
      <w:r>
        <w:rPr>
          <w:rFonts w:ascii="Times New Roman" w:eastAsia="MS PGothic" w:hAnsi="Times New Roman" w:cs="Times New Roman"/>
          <w:color w:val="000000"/>
          <w:kern w:val="24"/>
        </w:rPr>
        <w:t>yeDUFs</w:t>
      </w:r>
      <w:proofErr w:type="spellEnd"/>
      <w:r>
        <w:rPr>
          <w:rFonts w:ascii="Times New Roman" w:eastAsia="MS PGothic" w:hAnsi="Times New Roman" w:cs="Times New Roman"/>
          <w:color w:val="000000"/>
          <w:kern w:val="24"/>
        </w:rPr>
        <w:t xml:space="preserve"> is shown in the innermost ring, while the outer rings (moving outward) show conservation for </w:t>
      </w:r>
      <w:proofErr w:type="spellStart"/>
      <w:r>
        <w:rPr>
          <w:rFonts w:ascii="Times New Roman" w:eastAsia="MS PGothic" w:hAnsi="Times New Roman" w:cs="Times New Roman"/>
          <w:color w:val="000000"/>
          <w:kern w:val="24"/>
        </w:rPr>
        <w:t>SceSp</w:t>
      </w:r>
      <w:proofErr w:type="spellEnd"/>
      <w:r>
        <w:rPr>
          <w:rFonts w:ascii="Times New Roman" w:eastAsia="MS PGothic" w:hAnsi="Times New Roman" w:cs="Times New Roman"/>
          <w:color w:val="000000"/>
          <w:kern w:val="24"/>
        </w:rPr>
        <w:t xml:space="preserve">- (essential in </w:t>
      </w:r>
      <w:r w:rsidRPr="008E2333">
        <w:rPr>
          <w:rFonts w:ascii="Times New Roman" w:eastAsia="MS PGothic" w:hAnsi="Times New Roman" w:cs="Times New Roman"/>
          <w:i/>
          <w:color w:val="000000"/>
          <w:kern w:val="24"/>
          <w:rPrChange w:id="208" w:author="P Uetz" w:date="2017-07-09T13:37:00Z">
            <w:rPr>
              <w:rFonts w:ascii="Times New Roman" w:eastAsia="MS PGothic" w:hAnsi="Times New Roman" w:cs="Times New Roman"/>
              <w:color w:val="000000"/>
              <w:kern w:val="24"/>
            </w:rPr>
          </w:rPrChange>
        </w:rPr>
        <w:t>S. cerevisiae</w:t>
      </w:r>
      <w:r>
        <w:rPr>
          <w:rFonts w:ascii="Times New Roman" w:eastAsia="MS PGothic" w:hAnsi="Times New Roman" w:cs="Times New Roman"/>
          <w:color w:val="000000"/>
          <w:kern w:val="24"/>
        </w:rPr>
        <w:t xml:space="preserve">, absent in </w:t>
      </w:r>
      <w:r w:rsidRPr="008E2333">
        <w:rPr>
          <w:rFonts w:ascii="Times New Roman" w:eastAsia="MS PGothic" w:hAnsi="Times New Roman" w:cs="Times New Roman"/>
          <w:i/>
          <w:color w:val="000000"/>
          <w:kern w:val="24"/>
          <w:rPrChange w:id="209" w:author="P Uetz" w:date="2017-07-09T13:37:00Z">
            <w:rPr>
              <w:rFonts w:ascii="Times New Roman" w:eastAsia="MS PGothic" w:hAnsi="Times New Roman" w:cs="Times New Roman"/>
              <w:color w:val="000000"/>
              <w:kern w:val="24"/>
            </w:rPr>
          </w:rPrChange>
        </w:rPr>
        <w:t xml:space="preserve">S. </w:t>
      </w:r>
      <w:proofErr w:type="spellStart"/>
      <w:r w:rsidRPr="008E2333">
        <w:rPr>
          <w:rFonts w:ascii="Times New Roman" w:eastAsia="MS PGothic" w:hAnsi="Times New Roman" w:cs="Times New Roman"/>
          <w:i/>
          <w:color w:val="000000"/>
          <w:kern w:val="24"/>
          <w:rPrChange w:id="210" w:author="P Uetz" w:date="2017-07-09T13:37:00Z">
            <w:rPr>
              <w:rFonts w:ascii="Times New Roman" w:eastAsia="MS PGothic" w:hAnsi="Times New Roman" w:cs="Times New Roman"/>
              <w:color w:val="000000"/>
              <w:kern w:val="24"/>
            </w:rPr>
          </w:rPrChange>
        </w:rPr>
        <w:t>pombe</w:t>
      </w:r>
      <w:proofErr w:type="spellEnd"/>
      <w:r>
        <w:rPr>
          <w:rFonts w:ascii="Times New Roman" w:eastAsia="MS PGothic" w:hAnsi="Times New Roman" w:cs="Times New Roman"/>
          <w:color w:val="000000"/>
          <w:kern w:val="24"/>
        </w:rPr>
        <w:t xml:space="preserve">), </w:t>
      </w:r>
      <w:proofErr w:type="spellStart"/>
      <w:r>
        <w:rPr>
          <w:rFonts w:ascii="Times New Roman" w:eastAsia="MS PGothic" w:hAnsi="Times New Roman" w:cs="Times New Roman"/>
          <w:color w:val="000000"/>
          <w:kern w:val="24"/>
        </w:rPr>
        <w:t>SceSp</w:t>
      </w:r>
      <w:proofErr w:type="spellEnd"/>
      <w:r>
        <w:rPr>
          <w:rFonts w:ascii="Times New Roman" w:eastAsia="MS PGothic" w:hAnsi="Times New Roman" w:cs="Times New Roman"/>
          <w:color w:val="000000"/>
          <w:kern w:val="24"/>
        </w:rPr>
        <w:t xml:space="preserve">+ (essential in S. cerevisiae, present in </w:t>
      </w:r>
      <w:r w:rsidRPr="008E2333">
        <w:rPr>
          <w:rFonts w:ascii="Times New Roman" w:eastAsia="MS PGothic" w:hAnsi="Times New Roman" w:cs="Times New Roman"/>
          <w:i/>
          <w:color w:val="000000"/>
          <w:kern w:val="24"/>
          <w:rPrChange w:id="211" w:author="P Uetz" w:date="2017-07-09T13:37:00Z">
            <w:rPr>
              <w:rFonts w:ascii="Times New Roman" w:eastAsia="MS PGothic" w:hAnsi="Times New Roman" w:cs="Times New Roman"/>
              <w:color w:val="000000"/>
              <w:kern w:val="24"/>
            </w:rPr>
          </w:rPrChange>
        </w:rPr>
        <w:t xml:space="preserve">S. </w:t>
      </w:r>
      <w:proofErr w:type="spellStart"/>
      <w:r w:rsidRPr="008E2333">
        <w:rPr>
          <w:rFonts w:ascii="Times New Roman" w:eastAsia="MS PGothic" w:hAnsi="Times New Roman" w:cs="Times New Roman"/>
          <w:i/>
          <w:color w:val="000000"/>
          <w:kern w:val="24"/>
          <w:rPrChange w:id="212" w:author="P Uetz" w:date="2017-07-09T13:37:00Z">
            <w:rPr>
              <w:rFonts w:ascii="Times New Roman" w:eastAsia="MS PGothic" w:hAnsi="Times New Roman" w:cs="Times New Roman"/>
              <w:color w:val="000000"/>
              <w:kern w:val="24"/>
            </w:rPr>
          </w:rPrChange>
        </w:rPr>
        <w:t>pombe</w:t>
      </w:r>
      <w:proofErr w:type="spellEnd"/>
      <w:r>
        <w:rPr>
          <w:rFonts w:ascii="Times New Roman" w:eastAsia="MS PGothic" w:hAnsi="Times New Roman" w:cs="Times New Roman"/>
          <w:color w:val="000000"/>
          <w:kern w:val="24"/>
        </w:rPr>
        <w:t xml:space="preserve">), </w:t>
      </w:r>
      <w:proofErr w:type="spellStart"/>
      <w:r>
        <w:rPr>
          <w:rFonts w:ascii="Times New Roman" w:eastAsia="MS PGothic" w:hAnsi="Times New Roman" w:cs="Times New Roman"/>
          <w:color w:val="000000"/>
          <w:kern w:val="24"/>
        </w:rPr>
        <w:t>SceSpe</w:t>
      </w:r>
      <w:proofErr w:type="spellEnd"/>
      <w:r>
        <w:rPr>
          <w:rFonts w:ascii="Times New Roman" w:eastAsia="MS PGothic" w:hAnsi="Times New Roman" w:cs="Times New Roman"/>
          <w:color w:val="000000"/>
          <w:kern w:val="24"/>
        </w:rPr>
        <w:t xml:space="preserve"> (essential in S. cerevisiae, essential in S. </w:t>
      </w:r>
      <w:proofErr w:type="spellStart"/>
      <w:r>
        <w:rPr>
          <w:rFonts w:ascii="Times New Roman" w:eastAsia="MS PGothic" w:hAnsi="Times New Roman" w:cs="Times New Roman"/>
          <w:color w:val="000000"/>
          <w:kern w:val="24"/>
        </w:rPr>
        <w:t>pombe</w:t>
      </w:r>
      <w:proofErr w:type="spellEnd"/>
      <w:r>
        <w:rPr>
          <w:rFonts w:ascii="Times New Roman" w:eastAsia="MS PGothic" w:hAnsi="Times New Roman" w:cs="Times New Roman"/>
          <w:color w:val="000000"/>
          <w:kern w:val="24"/>
        </w:rPr>
        <w:t xml:space="preserve">), </w:t>
      </w:r>
      <w:proofErr w:type="spellStart"/>
      <w:r>
        <w:rPr>
          <w:rFonts w:ascii="Times New Roman" w:eastAsia="MS PGothic" w:hAnsi="Times New Roman" w:cs="Times New Roman"/>
          <w:color w:val="000000"/>
          <w:kern w:val="24"/>
        </w:rPr>
        <w:t>Sc+Spe</w:t>
      </w:r>
      <w:proofErr w:type="spellEnd"/>
      <w:r>
        <w:rPr>
          <w:rFonts w:ascii="Times New Roman" w:eastAsia="MS PGothic" w:hAnsi="Times New Roman" w:cs="Times New Roman"/>
          <w:color w:val="000000"/>
          <w:kern w:val="24"/>
        </w:rPr>
        <w:t xml:space="preserve"> (present in </w:t>
      </w:r>
      <w:r w:rsidRPr="008E2333">
        <w:rPr>
          <w:rFonts w:ascii="Times New Roman" w:eastAsia="MS PGothic" w:hAnsi="Times New Roman" w:cs="Times New Roman"/>
          <w:i/>
          <w:color w:val="000000"/>
          <w:kern w:val="24"/>
          <w:rPrChange w:id="213" w:author="P Uetz" w:date="2017-07-09T13:37:00Z">
            <w:rPr>
              <w:rFonts w:ascii="Times New Roman" w:eastAsia="MS PGothic" w:hAnsi="Times New Roman" w:cs="Times New Roman"/>
              <w:color w:val="000000"/>
              <w:kern w:val="24"/>
            </w:rPr>
          </w:rPrChange>
        </w:rPr>
        <w:t>S. cerevisiae</w:t>
      </w:r>
      <w:r>
        <w:rPr>
          <w:rFonts w:ascii="Times New Roman" w:eastAsia="MS PGothic" w:hAnsi="Times New Roman" w:cs="Times New Roman"/>
          <w:color w:val="000000"/>
          <w:kern w:val="24"/>
        </w:rPr>
        <w:t xml:space="preserve">, essential in S. </w:t>
      </w:r>
      <w:proofErr w:type="spellStart"/>
      <w:r>
        <w:rPr>
          <w:rFonts w:ascii="Times New Roman" w:eastAsia="MS PGothic" w:hAnsi="Times New Roman" w:cs="Times New Roman"/>
          <w:color w:val="000000"/>
          <w:kern w:val="24"/>
        </w:rPr>
        <w:t>pombe</w:t>
      </w:r>
      <w:proofErr w:type="spellEnd"/>
      <w:r>
        <w:rPr>
          <w:rFonts w:ascii="Times New Roman" w:eastAsia="MS PGothic" w:hAnsi="Times New Roman" w:cs="Times New Roman"/>
          <w:color w:val="000000"/>
          <w:kern w:val="24"/>
        </w:rPr>
        <w:t xml:space="preserve">), </w:t>
      </w:r>
      <w:proofErr w:type="spellStart"/>
      <w:r>
        <w:rPr>
          <w:rFonts w:ascii="Times New Roman" w:eastAsia="MS PGothic" w:hAnsi="Times New Roman" w:cs="Times New Roman"/>
          <w:color w:val="000000"/>
          <w:kern w:val="24"/>
        </w:rPr>
        <w:t>Sc-Spe</w:t>
      </w:r>
      <w:proofErr w:type="spellEnd"/>
      <w:r>
        <w:rPr>
          <w:rFonts w:ascii="Times New Roman" w:eastAsia="MS PGothic" w:hAnsi="Times New Roman" w:cs="Times New Roman"/>
          <w:color w:val="000000"/>
          <w:kern w:val="24"/>
        </w:rPr>
        <w:t xml:space="preserve"> (absent in </w:t>
      </w:r>
      <w:r w:rsidRPr="008E2333">
        <w:rPr>
          <w:rFonts w:ascii="Times New Roman" w:eastAsia="MS PGothic" w:hAnsi="Times New Roman" w:cs="Times New Roman"/>
          <w:i/>
          <w:color w:val="000000"/>
          <w:kern w:val="24"/>
          <w:rPrChange w:id="214" w:author="P Uetz" w:date="2017-07-09T13:38:00Z">
            <w:rPr>
              <w:rFonts w:ascii="Times New Roman" w:eastAsia="MS PGothic" w:hAnsi="Times New Roman" w:cs="Times New Roman"/>
              <w:color w:val="000000"/>
              <w:kern w:val="24"/>
            </w:rPr>
          </w:rPrChange>
        </w:rPr>
        <w:t>S. cerevisiae</w:t>
      </w:r>
      <w:r>
        <w:rPr>
          <w:rFonts w:ascii="Times New Roman" w:eastAsia="MS PGothic" w:hAnsi="Times New Roman" w:cs="Times New Roman"/>
          <w:color w:val="000000"/>
          <w:kern w:val="24"/>
        </w:rPr>
        <w:t xml:space="preserve">, essential in </w:t>
      </w:r>
      <w:r w:rsidRPr="008E2333">
        <w:rPr>
          <w:rFonts w:ascii="Times New Roman" w:eastAsia="MS PGothic" w:hAnsi="Times New Roman" w:cs="Times New Roman"/>
          <w:i/>
          <w:color w:val="000000"/>
          <w:kern w:val="24"/>
          <w:rPrChange w:id="215" w:author="P Uetz" w:date="2017-07-09T13:38:00Z">
            <w:rPr>
              <w:rFonts w:ascii="Times New Roman" w:eastAsia="MS PGothic" w:hAnsi="Times New Roman" w:cs="Times New Roman"/>
              <w:color w:val="000000"/>
              <w:kern w:val="24"/>
            </w:rPr>
          </w:rPrChange>
        </w:rPr>
        <w:t xml:space="preserve">S. </w:t>
      </w:r>
      <w:proofErr w:type="spellStart"/>
      <w:r w:rsidRPr="008E2333">
        <w:rPr>
          <w:rFonts w:ascii="Times New Roman" w:eastAsia="MS PGothic" w:hAnsi="Times New Roman" w:cs="Times New Roman"/>
          <w:i/>
          <w:color w:val="000000"/>
          <w:kern w:val="24"/>
          <w:rPrChange w:id="216" w:author="P Uetz" w:date="2017-07-09T13:38:00Z">
            <w:rPr>
              <w:rFonts w:ascii="Times New Roman" w:eastAsia="MS PGothic" w:hAnsi="Times New Roman" w:cs="Times New Roman"/>
              <w:color w:val="000000"/>
              <w:kern w:val="24"/>
            </w:rPr>
          </w:rPrChange>
        </w:rPr>
        <w:t>pombe</w:t>
      </w:r>
      <w:proofErr w:type="spellEnd"/>
      <w:r>
        <w:rPr>
          <w:rFonts w:ascii="Times New Roman" w:eastAsia="MS PGothic" w:hAnsi="Times New Roman" w:cs="Times New Roman"/>
          <w:color w:val="000000"/>
          <w:kern w:val="24"/>
        </w:rPr>
        <w:t xml:space="preserve">) sub-categories of </w:t>
      </w:r>
      <w:proofErr w:type="spellStart"/>
      <w:r>
        <w:rPr>
          <w:rFonts w:ascii="Times New Roman" w:eastAsia="MS PGothic" w:hAnsi="Times New Roman" w:cs="Times New Roman"/>
          <w:color w:val="000000"/>
          <w:kern w:val="24"/>
        </w:rPr>
        <w:t>yeDUFs</w:t>
      </w:r>
      <w:proofErr w:type="spellEnd"/>
      <w:r>
        <w:rPr>
          <w:rFonts w:ascii="Times New Roman" w:eastAsia="MS PGothic" w:hAnsi="Times New Roman" w:cs="Times New Roman"/>
          <w:color w:val="000000"/>
          <w:kern w:val="24"/>
        </w:rPr>
        <w:t xml:space="preserve">, respectively. </w:t>
      </w:r>
      <w:proofErr w:type="spellStart"/>
      <w:r>
        <w:rPr>
          <w:rFonts w:ascii="Times New Roman" w:eastAsia="MS PGothic" w:hAnsi="Times New Roman" w:cs="Times New Roman"/>
          <w:color w:val="000000"/>
          <w:kern w:val="24"/>
        </w:rPr>
        <w:t>YeDUFs</w:t>
      </w:r>
      <w:proofErr w:type="spellEnd"/>
      <w:r>
        <w:rPr>
          <w:rFonts w:ascii="Times New Roman" w:eastAsia="MS PGothic" w:hAnsi="Times New Roman" w:cs="Times New Roman"/>
          <w:color w:val="000000"/>
          <w:kern w:val="24"/>
        </w:rPr>
        <w:t xml:space="preserve"> </w:t>
      </w:r>
      <w:r w:rsidR="004C139B" w:rsidRPr="00A3380B">
        <w:rPr>
          <w:rFonts w:ascii="Times New Roman" w:eastAsia="MS PGothic" w:hAnsi="Times New Roman" w:cs="Times New Roman"/>
          <w:color w:val="000000"/>
          <w:kern w:val="24"/>
        </w:rPr>
        <w:t xml:space="preserve"> </w:t>
      </w:r>
      <w:r>
        <w:rPr>
          <w:rStyle w:val="CommentReference"/>
        </w:rPr>
        <w:commentReference w:id="217"/>
      </w:r>
      <w:r>
        <w:rPr>
          <w:rFonts w:ascii="Times New Roman" w:eastAsia="MS PGothic" w:hAnsi="Times New Roman" w:cs="Times New Roman"/>
          <w:color w:val="000000"/>
          <w:kern w:val="24"/>
        </w:rPr>
        <w:t>T</w:t>
      </w:r>
      <w:r w:rsidR="004C139B" w:rsidRPr="00A3380B">
        <w:rPr>
          <w:rFonts w:ascii="Times New Roman" w:eastAsia="MS PGothic" w:hAnsi="Times New Roman" w:cs="Times New Roman"/>
          <w:color w:val="000000"/>
          <w:kern w:val="24"/>
        </w:rPr>
        <w:t xml:space="preserve">he greatest number of </w:t>
      </w:r>
      <w:proofErr w:type="spellStart"/>
      <w:r w:rsidR="004C139B" w:rsidRPr="00A3380B">
        <w:rPr>
          <w:rFonts w:ascii="Times New Roman" w:eastAsia="MS PGothic" w:hAnsi="Times New Roman" w:cs="Times New Roman"/>
          <w:color w:val="000000"/>
          <w:kern w:val="24"/>
        </w:rPr>
        <w:t>yeDUFs</w:t>
      </w:r>
      <w:proofErr w:type="spellEnd"/>
      <w:r w:rsidR="004C139B" w:rsidRPr="00A3380B">
        <w:rPr>
          <w:rFonts w:ascii="Times New Roman" w:eastAsia="MS PGothic" w:hAnsi="Times New Roman" w:cs="Times New Roman"/>
          <w:color w:val="000000"/>
          <w:kern w:val="24"/>
        </w:rPr>
        <w:t xml:space="preserve"> found in a single organism was 148</w:t>
      </w:r>
      <w:commentRangeStart w:id="218"/>
      <w:r w:rsidR="004C139B" w:rsidRPr="00A3380B">
        <w:rPr>
          <w:rFonts w:ascii="Times New Roman" w:eastAsia="MS PGothic" w:hAnsi="Times New Roman" w:cs="Times New Roman"/>
          <w:color w:val="000000"/>
          <w:kern w:val="24"/>
        </w:rPr>
        <w:t>*, for Sp</w:t>
      </w:r>
      <w:commentRangeEnd w:id="218"/>
      <w:r w:rsidR="008E2333">
        <w:rPr>
          <w:rStyle w:val="CommentReference"/>
        </w:rPr>
        <w:commentReference w:id="218"/>
      </w:r>
      <w:r w:rsidR="004C139B" w:rsidRPr="00A3380B">
        <w:rPr>
          <w:rFonts w:ascii="Times New Roman" w:eastAsia="MS PGothic" w:hAnsi="Times New Roman" w:cs="Times New Roman"/>
          <w:color w:val="000000"/>
          <w:kern w:val="24"/>
        </w:rPr>
        <w:t>.</w:t>
      </w:r>
      <w:r>
        <w:rPr>
          <w:rFonts w:ascii="Times New Roman" w:eastAsia="MS PGothic" w:hAnsi="Times New Roman" w:cs="Times New Roman"/>
          <w:color w:val="000000"/>
          <w:kern w:val="24"/>
        </w:rPr>
        <w:t xml:space="preserve"> </w:t>
      </w:r>
      <w:proofErr w:type="spellStart"/>
      <w:r>
        <w:rPr>
          <w:rFonts w:ascii="Times New Roman" w:eastAsia="MS PGothic" w:hAnsi="Times New Roman" w:cs="Times New Roman"/>
          <w:color w:val="000000"/>
          <w:kern w:val="24"/>
        </w:rPr>
        <w:t>SceSpe</w:t>
      </w:r>
      <w:proofErr w:type="spellEnd"/>
      <w:r>
        <w:rPr>
          <w:rFonts w:ascii="Times New Roman" w:eastAsia="MS PGothic" w:hAnsi="Times New Roman" w:cs="Times New Roman"/>
          <w:color w:val="000000"/>
          <w:kern w:val="24"/>
        </w:rPr>
        <w:t xml:space="preserve"> </w:t>
      </w:r>
      <w:proofErr w:type="spellStart"/>
      <w:r>
        <w:rPr>
          <w:rFonts w:ascii="Times New Roman" w:eastAsia="MS PGothic" w:hAnsi="Times New Roman" w:cs="Times New Roman"/>
          <w:color w:val="000000"/>
          <w:kern w:val="24"/>
        </w:rPr>
        <w:t>yeDUFs</w:t>
      </w:r>
      <w:proofErr w:type="spellEnd"/>
      <w:r>
        <w:rPr>
          <w:rFonts w:ascii="Times New Roman" w:eastAsia="MS PGothic" w:hAnsi="Times New Roman" w:cs="Times New Roman"/>
          <w:color w:val="000000"/>
          <w:kern w:val="24"/>
        </w:rPr>
        <w:t xml:space="preserve"> were the most highly-conserved among prokaryotes, while </w:t>
      </w:r>
      <w:proofErr w:type="spellStart"/>
      <w:r>
        <w:rPr>
          <w:rFonts w:ascii="Times New Roman" w:eastAsia="MS PGothic" w:hAnsi="Times New Roman" w:cs="Times New Roman"/>
          <w:color w:val="000000"/>
          <w:kern w:val="24"/>
        </w:rPr>
        <w:t>SceSp</w:t>
      </w:r>
      <w:proofErr w:type="spellEnd"/>
      <w:r>
        <w:rPr>
          <w:rFonts w:ascii="Times New Roman" w:eastAsia="MS PGothic" w:hAnsi="Times New Roman" w:cs="Times New Roman"/>
          <w:color w:val="000000"/>
          <w:kern w:val="24"/>
        </w:rPr>
        <w:t xml:space="preserve">+ </w:t>
      </w:r>
      <w:proofErr w:type="spellStart"/>
      <w:r>
        <w:rPr>
          <w:rFonts w:ascii="Times New Roman" w:eastAsia="MS PGothic" w:hAnsi="Times New Roman" w:cs="Times New Roman"/>
          <w:color w:val="000000"/>
          <w:kern w:val="24"/>
        </w:rPr>
        <w:t>yeDUFs</w:t>
      </w:r>
      <w:proofErr w:type="spellEnd"/>
      <w:r>
        <w:rPr>
          <w:rFonts w:ascii="Times New Roman" w:eastAsia="MS PGothic" w:hAnsi="Times New Roman" w:cs="Times New Roman"/>
          <w:color w:val="000000"/>
          <w:kern w:val="24"/>
        </w:rPr>
        <w:t xml:space="preserve"> were the least highly-conserved among prokaryotes. </w:t>
      </w:r>
    </w:p>
    <w:p w14:paraId="406D0C7D" w14:textId="77777777" w:rsidR="0087044D" w:rsidRPr="00942D6E" w:rsidRDefault="0087044D" w:rsidP="0068568F">
      <w:pPr>
        <w:spacing w:after="0" w:line="240" w:lineRule="auto"/>
        <w:rPr>
          <w:rFonts w:ascii="Times New Roman" w:eastAsia="MS PGothic" w:hAnsi="Times New Roman" w:cs="Times New Roman"/>
          <w:b/>
          <w:color w:val="000000"/>
          <w:kern w:val="24"/>
        </w:rPr>
      </w:pPr>
    </w:p>
    <w:p w14:paraId="3284E051" w14:textId="5F485882" w:rsidR="00D37449" w:rsidRPr="00942D6E" w:rsidRDefault="00D37449" w:rsidP="0087044D">
      <w:pPr>
        <w:spacing w:after="0" w:line="240" w:lineRule="auto"/>
        <w:rPr>
          <w:rFonts w:ascii="Times New Roman" w:eastAsia="MS PGothic" w:hAnsi="Times New Roman" w:cs="Times New Roman"/>
          <w:b/>
          <w:color w:val="000000"/>
          <w:kern w:val="24"/>
        </w:rPr>
      </w:pPr>
    </w:p>
    <w:p w14:paraId="3496FE37" w14:textId="6C8239E5" w:rsidR="00347228" w:rsidRDefault="006B20DF" w:rsidP="0087044D">
      <w:pPr>
        <w:spacing w:after="0" w:line="240" w:lineRule="auto"/>
        <w:rPr>
          <w:rFonts w:ascii="Times New Roman" w:eastAsia="MS PGothic" w:hAnsi="Times New Roman" w:cs="Times New Roman"/>
          <w:b/>
          <w:color w:val="000000"/>
          <w:kern w:val="24"/>
        </w:rPr>
      </w:pPr>
      <w:r w:rsidRPr="00B576F8">
        <w:rPr>
          <w:rFonts w:ascii="Times New Roman" w:eastAsia="MS PGothic" w:hAnsi="Times New Roman" w:cs="Times New Roman"/>
          <w:b/>
          <w:noProof/>
          <w:color w:val="000000"/>
          <w:kern w:val="24"/>
          <w:lang w:eastAsia="en-US"/>
        </w:rPr>
        <w:lastRenderedPageBreak/>
        <w:drawing>
          <wp:inline distT="0" distB="0" distL="0" distR="0" wp14:anchorId="450548B0" wp14:editId="043C3DBD">
            <wp:extent cx="6105525" cy="37386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9938" cy="3741308"/>
                    </a:xfrm>
                    <a:prstGeom prst="rect">
                      <a:avLst/>
                    </a:prstGeom>
                    <a:noFill/>
                  </pic:spPr>
                </pic:pic>
              </a:graphicData>
            </a:graphic>
          </wp:inline>
        </w:drawing>
      </w:r>
    </w:p>
    <w:p w14:paraId="2E9E5327" w14:textId="49DED39C" w:rsidR="0087044D" w:rsidRPr="00511619" w:rsidRDefault="0087044D" w:rsidP="0087044D">
      <w:pPr>
        <w:spacing w:after="0" w:line="240" w:lineRule="auto"/>
        <w:rPr>
          <w:rFonts w:ascii="Times New Roman" w:eastAsia="Times New Roman" w:hAnsi="Times New Roman" w:cs="Times New Roman"/>
        </w:rPr>
      </w:pPr>
      <w:commentRangeStart w:id="219"/>
      <w:r w:rsidRPr="00942D6E">
        <w:rPr>
          <w:rFonts w:ascii="Times New Roman" w:eastAsia="MS PGothic" w:hAnsi="Times New Roman" w:cs="Times New Roman"/>
          <w:b/>
          <w:color w:val="000000"/>
          <w:kern w:val="24"/>
        </w:rPr>
        <w:t>Figure 4</w:t>
      </w:r>
      <w:r w:rsidR="009B0EC9">
        <w:rPr>
          <w:rFonts w:ascii="Times New Roman" w:eastAsia="MS PGothic" w:hAnsi="Times New Roman" w:cs="Times New Roman"/>
          <w:b/>
          <w:color w:val="000000"/>
          <w:kern w:val="24"/>
        </w:rPr>
        <w:t>.</w:t>
      </w:r>
      <w:r w:rsidR="00D37449" w:rsidRPr="00942D6E">
        <w:rPr>
          <w:rFonts w:ascii="Times New Roman" w:eastAsia="MS PGothic" w:hAnsi="Times New Roman" w:cs="Times New Roman"/>
          <w:b/>
          <w:color w:val="000000"/>
          <w:kern w:val="24"/>
        </w:rPr>
        <w:t xml:space="preserve"> </w:t>
      </w:r>
      <w:commentRangeEnd w:id="219"/>
      <w:r w:rsidR="008E2333">
        <w:rPr>
          <w:rStyle w:val="CommentReference"/>
        </w:rPr>
        <w:commentReference w:id="219"/>
      </w:r>
      <w:r w:rsidR="0073618E">
        <w:rPr>
          <w:rFonts w:ascii="Times New Roman" w:eastAsia="MS PGothic" w:hAnsi="Times New Roman" w:cs="Times New Roman"/>
          <w:b/>
          <w:color w:val="000000"/>
          <w:kern w:val="24"/>
        </w:rPr>
        <w:t xml:space="preserve">The majority of </w:t>
      </w:r>
      <w:proofErr w:type="spellStart"/>
      <w:r w:rsidR="0073618E">
        <w:rPr>
          <w:rFonts w:ascii="Times New Roman" w:eastAsia="MS PGothic" w:hAnsi="Times New Roman" w:cs="Times New Roman"/>
          <w:b/>
          <w:color w:val="000000"/>
          <w:kern w:val="24"/>
        </w:rPr>
        <w:t>yeDUFs</w:t>
      </w:r>
      <w:proofErr w:type="spellEnd"/>
      <w:r w:rsidR="0073618E">
        <w:rPr>
          <w:rFonts w:ascii="Times New Roman" w:eastAsia="MS PGothic" w:hAnsi="Times New Roman" w:cs="Times New Roman"/>
          <w:b/>
          <w:color w:val="000000"/>
          <w:kern w:val="24"/>
        </w:rPr>
        <w:t xml:space="preserve"> are present in both </w:t>
      </w:r>
      <w:r w:rsidR="0073618E" w:rsidRPr="00B576F8">
        <w:rPr>
          <w:rFonts w:ascii="Times New Roman" w:eastAsiaTheme="majorEastAsia" w:hAnsi="Times New Roman" w:cs="Times New Roman"/>
          <w:b/>
          <w:iCs/>
          <w:color w:val="000000" w:themeColor="text1"/>
          <w:kern w:val="24"/>
        </w:rPr>
        <w:t>species of yeast</w:t>
      </w:r>
      <w:r w:rsidR="0073618E" w:rsidRPr="0073618E">
        <w:rPr>
          <w:rFonts w:ascii="Times New Roman" w:eastAsiaTheme="majorEastAsia" w:hAnsi="Times New Roman" w:cs="Times New Roman"/>
          <w:b/>
          <w:iCs/>
          <w:color w:val="000000" w:themeColor="text1"/>
          <w:kern w:val="24"/>
        </w:rPr>
        <w:t>,</w:t>
      </w:r>
      <w:r w:rsidR="0073618E">
        <w:rPr>
          <w:rFonts w:ascii="Times New Roman" w:eastAsiaTheme="majorEastAsia" w:hAnsi="Times New Roman" w:cs="Times New Roman"/>
          <w:b/>
          <w:iCs/>
          <w:color w:val="000000" w:themeColor="text1"/>
          <w:kern w:val="24"/>
        </w:rPr>
        <w:t xml:space="preserve"> but only essential in one. </w:t>
      </w:r>
      <w:proofErr w:type="spellStart"/>
      <w:ins w:id="220" w:author="P Uetz" w:date="2017-07-09T13:40:00Z">
        <w:r w:rsidR="008E2333">
          <w:rPr>
            <w:rFonts w:ascii="Times New Roman" w:eastAsiaTheme="majorEastAsia" w:hAnsi="Times New Roman" w:cs="Times New Roman"/>
            <w:b/>
            <w:iCs/>
            <w:color w:val="000000" w:themeColor="text1"/>
            <w:kern w:val="24"/>
          </w:rPr>
          <w:t>Pr</w:t>
        </w:r>
        <w:proofErr w:type="spellEnd"/>
        <w:r w:rsidR="008E2333">
          <w:rPr>
            <w:rFonts w:ascii="Times New Roman" w:eastAsiaTheme="majorEastAsia" w:hAnsi="Times New Roman" w:cs="Times New Roman"/>
            <w:b/>
            <w:iCs/>
            <w:color w:val="000000" w:themeColor="text1"/>
            <w:kern w:val="24"/>
          </w:rPr>
          <w:t xml:space="preserve"> = Prokaryotes, Eu = Eukaryotes</w:t>
        </w:r>
      </w:ins>
    </w:p>
    <w:p w14:paraId="0AE8BCD6" w14:textId="77777777" w:rsidR="0087044D" w:rsidRPr="00942D6E" w:rsidRDefault="0087044D" w:rsidP="0068568F">
      <w:pPr>
        <w:spacing w:after="0" w:line="240" w:lineRule="auto"/>
        <w:rPr>
          <w:rFonts w:ascii="Times New Roman" w:eastAsia="Times New Roman" w:hAnsi="Times New Roman" w:cs="Times New Roman"/>
        </w:rPr>
      </w:pPr>
    </w:p>
    <w:p w14:paraId="1DA12407" w14:textId="77777777" w:rsidR="0068568F" w:rsidRPr="00942D6E" w:rsidRDefault="0068568F" w:rsidP="007A78DC">
      <w:pPr>
        <w:tabs>
          <w:tab w:val="left" w:pos="720"/>
          <w:tab w:val="left" w:pos="2600"/>
        </w:tabs>
        <w:spacing w:line="360" w:lineRule="auto"/>
        <w:rPr>
          <w:rFonts w:ascii="Times New Roman" w:eastAsia="Arial Unicode MS" w:hAnsi="Times New Roman" w:cs="Times New Roman"/>
          <w:u w:val="single"/>
          <w:shd w:val="clear" w:color="auto" w:fill="FFFFFF"/>
        </w:rPr>
      </w:pPr>
    </w:p>
    <w:p w14:paraId="49EFE28E" w14:textId="77777777" w:rsidR="0087044D" w:rsidRPr="00942D6E" w:rsidRDefault="0087044D" w:rsidP="007A78DC">
      <w:pPr>
        <w:tabs>
          <w:tab w:val="left" w:pos="720"/>
          <w:tab w:val="left" w:pos="2600"/>
        </w:tabs>
        <w:spacing w:line="360" w:lineRule="auto"/>
        <w:rPr>
          <w:rFonts w:ascii="Times New Roman" w:eastAsia="Arial Unicode MS" w:hAnsi="Times New Roman" w:cs="Times New Roman"/>
          <w:u w:val="single"/>
          <w:shd w:val="clear" w:color="auto" w:fill="FFFFFF"/>
        </w:rPr>
      </w:pPr>
      <w:r w:rsidRPr="00942D6E">
        <w:rPr>
          <w:rFonts w:ascii="Times New Roman" w:eastAsia="Arial Unicode MS" w:hAnsi="Times New Roman" w:cs="Times New Roman"/>
          <w:noProof/>
          <w:u w:val="single"/>
          <w:shd w:val="clear" w:color="auto" w:fill="FFFFFF"/>
          <w:lang w:eastAsia="en-US"/>
        </w:rPr>
        <w:lastRenderedPageBreak/>
        <w:drawing>
          <wp:inline distT="0" distB="0" distL="0" distR="0" wp14:anchorId="22B12D84" wp14:editId="022BDFAC">
            <wp:extent cx="5676900" cy="45952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7414" cy="4595709"/>
                    </a:xfrm>
                    <a:prstGeom prst="rect">
                      <a:avLst/>
                    </a:prstGeom>
                    <a:noFill/>
                  </pic:spPr>
                </pic:pic>
              </a:graphicData>
            </a:graphic>
          </wp:inline>
        </w:drawing>
      </w:r>
    </w:p>
    <w:p w14:paraId="12D33C67" w14:textId="64A7335C" w:rsidR="002160B4" w:rsidRPr="004B2003" w:rsidRDefault="0087044D" w:rsidP="002160B4">
      <w:pPr>
        <w:pStyle w:val="NormalWeb"/>
        <w:spacing w:before="0" w:beforeAutospacing="0" w:after="0" w:afterAutospacing="0"/>
        <w:rPr>
          <w:rFonts w:eastAsia="Times New Roman"/>
          <w:sz w:val="22"/>
          <w:szCs w:val="22"/>
          <w:lang w:eastAsia="en-US"/>
        </w:rPr>
      </w:pPr>
      <w:commentRangeStart w:id="221"/>
      <w:r w:rsidRPr="00942D6E">
        <w:rPr>
          <w:rFonts w:eastAsia="MS PGothic"/>
          <w:b/>
          <w:color w:val="000000"/>
          <w:kern w:val="24"/>
          <w:sz w:val="22"/>
          <w:szCs w:val="22"/>
        </w:rPr>
        <w:t>Figure 5</w:t>
      </w:r>
      <w:commentRangeEnd w:id="221"/>
      <w:r w:rsidR="00027C81">
        <w:rPr>
          <w:rStyle w:val="CommentReference"/>
          <w:rFonts w:asciiTheme="minorHAnsi" w:hAnsiTheme="minorHAnsi" w:cstheme="minorBidi"/>
        </w:rPr>
        <w:commentReference w:id="221"/>
      </w:r>
      <w:r w:rsidR="004B2003">
        <w:rPr>
          <w:rFonts w:eastAsia="MS PGothic"/>
          <w:b/>
          <w:color w:val="000000"/>
          <w:kern w:val="24"/>
          <w:sz w:val="22"/>
          <w:szCs w:val="22"/>
        </w:rPr>
        <w:t>.</w:t>
      </w:r>
      <w:r w:rsidRPr="00942D6E">
        <w:rPr>
          <w:rFonts w:eastAsia="MS PGothic"/>
          <w:b/>
          <w:color w:val="000000"/>
          <w:kern w:val="24"/>
          <w:sz w:val="22"/>
          <w:szCs w:val="22"/>
        </w:rPr>
        <w:t xml:space="preserve"> </w:t>
      </w:r>
      <w:proofErr w:type="spellStart"/>
      <w:r w:rsidR="002160B4" w:rsidRPr="00942D6E">
        <w:rPr>
          <w:b/>
          <w:bCs/>
          <w:color w:val="000000" w:themeColor="text1"/>
          <w:kern w:val="24"/>
          <w:sz w:val="22"/>
          <w:szCs w:val="22"/>
          <w:lang w:eastAsia="en-US"/>
        </w:rPr>
        <w:t>yeDUFs</w:t>
      </w:r>
      <w:proofErr w:type="spellEnd"/>
      <w:r w:rsidR="002160B4" w:rsidRPr="00942D6E">
        <w:rPr>
          <w:b/>
          <w:bCs/>
          <w:color w:val="000000" w:themeColor="text1"/>
          <w:kern w:val="24"/>
          <w:sz w:val="22"/>
          <w:szCs w:val="22"/>
          <w:lang w:eastAsia="en-US"/>
        </w:rPr>
        <w:t xml:space="preserve"> chemical fitness profiles cluster, suggesting collaboration or shared functions. </w:t>
      </w:r>
      <w:r w:rsidR="002160B4" w:rsidRPr="00B576F8">
        <w:rPr>
          <w:bCs/>
          <w:color w:val="000000" w:themeColor="text1"/>
          <w:kern w:val="24"/>
          <w:sz w:val="22"/>
          <w:szCs w:val="22"/>
          <w:lang w:eastAsia="en-US"/>
        </w:rPr>
        <w:t xml:space="preserve">Some </w:t>
      </w:r>
      <w:proofErr w:type="spellStart"/>
      <w:r w:rsidR="002160B4" w:rsidRPr="00B576F8">
        <w:rPr>
          <w:bCs/>
          <w:color w:val="000000" w:themeColor="text1"/>
          <w:kern w:val="24"/>
          <w:sz w:val="22"/>
          <w:szCs w:val="22"/>
          <w:lang w:eastAsia="en-US"/>
        </w:rPr>
        <w:t>yeDUFs</w:t>
      </w:r>
      <w:proofErr w:type="spellEnd"/>
      <w:r w:rsidR="002160B4" w:rsidRPr="00B576F8">
        <w:rPr>
          <w:bCs/>
          <w:color w:val="000000" w:themeColor="text1"/>
          <w:kern w:val="24"/>
          <w:sz w:val="22"/>
          <w:szCs w:val="22"/>
          <w:lang w:eastAsia="en-US"/>
        </w:rPr>
        <w:t xml:space="preserve"> are essential for survival in multiple chemical conditions.</w:t>
      </w:r>
      <w:r w:rsidR="00D93359" w:rsidRPr="00B576F8">
        <w:rPr>
          <w:bCs/>
          <w:color w:val="000000" w:themeColor="text1"/>
          <w:kern w:val="24"/>
          <w:sz w:val="22"/>
          <w:szCs w:val="22"/>
          <w:lang w:eastAsia="en-US"/>
        </w:rPr>
        <w:t xml:space="preserve"> </w:t>
      </w:r>
      <w:ins w:id="222" w:author="P Uetz" w:date="2017-05-02T00:10:00Z">
        <w:r w:rsidR="005A0900">
          <w:rPr>
            <w:bCs/>
            <w:color w:val="000000" w:themeColor="text1"/>
            <w:kern w:val="24"/>
            <w:sz w:val="22"/>
            <w:szCs w:val="22"/>
            <w:lang w:eastAsia="en-US"/>
          </w:rPr>
          <w:t xml:space="preserve">Yellow areas correspond to </w:t>
        </w:r>
        <w:r w:rsidR="005A0900" w:rsidRPr="005A0900">
          <w:rPr>
            <w:bCs/>
            <w:color w:val="000000" w:themeColor="text1"/>
            <w:kern w:val="24"/>
            <w:sz w:val="22"/>
            <w:szCs w:val="22"/>
            <w:highlight w:val="yellow"/>
            <w:lang w:eastAsia="en-US"/>
            <w:rPrChange w:id="223" w:author="P Uetz" w:date="2017-05-02T00:10:00Z">
              <w:rPr>
                <w:bCs/>
                <w:color w:val="000000" w:themeColor="text1"/>
                <w:kern w:val="24"/>
                <w:sz w:val="22"/>
                <w:szCs w:val="22"/>
                <w:lang w:eastAsia="en-US"/>
              </w:rPr>
            </w:rPrChange>
          </w:rPr>
          <w:t>XXX</w:t>
        </w:r>
        <w:r w:rsidR="005A0900">
          <w:rPr>
            <w:bCs/>
            <w:color w:val="000000" w:themeColor="text1"/>
            <w:kern w:val="24"/>
            <w:sz w:val="22"/>
            <w:szCs w:val="22"/>
            <w:lang w:eastAsia="en-US"/>
          </w:rPr>
          <w:t xml:space="preserve">. </w:t>
        </w:r>
      </w:ins>
      <w:r w:rsidR="00D93359" w:rsidRPr="00B576F8">
        <w:rPr>
          <w:bCs/>
          <w:color w:val="000000" w:themeColor="text1"/>
          <w:kern w:val="24"/>
          <w:sz w:val="22"/>
          <w:szCs w:val="22"/>
          <w:lang w:eastAsia="en-US"/>
        </w:rPr>
        <w:t xml:space="preserve">A zoomable version is shown in Suppl. </w:t>
      </w:r>
      <w:r w:rsidR="004B2003" w:rsidRPr="000C3EF4">
        <w:rPr>
          <w:bCs/>
          <w:color w:val="000000" w:themeColor="text1"/>
          <w:kern w:val="24"/>
          <w:sz w:val="22"/>
          <w:szCs w:val="22"/>
          <w:lang w:eastAsia="en-US"/>
        </w:rPr>
        <w:t>Fig. 5</w:t>
      </w:r>
      <w:r w:rsidR="00D93359" w:rsidRPr="00B576F8">
        <w:rPr>
          <w:bCs/>
          <w:color w:val="000000" w:themeColor="text1"/>
          <w:kern w:val="24"/>
          <w:sz w:val="22"/>
          <w:szCs w:val="22"/>
          <w:lang w:eastAsia="en-US"/>
        </w:rPr>
        <w:t xml:space="preserve">. </w:t>
      </w:r>
      <w:r w:rsidR="000C3EF4">
        <w:rPr>
          <w:bCs/>
          <w:color w:val="000000" w:themeColor="text1"/>
          <w:kern w:val="24"/>
          <w:sz w:val="22"/>
          <w:szCs w:val="22"/>
          <w:lang w:eastAsia="en-US"/>
        </w:rPr>
        <w:t xml:space="preserve">Data from </w:t>
      </w:r>
      <w:proofErr w:type="spellStart"/>
      <w:r w:rsidR="000C3EF4">
        <w:rPr>
          <w:bCs/>
          <w:color w:val="000000" w:themeColor="text1"/>
          <w:kern w:val="24"/>
          <w:sz w:val="22"/>
          <w:szCs w:val="22"/>
          <w:lang w:eastAsia="en-US"/>
        </w:rPr>
        <w:t>Hillenmeyer</w:t>
      </w:r>
      <w:proofErr w:type="spellEnd"/>
      <w:r w:rsidR="000C3EF4">
        <w:rPr>
          <w:bCs/>
          <w:color w:val="000000" w:themeColor="text1"/>
          <w:kern w:val="24"/>
          <w:sz w:val="22"/>
          <w:szCs w:val="22"/>
          <w:lang w:eastAsia="en-US"/>
        </w:rPr>
        <w:t xml:space="preserve"> et al. 2011.</w:t>
      </w:r>
    </w:p>
    <w:p w14:paraId="4CC0F496" w14:textId="77777777" w:rsidR="0087044D" w:rsidRPr="00027C81" w:rsidRDefault="0087044D" w:rsidP="0087044D">
      <w:pPr>
        <w:spacing w:after="0" w:line="240" w:lineRule="auto"/>
        <w:rPr>
          <w:rFonts w:ascii="Times New Roman" w:eastAsia="Times New Roman" w:hAnsi="Times New Roman" w:cs="Times New Roman"/>
        </w:rPr>
      </w:pPr>
    </w:p>
    <w:p w14:paraId="21740F09" w14:textId="77777777" w:rsidR="0087044D" w:rsidRPr="00F62135" w:rsidRDefault="0087044D" w:rsidP="007A78DC">
      <w:pPr>
        <w:tabs>
          <w:tab w:val="left" w:pos="720"/>
          <w:tab w:val="left" w:pos="2600"/>
        </w:tabs>
        <w:spacing w:line="360" w:lineRule="auto"/>
        <w:rPr>
          <w:rFonts w:ascii="Times New Roman" w:eastAsia="Arial Unicode MS" w:hAnsi="Times New Roman" w:cs="Times New Roman"/>
          <w:u w:val="single"/>
          <w:shd w:val="clear" w:color="auto" w:fill="FFFFFF"/>
        </w:rPr>
      </w:pPr>
    </w:p>
    <w:p w14:paraId="28BF123B" w14:textId="77777777" w:rsidR="00B55D79" w:rsidRPr="00942D6E" w:rsidRDefault="00B55D79" w:rsidP="002F57CA">
      <w:pPr>
        <w:rPr>
          <w:rFonts w:ascii="Times New Roman" w:hAnsi="Times New Roman" w:cs="Times New Roman"/>
          <w:color w:val="222222"/>
          <w:shd w:val="clear" w:color="auto" w:fill="FFFFFF"/>
        </w:rPr>
      </w:pPr>
    </w:p>
    <w:sectPr w:rsidR="00B55D79" w:rsidRPr="00942D6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Goodacre, Norman *" w:date="2017-12-01T10:08:00Z" w:initials="GN*">
    <w:p w14:paraId="77FEDCD8" w14:textId="66A33072" w:rsidR="001348CF" w:rsidRDefault="001348CF">
      <w:pPr>
        <w:pStyle w:val="CommentText"/>
      </w:pPr>
      <w:r>
        <w:rPr>
          <w:rStyle w:val="CommentReference"/>
        </w:rPr>
        <w:annotationRef/>
      </w:r>
      <w:r>
        <w:t>How much?</w:t>
      </w:r>
    </w:p>
  </w:comment>
  <w:comment w:id="31" w:author="Goodacre, Norman *" w:date="2017-12-01T10:16:00Z" w:initials="GN*">
    <w:p w14:paraId="14934859" w14:textId="6CA5E2B2" w:rsidR="00FC692C" w:rsidRDefault="00FC692C">
      <w:pPr>
        <w:pStyle w:val="CommentText"/>
      </w:pPr>
      <w:r>
        <w:rPr>
          <w:rStyle w:val="CommentReference"/>
        </w:rPr>
        <w:annotationRef/>
      </w:r>
      <w:r>
        <w:t>Define each of these</w:t>
      </w:r>
    </w:p>
  </w:comment>
  <w:comment w:id="40" w:author="P Uetz" w:date="2017-02-06T16:13:00Z" w:initials="PU">
    <w:p w14:paraId="3636EB16" w14:textId="473CB004" w:rsidR="000D6298" w:rsidRDefault="000D6298">
      <w:pPr>
        <w:pStyle w:val="CommentText"/>
      </w:pPr>
      <w:r>
        <w:rPr>
          <w:rStyle w:val="CommentReference"/>
        </w:rPr>
        <w:annotationRef/>
      </w:r>
      <w:r>
        <w:t>???</w:t>
      </w:r>
    </w:p>
  </w:comment>
  <w:comment w:id="43" w:author="Goodacre, Norman *" w:date="2017-02-06T16:13:00Z" w:initials="GN*">
    <w:p w14:paraId="0B0F3D39" w14:textId="0CA5D4BD" w:rsidR="000D6298" w:rsidRDefault="000D6298">
      <w:pPr>
        <w:pStyle w:val="CommentText"/>
      </w:pPr>
      <w:r>
        <w:rPr>
          <w:rStyle w:val="CommentReference"/>
        </w:rPr>
        <w:annotationRef/>
      </w:r>
      <w:r>
        <w:t>Check numbers for genes and proteins, give before and after mapping</w:t>
      </w:r>
    </w:p>
  </w:comment>
  <w:comment w:id="46" w:author="Goodacre, Norman *" w:date="2017-12-01T10:56:00Z" w:initials="GN*">
    <w:p w14:paraId="10B0CADE" w14:textId="1A161050" w:rsidR="008646E1" w:rsidRDefault="008646E1">
      <w:pPr>
        <w:pStyle w:val="CommentText"/>
      </w:pPr>
      <w:r>
        <w:rPr>
          <w:rStyle w:val="CommentReference"/>
        </w:rPr>
        <w:annotationRef/>
      </w:r>
      <w:r>
        <w:t xml:space="preserve">Define as “P”, first, the square with Lu et al. </w:t>
      </w:r>
      <w:r>
        <w:t xml:space="preserve">2015.. then mention </w:t>
      </w:r>
      <w:proofErr w:type="spellStart"/>
      <w:r>
        <w:t>Sc</w:t>
      </w:r>
      <w:proofErr w:type="spellEnd"/>
      <w:r>
        <w:t xml:space="preserve"> and </w:t>
      </w:r>
      <w:proofErr w:type="spellStart"/>
      <w:r>
        <w:t>Sp</w:t>
      </w:r>
      <w:proofErr w:type="spellEnd"/>
      <w:r>
        <w:t xml:space="preserve"> later</w:t>
      </w:r>
    </w:p>
  </w:comment>
  <w:comment w:id="47" w:author="Goodacre, Norman *" w:date="2017-12-01T10:43:00Z" w:initials="GN*">
    <w:p w14:paraId="2E239D6E" w14:textId="7C2C0A60" w:rsidR="00900172" w:rsidRDefault="00900172">
      <w:pPr>
        <w:pStyle w:val="CommentText"/>
      </w:pPr>
      <w:r>
        <w:rPr>
          <w:rStyle w:val="CommentReference"/>
        </w:rPr>
        <w:annotationRef/>
      </w:r>
      <w:r>
        <w:t xml:space="preserve">Just give these upfront, no need to enumerate with </w:t>
      </w:r>
      <w:proofErr w:type="spellStart"/>
      <w:r>
        <w:t>signage,e</w:t>
      </w:r>
      <w:proofErr w:type="spellEnd"/>
      <w:r>
        <w:t xml:space="preserve"> </w:t>
      </w:r>
      <w:proofErr w:type="spellStart"/>
      <w:r>
        <w:t>tc</w:t>
      </w:r>
      <w:proofErr w:type="spellEnd"/>
      <w:r>
        <w:t>.</w:t>
      </w:r>
    </w:p>
  </w:comment>
  <w:comment w:id="48" w:author="Goodacre, Norman *" w:date="2017-02-06T16:13:00Z" w:initials="GN*">
    <w:p w14:paraId="3433973A" w14:textId="60DD28EB" w:rsidR="000D6298" w:rsidRDefault="000D6298">
      <w:pPr>
        <w:pStyle w:val="CommentText"/>
      </w:pPr>
      <w:r>
        <w:rPr>
          <w:rStyle w:val="CommentReference"/>
        </w:rPr>
        <w:annotationRef/>
      </w:r>
      <w:r>
        <w:t>verify</w:t>
      </w:r>
    </w:p>
  </w:comment>
  <w:comment w:id="50" w:author="Goodacre, Norman *" w:date="2017-12-01T10:53:00Z" w:initials="GN*">
    <w:p w14:paraId="68B6EF8E" w14:textId="52CCAA5E" w:rsidR="008646E1" w:rsidRDefault="008646E1">
      <w:pPr>
        <w:pStyle w:val="CommentText"/>
      </w:pPr>
      <w:r>
        <w:rPr>
          <w:rStyle w:val="CommentReference"/>
        </w:rPr>
        <w:annotationRef/>
      </w:r>
      <w:r>
        <w:t>Define this with “Domains”, above</w:t>
      </w:r>
    </w:p>
  </w:comment>
  <w:comment w:id="51" w:author="P Uetz" w:date="2017-02-06T16:13:00Z" w:initials="PU">
    <w:p w14:paraId="7A4A74AB" w14:textId="3C22B417" w:rsidR="000D6298" w:rsidRDefault="000D6298">
      <w:pPr>
        <w:pStyle w:val="CommentText"/>
      </w:pPr>
      <w:r>
        <w:rPr>
          <w:rStyle w:val="CommentReference"/>
        </w:rPr>
        <w:annotationRef/>
      </w:r>
      <w:proofErr w:type="spellStart"/>
      <w:r>
        <w:t>ge</w:t>
      </w:r>
      <w:proofErr w:type="spellEnd"/>
      <w:r>
        <w:t>??</w:t>
      </w:r>
    </w:p>
  </w:comment>
  <w:comment w:id="54" w:author="P Uetz" w:date="2017-02-06T16:13:00Z" w:initials="PU">
    <w:p w14:paraId="7547CDF1" w14:textId="0C143FEC" w:rsidR="000D6298" w:rsidRDefault="000D6298">
      <w:pPr>
        <w:pStyle w:val="CommentText"/>
      </w:pPr>
      <w:r>
        <w:rPr>
          <w:rStyle w:val="CommentReference"/>
        </w:rPr>
        <w:annotationRef/>
      </w:r>
      <w:r>
        <w:t>should discuss the possibility of exceptions</w:t>
      </w:r>
    </w:p>
  </w:comment>
  <w:comment w:id="53" w:author="Goodacre, Norman *" w:date="2017-02-13T15:43:00Z" w:initials="GN*">
    <w:p w14:paraId="75F08FD6" w14:textId="36086D3B" w:rsidR="000D6298" w:rsidRDefault="000D6298">
      <w:pPr>
        <w:pStyle w:val="CommentText"/>
      </w:pPr>
      <w:r>
        <w:rPr>
          <w:rStyle w:val="CommentReference"/>
        </w:rPr>
        <w:annotationRef/>
      </w:r>
      <w:r>
        <w:t xml:space="preserve">So now, in the Discussion, I say that requiring one domain to be essential pushes the method towards the discovery of </w:t>
      </w:r>
      <w:proofErr w:type="spellStart"/>
      <w:r>
        <w:t>yeDUFs</w:t>
      </w:r>
      <w:proofErr w:type="spellEnd"/>
      <w:r>
        <w:t xml:space="preserve"> that might be only conditionally-essential, the condition being presence of a specific other domain or combination of domains. </w:t>
      </w:r>
    </w:p>
  </w:comment>
  <w:comment w:id="69" w:author="P Uetz" w:date="2017-05-01T18:16:00Z" w:initials="PU">
    <w:p w14:paraId="7B373099" w14:textId="15A70253" w:rsidR="000D6298" w:rsidRDefault="000D6298">
      <w:pPr>
        <w:pStyle w:val="CommentText"/>
      </w:pPr>
      <w:r>
        <w:rPr>
          <w:rStyle w:val="CommentReference"/>
        </w:rPr>
        <w:annotationRef/>
      </w:r>
      <w:r>
        <w:t>???</w:t>
      </w:r>
    </w:p>
  </w:comment>
  <w:comment w:id="71" w:author="P Uetz" w:date="2017-02-06T16:13:00Z" w:initials="PU">
    <w:p w14:paraId="6097D70E" w14:textId="77777777" w:rsidR="000D6298" w:rsidRDefault="000D6298" w:rsidP="00475008">
      <w:pPr>
        <w:pStyle w:val="CommentText"/>
      </w:pPr>
      <w:r>
        <w:rPr>
          <w:rStyle w:val="CommentReference"/>
        </w:rPr>
        <w:annotationRef/>
      </w:r>
      <w:r>
        <w:t>Table ?</w:t>
      </w:r>
    </w:p>
  </w:comment>
  <w:comment w:id="72" w:author="Goodacre, Norman *" w:date="2017-02-06T16:13:00Z" w:initials="GN*">
    <w:p w14:paraId="3C2211BF" w14:textId="77777777" w:rsidR="000D6298" w:rsidRDefault="000D6298" w:rsidP="00475008">
      <w:pPr>
        <w:pStyle w:val="CommentText"/>
      </w:pPr>
      <w:r>
        <w:rPr>
          <w:rStyle w:val="CommentReference"/>
        </w:rPr>
        <w:annotationRef/>
      </w:r>
      <w:r>
        <w:t>See below</w:t>
      </w:r>
    </w:p>
  </w:comment>
  <w:comment w:id="116" w:author="Goodacre, Norman *" w:date="2017-02-06T16:15:00Z" w:initials="GN*">
    <w:p w14:paraId="26378D3B" w14:textId="6042DAC5" w:rsidR="000D6298" w:rsidRDefault="000D6298">
      <w:pPr>
        <w:pStyle w:val="CommentText"/>
      </w:pPr>
      <w:r>
        <w:rPr>
          <w:rStyle w:val="CommentReference"/>
        </w:rPr>
        <w:annotationRef/>
      </w:r>
      <w:r>
        <w:t>Need to summarize. I have a table but it’s large. I should keep the entirety for supplementary table, but summarize in a smaller table in the text.</w:t>
      </w:r>
    </w:p>
  </w:comment>
  <w:comment w:id="121" w:author="Goodacre, Norman *" w:date="2017-02-06T16:13:00Z" w:initials="GN*">
    <w:p w14:paraId="68307E3B" w14:textId="77777777" w:rsidR="000D6298" w:rsidRDefault="000D6298">
      <w:pPr>
        <w:pStyle w:val="CommentText"/>
      </w:pPr>
      <w:r>
        <w:rPr>
          <w:rStyle w:val="CommentReference"/>
        </w:rPr>
        <w:annotationRef/>
      </w:r>
      <w:r>
        <w:t>Did they use binary or scaled over a range of values?</w:t>
      </w:r>
    </w:p>
  </w:comment>
  <w:comment w:id="133" w:author="P Uetz" w:date="2017-05-01T18:24:00Z" w:initials="PU">
    <w:p w14:paraId="4AD70B86" w14:textId="0B4C524C" w:rsidR="000D6298" w:rsidRDefault="000D6298">
      <w:pPr>
        <w:pStyle w:val="CommentText"/>
      </w:pPr>
      <w:r>
        <w:rPr>
          <w:rStyle w:val="CommentReference"/>
        </w:rPr>
        <w:annotationRef/>
      </w:r>
      <w:r>
        <w:t>??</w:t>
      </w:r>
    </w:p>
  </w:comment>
  <w:comment w:id="165" w:author="P Uetz" w:date="2017-07-09T13:16:00Z" w:initials="PU">
    <w:p w14:paraId="0472C30C" w14:textId="2172D97D" w:rsidR="000D6298" w:rsidRDefault="000D6298">
      <w:pPr>
        <w:pStyle w:val="CommentText"/>
      </w:pPr>
      <w:r>
        <w:rPr>
          <w:rStyle w:val="CommentReference"/>
        </w:rPr>
        <w:annotationRef/>
      </w:r>
      <w:r>
        <w:t>I need a high-res or vector version of this figure, so I can take a closer look to see what we can learn from this. This needs to be explained / discussed in more detail.</w:t>
      </w:r>
    </w:p>
  </w:comment>
  <w:comment w:id="171" w:author="Goodacre, Norman *" w:date="2017-02-06T16:13:00Z" w:initials="GN*">
    <w:p w14:paraId="6EECE66B" w14:textId="5A4AD676" w:rsidR="000D6298" w:rsidRDefault="000D6298">
      <w:pPr>
        <w:pStyle w:val="CommentText"/>
      </w:pPr>
      <w:r>
        <w:rPr>
          <w:rStyle w:val="CommentReference"/>
        </w:rPr>
        <w:annotationRef/>
      </w:r>
      <w:r>
        <w:t xml:space="preserve">I searched, and while many articles covering DUFs (such as Bateman, or the more recent </w:t>
      </w:r>
      <w:proofErr w:type="spellStart"/>
      <w:r>
        <w:t>Pfam</w:t>
      </w:r>
      <w:proofErr w:type="spellEnd"/>
      <w:r>
        <w:t xml:space="preserve"> update, or our own mBio paper) show that DUFs are prominent in all domains of life, I have not been able to find confirmation that every known organism has DUFs. I could see if that is true for every representative proteome in </w:t>
      </w:r>
      <w:proofErr w:type="spellStart"/>
      <w:r>
        <w:t>Uniprot</w:t>
      </w:r>
      <w:proofErr w:type="spellEnd"/>
      <w:r>
        <w:t xml:space="preserve">, </w:t>
      </w:r>
      <w:r>
        <w:t xml:space="preserve">however.. </w:t>
      </w:r>
    </w:p>
  </w:comment>
  <w:comment w:id="191" w:author="P Uetz" w:date="2017-05-02T00:19:00Z" w:initials="PU">
    <w:p w14:paraId="324B44B8" w14:textId="27B54CD0" w:rsidR="000D6298" w:rsidRDefault="000D6298">
      <w:pPr>
        <w:pStyle w:val="CommentText"/>
      </w:pPr>
      <w:r>
        <w:rPr>
          <w:rStyle w:val="CommentReference"/>
        </w:rPr>
        <w:annotationRef/>
      </w:r>
      <w:r>
        <w:t>Figure!</w:t>
      </w:r>
    </w:p>
  </w:comment>
  <w:comment w:id="192" w:author="P Uetz" w:date="2017-07-09T13:27:00Z" w:initials="PU">
    <w:p w14:paraId="0710634D" w14:textId="2602110D" w:rsidR="000D6298" w:rsidRDefault="000D6298">
      <w:pPr>
        <w:pStyle w:val="CommentText"/>
      </w:pPr>
      <w:r>
        <w:rPr>
          <w:rStyle w:val="CommentReference"/>
        </w:rPr>
        <w:annotationRef/>
      </w:r>
      <w:r>
        <w:t>Figure</w:t>
      </w:r>
    </w:p>
  </w:comment>
  <w:comment w:id="193" w:author="Goodacre, Norman *" w:date="2017-02-06T16:13:00Z" w:initials="GN*">
    <w:p w14:paraId="324BFB2E" w14:textId="3726322D" w:rsidR="000D6298" w:rsidRDefault="000D6298">
      <w:pPr>
        <w:pStyle w:val="CommentText"/>
      </w:pPr>
      <w:r>
        <w:rPr>
          <w:rStyle w:val="CommentReference"/>
        </w:rPr>
        <w:annotationRef/>
      </w:r>
      <w:r>
        <w:t>Too far?</w:t>
      </w:r>
    </w:p>
  </w:comment>
  <w:comment w:id="195" w:author="P Uetz" w:date="2017-07-09T13:28:00Z" w:initials="PU">
    <w:p w14:paraId="3854DE37" w14:textId="221E6EEF" w:rsidR="000D6298" w:rsidRDefault="000D6298">
      <w:pPr>
        <w:pStyle w:val="CommentText"/>
      </w:pPr>
      <w:r>
        <w:rPr>
          <w:rStyle w:val="CommentReference"/>
        </w:rPr>
        <w:annotationRef/>
      </w:r>
      <w:r>
        <w:t>How many?</w:t>
      </w:r>
    </w:p>
  </w:comment>
  <w:comment w:id="196" w:author="P Uetz" w:date="2017-07-09T13:31:00Z" w:initials="PU">
    <w:p w14:paraId="20E7645D" w14:textId="0608835C" w:rsidR="000D6298" w:rsidRDefault="000D6298">
      <w:pPr>
        <w:pStyle w:val="CommentText"/>
      </w:pPr>
      <w:r>
        <w:rPr>
          <w:rStyle w:val="CommentReference"/>
        </w:rPr>
        <w:annotationRef/>
      </w:r>
      <w:r>
        <w:t>This seems like a rather unlikely situation. Can we (roughly) quantify it?</w:t>
      </w:r>
    </w:p>
  </w:comment>
  <w:comment w:id="200" w:author="P Uetz" w:date="2017-07-09T13:33:00Z" w:initials="PU">
    <w:p w14:paraId="237A711F" w14:textId="1731E600" w:rsidR="000D6298" w:rsidRDefault="000D6298">
      <w:pPr>
        <w:pStyle w:val="CommentText"/>
      </w:pPr>
      <w:r>
        <w:rPr>
          <w:rStyle w:val="CommentReference"/>
        </w:rPr>
        <w:annotationRef/>
      </w:r>
      <w:r>
        <w:t>??</w:t>
      </w:r>
    </w:p>
  </w:comment>
  <w:comment w:id="201" w:author="P Uetz" w:date="2017-07-09T13:34:00Z" w:initials="PU">
    <w:p w14:paraId="70515B40" w14:textId="210A588E" w:rsidR="000D6298" w:rsidRDefault="000D6298">
      <w:pPr>
        <w:pStyle w:val="CommentText"/>
      </w:pPr>
      <w:r>
        <w:rPr>
          <w:rStyle w:val="CommentReference"/>
        </w:rPr>
        <w:annotationRef/>
      </w:r>
      <w:r>
        <w:t>We should put them into a Table, as the top-14 or something for experimental analysis.</w:t>
      </w:r>
    </w:p>
  </w:comment>
  <w:comment w:id="202" w:author="P Uetz" w:date="2017-02-06T16:13:00Z" w:initials="PU">
    <w:p w14:paraId="1A944C3B" w14:textId="09921AF6" w:rsidR="000D6298" w:rsidRDefault="000D6298">
      <w:pPr>
        <w:pStyle w:val="CommentText"/>
      </w:pPr>
      <w:r>
        <w:rPr>
          <w:rStyle w:val="CommentReference"/>
        </w:rPr>
        <w:annotationRef/>
      </w:r>
      <w:r>
        <w:t>Do you have an Endnote version of your bibliography?</w:t>
      </w:r>
    </w:p>
  </w:comment>
  <w:comment w:id="203" w:author="P Uetz" w:date="2017-02-06T16:13:00Z" w:initials="PU">
    <w:p w14:paraId="5F584A4F" w14:textId="3AABADA6" w:rsidR="000D6298" w:rsidRDefault="000D6298">
      <w:pPr>
        <w:pStyle w:val="CommentText"/>
      </w:pPr>
      <w:r>
        <w:rPr>
          <w:rStyle w:val="CommentReference"/>
        </w:rPr>
        <w:annotationRef/>
      </w:r>
      <w:r>
        <w:t>I would remove this into a separate figure. Instead, I would illustrate each case with a schematic drawing, possibly with a real-world example; could be also done as Figure 4 B</w:t>
      </w:r>
    </w:p>
  </w:comment>
  <w:comment w:id="204" w:author="P Uetz" w:date="2017-02-06T16:13:00Z" w:initials="PU">
    <w:p w14:paraId="2EB2DDDB" w14:textId="3814A1EE" w:rsidR="000D6298" w:rsidRDefault="000D6298">
      <w:pPr>
        <w:pStyle w:val="CommentText"/>
      </w:pPr>
      <w:r>
        <w:rPr>
          <w:rStyle w:val="CommentReference"/>
        </w:rPr>
        <w:annotationRef/>
      </w:r>
      <w:r>
        <w:t>We could merge Figures 1 and 2</w:t>
      </w:r>
    </w:p>
  </w:comment>
  <w:comment w:id="206" w:author="P Uetz" w:date="2017-02-06T16:13:00Z" w:initials="PU">
    <w:p w14:paraId="4221C76C" w14:textId="16801E58" w:rsidR="000D6298" w:rsidRDefault="000D6298">
      <w:pPr>
        <w:pStyle w:val="CommentText"/>
      </w:pPr>
      <w:r>
        <w:rPr>
          <w:rStyle w:val="CommentReference"/>
        </w:rPr>
        <w:annotationRef/>
      </w:r>
      <w:r>
        <w:t xml:space="preserve">Can you check the Cryptosporidium gap and possibly the bacterial ones? It’s suspicious that you have data for two </w:t>
      </w:r>
      <w:proofErr w:type="spellStart"/>
      <w:r>
        <w:t>Pyrococcus</w:t>
      </w:r>
      <w:proofErr w:type="spellEnd"/>
      <w:r>
        <w:t xml:space="preserve"> </w:t>
      </w:r>
      <w:proofErr w:type="spellStart"/>
      <w:r>
        <w:t>sp</w:t>
      </w:r>
      <w:proofErr w:type="spellEnd"/>
      <w:r>
        <w:t xml:space="preserve"> but none for a third species, or two Agrobacterium strains etc.</w:t>
      </w:r>
    </w:p>
  </w:comment>
  <w:comment w:id="207" w:author="Goodacre, Norman *" w:date="2017-02-06T16:13:00Z" w:initials="GN*">
    <w:p w14:paraId="4B41FDBB" w14:textId="26E375FA" w:rsidR="000D6298" w:rsidRDefault="000D6298">
      <w:pPr>
        <w:pStyle w:val="CommentText"/>
      </w:pPr>
      <w:r>
        <w:rPr>
          <w:rStyle w:val="CommentReference"/>
        </w:rPr>
        <w:annotationRef/>
      </w:r>
      <w:r>
        <w:t xml:space="preserve">Ok, this issue of gaps has been fixed by downloading proteomes that were not part of the </w:t>
      </w:r>
      <w:proofErr w:type="spellStart"/>
      <w:r>
        <w:t>Uniprot</w:t>
      </w:r>
      <w:proofErr w:type="spellEnd"/>
      <w:r>
        <w:t xml:space="preserve"> reference set, where possible, and by removing nodes otherwise (2 removed, </w:t>
      </w:r>
      <w:proofErr w:type="spellStart"/>
      <w:r>
        <w:t>Gemmata</w:t>
      </w:r>
      <w:proofErr w:type="spellEnd"/>
      <w:r>
        <w:t xml:space="preserve"> </w:t>
      </w:r>
      <w:proofErr w:type="spellStart"/>
      <w:r>
        <w:t>obscuriglobus</w:t>
      </w:r>
      <w:proofErr w:type="spellEnd"/>
      <w:r>
        <w:t xml:space="preserve"> and Cryptosporidium </w:t>
      </w:r>
      <w:proofErr w:type="spellStart"/>
      <w:r>
        <w:t>hominis</w:t>
      </w:r>
      <w:proofErr w:type="spellEnd"/>
      <w:r>
        <w:t>)</w:t>
      </w:r>
    </w:p>
  </w:comment>
  <w:comment w:id="217" w:author="Goodacre, Norman *" w:date="2017-02-06T16:13:00Z" w:initials="GN*">
    <w:p w14:paraId="7F31CA9D" w14:textId="08C49943" w:rsidR="000D6298" w:rsidRDefault="000D6298">
      <w:pPr>
        <w:pStyle w:val="CommentText"/>
      </w:pPr>
      <w:r>
        <w:rPr>
          <w:rStyle w:val="CommentReference"/>
        </w:rPr>
        <w:annotationRef/>
      </w:r>
      <w:r>
        <w:t xml:space="preserve">Well, I had to make it on a log scale, otherwise </w:t>
      </w:r>
      <w:r>
        <w:t>the majority of the bands for bacteria were too faint to see. However, I think it more helpful to mark the extremes using integers.. unless this is misleading</w:t>
      </w:r>
    </w:p>
  </w:comment>
  <w:comment w:id="218" w:author="P Uetz" w:date="2017-07-09T13:38:00Z" w:initials="PU">
    <w:p w14:paraId="22DD183F" w14:textId="5165CFB9" w:rsidR="008E2333" w:rsidRDefault="008E2333">
      <w:pPr>
        <w:pStyle w:val="CommentText"/>
      </w:pPr>
      <w:r>
        <w:rPr>
          <w:rStyle w:val="CommentReference"/>
        </w:rPr>
        <w:annotationRef/>
      </w:r>
      <w:r>
        <w:t>? what’s the * for?</w:t>
      </w:r>
    </w:p>
  </w:comment>
  <w:comment w:id="219" w:author="P Uetz" w:date="2017-07-09T13:42:00Z" w:initials="PU">
    <w:p w14:paraId="0468D4A1" w14:textId="281B1849" w:rsidR="008E2333" w:rsidRDefault="008E2333">
      <w:pPr>
        <w:pStyle w:val="CommentText"/>
      </w:pPr>
      <w:r>
        <w:rPr>
          <w:rStyle w:val="CommentReference"/>
        </w:rPr>
        <w:annotationRef/>
      </w:r>
      <w:r>
        <w:t xml:space="preserve">I suggest to add two rows to the top of the table, indicating by symbols </w:t>
      </w:r>
      <w:proofErr w:type="spellStart"/>
      <w:r>
        <w:t>Sc</w:t>
      </w:r>
      <w:proofErr w:type="spellEnd"/>
      <w:r>
        <w:t>/</w:t>
      </w:r>
      <w:proofErr w:type="spellStart"/>
      <w:r>
        <w:t>Sp</w:t>
      </w:r>
      <w:proofErr w:type="spellEnd"/>
      <w:r>
        <w:t xml:space="preserve"> essentiality and presence / absence</w:t>
      </w:r>
    </w:p>
  </w:comment>
  <w:comment w:id="221" w:author="P Uetz" w:date="2017-07-09T13:43:00Z" w:initials="PU">
    <w:p w14:paraId="3165F68B" w14:textId="6DFF5582" w:rsidR="000D6298" w:rsidRDefault="000D6298">
      <w:pPr>
        <w:pStyle w:val="CommentText"/>
      </w:pPr>
      <w:r>
        <w:rPr>
          <w:rStyle w:val="CommentReference"/>
        </w:rPr>
        <w:annotationRef/>
      </w:r>
      <w:r w:rsidR="00696219">
        <w:t>Add lab</w:t>
      </w:r>
      <w:r>
        <w:t>e</w:t>
      </w:r>
      <w:r w:rsidR="00696219">
        <w:t>l</w:t>
      </w:r>
      <w:r>
        <w:t xml:space="preserve"> on the right (</w:t>
      </w:r>
      <w:proofErr w:type="spellStart"/>
      <w:r>
        <w:t>yeDUFs</w:t>
      </w:r>
      <w:proofErr w:type="spellEnd"/>
      <w:r>
        <w:t xml:space="preserve">  or domains?), bottom (compounds / conditions) and color code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FEDCD8" w15:done="0"/>
  <w15:commentEx w15:paraId="14934859" w15:done="0"/>
  <w15:commentEx w15:paraId="3636EB16" w15:done="0"/>
  <w15:commentEx w15:paraId="0B0F3D39" w15:done="0"/>
  <w15:commentEx w15:paraId="10B0CADE" w15:done="0"/>
  <w15:commentEx w15:paraId="2E239D6E" w15:done="0"/>
  <w15:commentEx w15:paraId="3433973A" w15:done="0"/>
  <w15:commentEx w15:paraId="68B6EF8E" w15:done="0"/>
  <w15:commentEx w15:paraId="7A4A74AB" w15:done="0"/>
  <w15:commentEx w15:paraId="7547CDF1" w15:done="0"/>
  <w15:commentEx w15:paraId="75F08FD6" w15:done="0"/>
  <w15:commentEx w15:paraId="7B373099" w15:done="0"/>
  <w15:commentEx w15:paraId="6097D70E" w15:done="0"/>
  <w15:commentEx w15:paraId="3C2211BF" w15:done="0"/>
  <w15:commentEx w15:paraId="26378D3B" w15:done="0"/>
  <w15:commentEx w15:paraId="68307E3B" w15:done="0"/>
  <w15:commentEx w15:paraId="4AD70B86" w15:done="0"/>
  <w15:commentEx w15:paraId="0472C30C" w15:done="0"/>
  <w15:commentEx w15:paraId="6EECE66B" w15:done="0"/>
  <w15:commentEx w15:paraId="324B44B8" w15:done="0"/>
  <w15:commentEx w15:paraId="0710634D" w15:done="0"/>
  <w15:commentEx w15:paraId="324BFB2E" w15:done="0"/>
  <w15:commentEx w15:paraId="3854DE37" w15:done="0"/>
  <w15:commentEx w15:paraId="20E7645D" w15:done="0"/>
  <w15:commentEx w15:paraId="237A711F" w15:done="0"/>
  <w15:commentEx w15:paraId="70515B40" w15:done="0"/>
  <w15:commentEx w15:paraId="1A944C3B" w15:done="0"/>
  <w15:commentEx w15:paraId="5F584A4F" w15:done="0"/>
  <w15:commentEx w15:paraId="2EB2DDDB" w15:done="0"/>
  <w15:commentEx w15:paraId="4221C76C" w15:done="0"/>
  <w15:commentEx w15:paraId="4B41FDBB" w15:done="0"/>
  <w15:commentEx w15:paraId="7F31CA9D" w15:done="0"/>
  <w15:commentEx w15:paraId="22DD183F" w15:done="0"/>
  <w15:commentEx w15:paraId="0468D4A1" w15:done="0"/>
  <w15:commentEx w15:paraId="3165F68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4086E"/>
    <w:multiLevelType w:val="hybridMultilevel"/>
    <w:tmpl w:val="4AD8A00C"/>
    <w:lvl w:ilvl="0" w:tplc="931047A0">
      <w:start w:val="1"/>
      <w:numFmt w:val="bullet"/>
      <w:lvlText w:val="•"/>
      <w:lvlJc w:val="left"/>
      <w:pPr>
        <w:tabs>
          <w:tab w:val="num" w:pos="720"/>
        </w:tabs>
        <w:ind w:left="720" w:hanging="360"/>
      </w:pPr>
      <w:rPr>
        <w:rFonts w:ascii="Arial" w:hAnsi="Arial" w:hint="default"/>
      </w:rPr>
    </w:lvl>
    <w:lvl w:ilvl="1" w:tplc="252A123E" w:tentative="1">
      <w:start w:val="1"/>
      <w:numFmt w:val="bullet"/>
      <w:lvlText w:val="•"/>
      <w:lvlJc w:val="left"/>
      <w:pPr>
        <w:tabs>
          <w:tab w:val="num" w:pos="1440"/>
        </w:tabs>
        <w:ind w:left="1440" w:hanging="360"/>
      </w:pPr>
      <w:rPr>
        <w:rFonts w:ascii="Arial" w:hAnsi="Arial" w:hint="default"/>
      </w:rPr>
    </w:lvl>
    <w:lvl w:ilvl="2" w:tplc="445E58A0" w:tentative="1">
      <w:start w:val="1"/>
      <w:numFmt w:val="bullet"/>
      <w:lvlText w:val="•"/>
      <w:lvlJc w:val="left"/>
      <w:pPr>
        <w:tabs>
          <w:tab w:val="num" w:pos="2160"/>
        </w:tabs>
        <w:ind w:left="2160" w:hanging="360"/>
      </w:pPr>
      <w:rPr>
        <w:rFonts w:ascii="Arial" w:hAnsi="Arial" w:hint="default"/>
      </w:rPr>
    </w:lvl>
    <w:lvl w:ilvl="3" w:tplc="51EAE172" w:tentative="1">
      <w:start w:val="1"/>
      <w:numFmt w:val="bullet"/>
      <w:lvlText w:val="•"/>
      <w:lvlJc w:val="left"/>
      <w:pPr>
        <w:tabs>
          <w:tab w:val="num" w:pos="2880"/>
        </w:tabs>
        <w:ind w:left="2880" w:hanging="360"/>
      </w:pPr>
      <w:rPr>
        <w:rFonts w:ascii="Arial" w:hAnsi="Arial" w:hint="default"/>
      </w:rPr>
    </w:lvl>
    <w:lvl w:ilvl="4" w:tplc="633097DE" w:tentative="1">
      <w:start w:val="1"/>
      <w:numFmt w:val="bullet"/>
      <w:lvlText w:val="•"/>
      <w:lvlJc w:val="left"/>
      <w:pPr>
        <w:tabs>
          <w:tab w:val="num" w:pos="3600"/>
        </w:tabs>
        <w:ind w:left="3600" w:hanging="360"/>
      </w:pPr>
      <w:rPr>
        <w:rFonts w:ascii="Arial" w:hAnsi="Arial" w:hint="default"/>
      </w:rPr>
    </w:lvl>
    <w:lvl w:ilvl="5" w:tplc="894A532C" w:tentative="1">
      <w:start w:val="1"/>
      <w:numFmt w:val="bullet"/>
      <w:lvlText w:val="•"/>
      <w:lvlJc w:val="left"/>
      <w:pPr>
        <w:tabs>
          <w:tab w:val="num" w:pos="4320"/>
        </w:tabs>
        <w:ind w:left="4320" w:hanging="360"/>
      </w:pPr>
      <w:rPr>
        <w:rFonts w:ascii="Arial" w:hAnsi="Arial" w:hint="default"/>
      </w:rPr>
    </w:lvl>
    <w:lvl w:ilvl="6" w:tplc="4BCC2A4A" w:tentative="1">
      <w:start w:val="1"/>
      <w:numFmt w:val="bullet"/>
      <w:lvlText w:val="•"/>
      <w:lvlJc w:val="left"/>
      <w:pPr>
        <w:tabs>
          <w:tab w:val="num" w:pos="5040"/>
        </w:tabs>
        <w:ind w:left="5040" w:hanging="360"/>
      </w:pPr>
      <w:rPr>
        <w:rFonts w:ascii="Arial" w:hAnsi="Arial" w:hint="default"/>
      </w:rPr>
    </w:lvl>
    <w:lvl w:ilvl="7" w:tplc="E56AA5A2" w:tentative="1">
      <w:start w:val="1"/>
      <w:numFmt w:val="bullet"/>
      <w:lvlText w:val="•"/>
      <w:lvlJc w:val="left"/>
      <w:pPr>
        <w:tabs>
          <w:tab w:val="num" w:pos="5760"/>
        </w:tabs>
        <w:ind w:left="5760" w:hanging="360"/>
      </w:pPr>
      <w:rPr>
        <w:rFonts w:ascii="Arial" w:hAnsi="Arial" w:hint="default"/>
      </w:rPr>
    </w:lvl>
    <w:lvl w:ilvl="8" w:tplc="A61277F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ED4BDA"/>
    <w:multiLevelType w:val="hybridMultilevel"/>
    <w:tmpl w:val="80944322"/>
    <w:lvl w:ilvl="0" w:tplc="E2DCD39A">
      <w:start w:val="1"/>
      <w:numFmt w:val="bullet"/>
      <w:lvlText w:val="•"/>
      <w:lvlJc w:val="left"/>
      <w:pPr>
        <w:tabs>
          <w:tab w:val="num" w:pos="720"/>
        </w:tabs>
        <w:ind w:left="720" w:hanging="360"/>
      </w:pPr>
      <w:rPr>
        <w:rFonts w:ascii="Arial" w:hAnsi="Arial" w:hint="default"/>
      </w:rPr>
    </w:lvl>
    <w:lvl w:ilvl="1" w:tplc="6F9AFD98" w:tentative="1">
      <w:start w:val="1"/>
      <w:numFmt w:val="bullet"/>
      <w:lvlText w:val="•"/>
      <w:lvlJc w:val="left"/>
      <w:pPr>
        <w:tabs>
          <w:tab w:val="num" w:pos="1440"/>
        </w:tabs>
        <w:ind w:left="1440" w:hanging="360"/>
      </w:pPr>
      <w:rPr>
        <w:rFonts w:ascii="Arial" w:hAnsi="Arial" w:hint="default"/>
      </w:rPr>
    </w:lvl>
    <w:lvl w:ilvl="2" w:tplc="498008CC" w:tentative="1">
      <w:start w:val="1"/>
      <w:numFmt w:val="bullet"/>
      <w:lvlText w:val="•"/>
      <w:lvlJc w:val="left"/>
      <w:pPr>
        <w:tabs>
          <w:tab w:val="num" w:pos="2160"/>
        </w:tabs>
        <w:ind w:left="2160" w:hanging="360"/>
      </w:pPr>
      <w:rPr>
        <w:rFonts w:ascii="Arial" w:hAnsi="Arial" w:hint="default"/>
      </w:rPr>
    </w:lvl>
    <w:lvl w:ilvl="3" w:tplc="CEF41180" w:tentative="1">
      <w:start w:val="1"/>
      <w:numFmt w:val="bullet"/>
      <w:lvlText w:val="•"/>
      <w:lvlJc w:val="left"/>
      <w:pPr>
        <w:tabs>
          <w:tab w:val="num" w:pos="2880"/>
        </w:tabs>
        <w:ind w:left="2880" w:hanging="360"/>
      </w:pPr>
      <w:rPr>
        <w:rFonts w:ascii="Arial" w:hAnsi="Arial" w:hint="default"/>
      </w:rPr>
    </w:lvl>
    <w:lvl w:ilvl="4" w:tplc="AA202850" w:tentative="1">
      <w:start w:val="1"/>
      <w:numFmt w:val="bullet"/>
      <w:lvlText w:val="•"/>
      <w:lvlJc w:val="left"/>
      <w:pPr>
        <w:tabs>
          <w:tab w:val="num" w:pos="3600"/>
        </w:tabs>
        <w:ind w:left="3600" w:hanging="360"/>
      </w:pPr>
      <w:rPr>
        <w:rFonts w:ascii="Arial" w:hAnsi="Arial" w:hint="default"/>
      </w:rPr>
    </w:lvl>
    <w:lvl w:ilvl="5" w:tplc="D4287AAC" w:tentative="1">
      <w:start w:val="1"/>
      <w:numFmt w:val="bullet"/>
      <w:lvlText w:val="•"/>
      <w:lvlJc w:val="left"/>
      <w:pPr>
        <w:tabs>
          <w:tab w:val="num" w:pos="4320"/>
        </w:tabs>
        <w:ind w:left="4320" w:hanging="360"/>
      </w:pPr>
      <w:rPr>
        <w:rFonts w:ascii="Arial" w:hAnsi="Arial" w:hint="default"/>
      </w:rPr>
    </w:lvl>
    <w:lvl w:ilvl="6" w:tplc="B1CA2BA8" w:tentative="1">
      <w:start w:val="1"/>
      <w:numFmt w:val="bullet"/>
      <w:lvlText w:val="•"/>
      <w:lvlJc w:val="left"/>
      <w:pPr>
        <w:tabs>
          <w:tab w:val="num" w:pos="5040"/>
        </w:tabs>
        <w:ind w:left="5040" w:hanging="360"/>
      </w:pPr>
      <w:rPr>
        <w:rFonts w:ascii="Arial" w:hAnsi="Arial" w:hint="default"/>
      </w:rPr>
    </w:lvl>
    <w:lvl w:ilvl="7" w:tplc="541877FE" w:tentative="1">
      <w:start w:val="1"/>
      <w:numFmt w:val="bullet"/>
      <w:lvlText w:val="•"/>
      <w:lvlJc w:val="left"/>
      <w:pPr>
        <w:tabs>
          <w:tab w:val="num" w:pos="5760"/>
        </w:tabs>
        <w:ind w:left="5760" w:hanging="360"/>
      </w:pPr>
      <w:rPr>
        <w:rFonts w:ascii="Arial" w:hAnsi="Arial" w:hint="default"/>
      </w:rPr>
    </w:lvl>
    <w:lvl w:ilvl="8" w:tplc="A690513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3A35854"/>
    <w:multiLevelType w:val="hybridMultilevel"/>
    <w:tmpl w:val="787C8AE4"/>
    <w:lvl w:ilvl="0" w:tplc="C57A56AC">
      <w:start w:val="5"/>
      <w:numFmt w:val="decimal"/>
      <w:lvlText w:val="(%1)"/>
      <w:lvlJc w:val="left"/>
      <w:pPr>
        <w:ind w:left="720" w:hanging="360"/>
      </w:pPr>
      <w:rPr>
        <w:rFonts w:eastAsiaTheme="majorEastAsia"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CF66D8"/>
    <w:multiLevelType w:val="hybridMultilevel"/>
    <w:tmpl w:val="4D1A4834"/>
    <w:lvl w:ilvl="0" w:tplc="63FC2A8C">
      <w:start w:val="1"/>
      <w:numFmt w:val="bullet"/>
      <w:lvlText w:val="•"/>
      <w:lvlJc w:val="left"/>
      <w:pPr>
        <w:tabs>
          <w:tab w:val="num" w:pos="720"/>
        </w:tabs>
        <w:ind w:left="720" w:hanging="360"/>
      </w:pPr>
      <w:rPr>
        <w:rFonts w:ascii="Arial" w:hAnsi="Arial" w:hint="default"/>
      </w:rPr>
    </w:lvl>
    <w:lvl w:ilvl="1" w:tplc="A8404D3C">
      <w:start w:val="525"/>
      <w:numFmt w:val="bullet"/>
      <w:lvlText w:val="–"/>
      <w:lvlJc w:val="left"/>
      <w:pPr>
        <w:tabs>
          <w:tab w:val="num" w:pos="1440"/>
        </w:tabs>
        <w:ind w:left="1440" w:hanging="360"/>
      </w:pPr>
      <w:rPr>
        <w:rFonts w:ascii="Arial" w:hAnsi="Arial" w:hint="default"/>
      </w:rPr>
    </w:lvl>
    <w:lvl w:ilvl="2" w:tplc="7BAE2D70" w:tentative="1">
      <w:start w:val="1"/>
      <w:numFmt w:val="bullet"/>
      <w:lvlText w:val="•"/>
      <w:lvlJc w:val="left"/>
      <w:pPr>
        <w:tabs>
          <w:tab w:val="num" w:pos="2160"/>
        </w:tabs>
        <w:ind w:left="2160" w:hanging="360"/>
      </w:pPr>
      <w:rPr>
        <w:rFonts w:ascii="Arial" w:hAnsi="Arial" w:hint="default"/>
      </w:rPr>
    </w:lvl>
    <w:lvl w:ilvl="3" w:tplc="7318F434" w:tentative="1">
      <w:start w:val="1"/>
      <w:numFmt w:val="bullet"/>
      <w:lvlText w:val="•"/>
      <w:lvlJc w:val="left"/>
      <w:pPr>
        <w:tabs>
          <w:tab w:val="num" w:pos="2880"/>
        </w:tabs>
        <w:ind w:left="2880" w:hanging="360"/>
      </w:pPr>
      <w:rPr>
        <w:rFonts w:ascii="Arial" w:hAnsi="Arial" w:hint="default"/>
      </w:rPr>
    </w:lvl>
    <w:lvl w:ilvl="4" w:tplc="2C16AA28" w:tentative="1">
      <w:start w:val="1"/>
      <w:numFmt w:val="bullet"/>
      <w:lvlText w:val="•"/>
      <w:lvlJc w:val="left"/>
      <w:pPr>
        <w:tabs>
          <w:tab w:val="num" w:pos="3600"/>
        </w:tabs>
        <w:ind w:left="3600" w:hanging="360"/>
      </w:pPr>
      <w:rPr>
        <w:rFonts w:ascii="Arial" w:hAnsi="Arial" w:hint="default"/>
      </w:rPr>
    </w:lvl>
    <w:lvl w:ilvl="5" w:tplc="49EAFC1C" w:tentative="1">
      <w:start w:val="1"/>
      <w:numFmt w:val="bullet"/>
      <w:lvlText w:val="•"/>
      <w:lvlJc w:val="left"/>
      <w:pPr>
        <w:tabs>
          <w:tab w:val="num" w:pos="4320"/>
        </w:tabs>
        <w:ind w:left="4320" w:hanging="360"/>
      </w:pPr>
      <w:rPr>
        <w:rFonts w:ascii="Arial" w:hAnsi="Arial" w:hint="default"/>
      </w:rPr>
    </w:lvl>
    <w:lvl w:ilvl="6" w:tplc="6B062F2A" w:tentative="1">
      <w:start w:val="1"/>
      <w:numFmt w:val="bullet"/>
      <w:lvlText w:val="•"/>
      <w:lvlJc w:val="left"/>
      <w:pPr>
        <w:tabs>
          <w:tab w:val="num" w:pos="5040"/>
        </w:tabs>
        <w:ind w:left="5040" w:hanging="360"/>
      </w:pPr>
      <w:rPr>
        <w:rFonts w:ascii="Arial" w:hAnsi="Arial" w:hint="default"/>
      </w:rPr>
    </w:lvl>
    <w:lvl w:ilvl="7" w:tplc="A314B500" w:tentative="1">
      <w:start w:val="1"/>
      <w:numFmt w:val="bullet"/>
      <w:lvlText w:val="•"/>
      <w:lvlJc w:val="left"/>
      <w:pPr>
        <w:tabs>
          <w:tab w:val="num" w:pos="5760"/>
        </w:tabs>
        <w:ind w:left="5760" w:hanging="360"/>
      </w:pPr>
      <w:rPr>
        <w:rFonts w:ascii="Arial" w:hAnsi="Arial" w:hint="default"/>
      </w:rPr>
    </w:lvl>
    <w:lvl w:ilvl="8" w:tplc="36AE027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B9B324D"/>
    <w:multiLevelType w:val="hybridMultilevel"/>
    <w:tmpl w:val="BE880738"/>
    <w:lvl w:ilvl="0" w:tplc="45C4C84C">
      <w:start w:val="1"/>
      <w:numFmt w:val="bullet"/>
      <w:lvlText w:val="•"/>
      <w:lvlJc w:val="left"/>
      <w:pPr>
        <w:tabs>
          <w:tab w:val="num" w:pos="720"/>
        </w:tabs>
        <w:ind w:left="720" w:hanging="360"/>
      </w:pPr>
      <w:rPr>
        <w:rFonts w:ascii="Arial" w:hAnsi="Arial" w:hint="default"/>
      </w:rPr>
    </w:lvl>
    <w:lvl w:ilvl="1" w:tplc="90C4210E" w:tentative="1">
      <w:start w:val="1"/>
      <w:numFmt w:val="bullet"/>
      <w:lvlText w:val="•"/>
      <w:lvlJc w:val="left"/>
      <w:pPr>
        <w:tabs>
          <w:tab w:val="num" w:pos="1440"/>
        </w:tabs>
        <w:ind w:left="1440" w:hanging="360"/>
      </w:pPr>
      <w:rPr>
        <w:rFonts w:ascii="Arial" w:hAnsi="Arial" w:hint="default"/>
      </w:rPr>
    </w:lvl>
    <w:lvl w:ilvl="2" w:tplc="62FAA20E" w:tentative="1">
      <w:start w:val="1"/>
      <w:numFmt w:val="bullet"/>
      <w:lvlText w:val="•"/>
      <w:lvlJc w:val="left"/>
      <w:pPr>
        <w:tabs>
          <w:tab w:val="num" w:pos="2160"/>
        </w:tabs>
        <w:ind w:left="2160" w:hanging="360"/>
      </w:pPr>
      <w:rPr>
        <w:rFonts w:ascii="Arial" w:hAnsi="Arial" w:hint="default"/>
      </w:rPr>
    </w:lvl>
    <w:lvl w:ilvl="3" w:tplc="72CA09AE" w:tentative="1">
      <w:start w:val="1"/>
      <w:numFmt w:val="bullet"/>
      <w:lvlText w:val="•"/>
      <w:lvlJc w:val="left"/>
      <w:pPr>
        <w:tabs>
          <w:tab w:val="num" w:pos="2880"/>
        </w:tabs>
        <w:ind w:left="2880" w:hanging="360"/>
      </w:pPr>
      <w:rPr>
        <w:rFonts w:ascii="Arial" w:hAnsi="Arial" w:hint="default"/>
      </w:rPr>
    </w:lvl>
    <w:lvl w:ilvl="4" w:tplc="93D011C2" w:tentative="1">
      <w:start w:val="1"/>
      <w:numFmt w:val="bullet"/>
      <w:lvlText w:val="•"/>
      <w:lvlJc w:val="left"/>
      <w:pPr>
        <w:tabs>
          <w:tab w:val="num" w:pos="3600"/>
        </w:tabs>
        <w:ind w:left="3600" w:hanging="360"/>
      </w:pPr>
      <w:rPr>
        <w:rFonts w:ascii="Arial" w:hAnsi="Arial" w:hint="default"/>
      </w:rPr>
    </w:lvl>
    <w:lvl w:ilvl="5" w:tplc="9B62891A" w:tentative="1">
      <w:start w:val="1"/>
      <w:numFmt w:val="bullet"/>
      <w:lvlText w:val="•"/>
      <w:lvlJc w:val="left"/>
      <w:pPr>
        <w:tabs>
          <w:tab w:val="num" w:pos="4320"/>
        </w:tabs>
        <w:ind w:left="4320" w:hanging="360"/>
      </w:pPr>
      <w:rPr>
        <w:rFonts w:ascii="Arial" w:hAnsi="Arial" w:hint="default"/>
      </w:rPr>
    </w:lvl>
    <w:lvl w:ilvl="6" w:tplc="2D1A9816" w:tentative="1">
      <w:start w:val="1"/>
      <w:numFmt w:val="bullet"/>
      <w:lvlText w:val="•"/>
      <w:lvlJc w:val="left"/>
      <w:pPr>
        <w:tabs>
          <w:tab w:val="num" w:pos="5040"/>
        </w:tabs>
        <w:ind w:left="5040" w:hanging="360"/>
      </w:pPr>
      <w:rPr>
        <w:rFonts w:ascii="Arial" w:hAnsi="Arial" w:hint="default"/>
      </w:rPr>
    </w:lvl>
    <w:lvl w:ilvl="7" w:tplc="FFEA6F8C" w:tentative="1">
      <w:start w:val="1"/>
      <w:numFmt w:val="bullet"/>
      <w:lvlText w:val="•"/>
      <w:lvlJc w:val="left"/>
      <w:pPr>
        <w:tabs>
          <w:tab w:val="num" w:pos="5760"/>
        </w:tabs>
        <w:ind w:left="5760" w:hanging="360"/>
      </w:pPr>
      <w:rPr>
        <w:rFonts w:ascii="Arial" w:hAnsi="Arial" w:hint="default"/>
      </w:rPr>
    </w:lvl>
    <w:lvl w:ilvl="8" w:tplc="E512873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86D142D"/>
    <w:multiLevelType w:val="hybridMultilevel"/>
    <w:tmpl w:val="747C319A"/>
    <w:lvl w:ilvl="0" w:tplc="6936A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CD4467"/>
    <w:multiLevelType w:val="hybridMultilevel"/>
    <w:tmpl w:val="CAEC46C4"/>
    <w:lvl w:ilvl="0" w:tplc="35B6D1CE">
      <w:start w:val="1"/>
      <w:numFmt w:val="bullet"/>
      <w:lvlText w:val="•"/>
      <w:lvlJc w:val="left"/>
      <w:pPr>
        <w:tabs>
          <w:tab w:val="num" w:pos="720"/>
        </w:tabs>
        <w:ind w:left="720" w:hanging="360"/>
      </w:pPr>
      <w:rPr>
        <w:rFonts w:ascii="Arial" w:hAnsi="Arial" w:hint="default"/>
      </w:rPr>
    </w:lvl>
    <w:lvl w:ilvl="1" w:tplc="7726778E" w:tentative="1">
      <w:start w:val="1"/>
      <w:numFmt w:val="bullet"/>
      <w:lvlText w:val="•"/>
      <w:lvlJc w:val="left"/>
      <w:pPr>
        <w:tabs>
          <w:tab w:val="num" w:pos="1440"/>
        </w:tabs>
        <w:ind w:left="1440" w:hanging="360"/>
      </w:pPr>
      <w:rPr>
        <w:rFonts w:ascii="Arial" w:hAnsi="Arial" w:hint="default"/>
      </w:rPr>
    </w:lvl>
    <w:lvl w:ilvl="2" w:tplc="F9F4CA74" w:tentative="1">
      <w:start w:val="1"/>
      <w:numFmt w:val="bullet"/>
      <w:lvlText w:val="•"/>
      <w:lvlJc w:val="left"/>
      <w:pPr>
        <w:tabs>
          <w:tab w:val="num" w:pos="2160"/>
        </w:tabs>
        <w:ind w:left="2160" w:hanging="360"/>
      </w:pPr>
      <w:rPr>
        <w:rFonts w:ascii="Arial" w:hAnsi="Arial" w:hint="default"/>
      </w:rPr>
    </w:lvl>
    <w:lvl w:ilvl="3" w:tplc="68865F8A" w:tentative="1">
      <w:start w:val="1"/>
      <w:numFmt w:val="bullet"/>
      <w:lvlText w:val="•"/>
      <w:lvlJc w:val="left"/>
      <w:pPr>
        <w:tabs>
          <w:tab w:val="num" w:pos="2880"/>
        </w:tabs>
        <w:ind w:left="2880" w:hanging="360"/>
      </w:pPr>
      <w:rPr>
        <w:rFonts w:ascii="Arial" w:hAnsi="Arial" w:hint="default"/>
      </w:rPr>
    </w:lvl>
    <w:lvl w:ilvl="4" w:tplc="8C88D300" w:tentative="1">
      <w:start w:val="1"/>
      <w:numFmt w:val="bullet"/>
      <w:lvlText w:val="•"/>
      <w:lvlJc w:val="left"/>
      <w:pPr>
        <w:tabs>
          <w:tab w:val="num" w:pos="3600"/>
        </w:tabs>
        <w:ind w:left="3600" w:hanging="360"/>
      </w:pPr>
      <w:rPr>
        <w:rFonts w:ascii="Arial" w:hAnsi="Arial" w:hint="default"/>
      </w:rPr>
    </w:lvl>
    <w:lvl w:ilvl="5" w:tplc="2EA61DEC" w:tentative="1">
      <w:start w:val="1"/>
      <w:numFmt w:val="bullet"/>
      <w:lvlText w:val="•"/>
      <w:lvlJc w:val="left"/>
      <w:pPr>
        <w:tabs>
          <w:tab w:val="num" w:pos="4320"/>
        </w:tabs>
        <w:ind w:left="4320" w:hanging="360"/>
      </w:pPr>
      <w:rPr>
        <w:rFonts w:ascii="Arial" w:hAnsi="Arial" w:hint="default"/>
      </w:rPr>
    </w:lvl>
    <w:lvl w:ilvl="6" w:tplc="70747418" w:tentative="1">
      <w:start w:val="1"/>
      <w:numFmt w:val="bullet"/>
      <w:lvlText w:val="•"/>
      <w:lvlJc w:val="left"/>
      <w:pPr>
        <w:tabs>
          <w:tab w:val="num" w:pos="5040"/>
        </w:tabs>
        <w:ind w:left="5040" w:hanging="360"/>
      </w:pPr>
      <w:rPr>
        <w:rFonts w:ascii="Arial" w:hAnsi="Arial" w:hint="default"/>
      </w:rPr>
    </w:lvl>
    <w:lvl w:ilvl="7" w:tplc="566E3BA6" w:tentative="1">
      <w:start w:val="1"/>
      <w:numFmt w:val="bullet"/>
      <w:lvlText w:val="•"/>
      <w:lvlJc w:val="left"/>
      <w:pPr>
        <w:tabs>
          <w:tab w:val="num" w:pos="5760"/>
        </w:tabs>
        <w:ind w:left="5760" w:hanging="360"/>
      </w:pPr>
      <w:rPr>
        <w:rFonts w:ascii="Arial" w:hAnsi="Arial" w:hint="default"/>
      </w:rPr>
    </w:lvl>
    <w:lvl w:ilvl="8" w:tplc="E3283B68"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6"/>
  </w:num>
  <w:num w:numId="3">
    <w:abstractNumId w:val="4"/>
  </w:num>
  <w:num w:numId="4">
    <w:abstractNumId w:val="3"/>
  </w:num>
  <w:num w:numId="5">
    <w:abstractNumId w:val="1"/>
  </w:num>
  <w:num w:numId="6">
    <w:abstractNumId w:val="5"/>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oodacre, Norman *">
    <w15:presenceInfo w15:providerId="AD" w15:userId="S-1-5-21-1078081533-606747145-839522115-3078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1C2F"/>
    <w:rsid w:val="000248A2"/>
    <w:rsid w:val="00027C81"/>
    <w:rsid w:val="00034FB7"/>
    <w:rsid w:val="00046BFA"/>
    <w:rsid w:val="00060F3D"/>
    <w:rsid w:val="00066D79"/>
    <w:rsid w:val="00073050"/>
    <w:rsid w:val="00073E31"/>
    <w:rsid w:val="000A2A68"/>
    <w:rsid w:val="000A78CC"/>
    <w:rsid w:val="000C1B81"/>
    <w:rsid w:val="000C35B0"/>
    <w:rsid w:val="000C3EF4"/>
    <w:rsid w:val="000D1CB7"/>
    <w:rsid w:val="000D6298"/>
    <w:rsid w:val="000D6E75"/>
    <w:rsid w:val="000E0DC5"/>
    <w:rsid w:val="000F03E5"/>
    <w:rsid w:val="000F0B69"/>
    <w:rsid w:val="00104F96"/>
    <w:rsid w:val="001078EC"/>
    <w:rsid w:val="00125E1A"/>
    <w:rsid w:val="00127EB7"/>
    <w:rsid w:val="001348CF"/>
    <w:rsid w:val="001404EA"/>
    <w:rsid w:val="00150F48"/>
    <w:rsid w:val="00152D60"/>
    <w:rsid w:val="001579C2"/>
    <w:rsid w:val="001632A9"/>
    <w:rsid w:val="00176D7A"/>
    <w:rsid w:val="00180D5C"/>
    <w:rsid w:val="00194C9B"/>
    <w:rsid w:val="001975F4"/>
    <w:rsid w:val="001C1067"/>
    <w:rsid w:val="001D28FC"/>
    <w:rsid w:val="001D4863"/>
    <w:rsid w:val="001E53BC"/>
    <w:rsid w:val="001E7868"/>
    <w:rsid w:val="001F0E31"/>
    <w:rsid w:val="00200216"/>
    <w:rsid w:val="0020238D"/>
    <w:rsid w:val="00206ACE"/>
    <w:rsid w:val="00211469"/>
    <w:rsid w:val="00213F66"/>
    <w:rsid w:val="002160B4"/>
    <w:rsid w:val="0022130A"/>
    <w:rsid w:val="002216BB"/>
    <w:rsid w:val="002227F9"/>
    <w:rsid w:val="00223AE1"/>
    <w:rsid w:val="00225151"/>
    <w:rsid w:val="0022798B"/>
    <w:rsid w:val="0023382A"/>
    <w:rsid w:val="00247B1F"/>
    <w:rsid w:val="00247D5F"/>
    <w:rsid w:val="002519CA"/>
    <w:rsid w:val="00253028"/>
    <w:rsid w:val="002659F3"/>
    <w:rsid w:val="002726A6"/>
    <w:rsid w:val="00280798"/>
    <w:rsid w:val="002B59A7"/>
    <w:rsid w:val="002B67D3"/>
    <w:rsid w:val="002C33CE"/>
    <w:rsid w:val="002C7FFD"/>
    <w:rsid w:val="002E40B6"/>
    <w:rsid w:val="002E5752"/>
    <w:rsid w:val="002F0D36"/>
    <w:rsid w:val="002F57CA"/>
    <w:rsid w:val="00306D09"/>
    <w:rsid w:val="00321C1C"/>
    <w:rsid w:val="00333779"/>
    <w:rsid w:val="00336729"/>
    <w:rsid w:val="003404D6"/>
    <w:rsid w:val="003404E4"/>
    <w:rsid w:val="003432B9"/>
    <w:rsid w:val="00344967"/>
    <w:rsid w:val="00347228"/>
    <w:rsid w:val="00352846"/>
    <w:rsid w:val="00352EF3"/>
    <w:rsid w:val="00356E9F"/>
    <w:rsid w:val="003610DA"/>
    <w:rsid w:val="003677AF"/>
    <w:rsid w:val="00372EC8"/>
    <w:rsid w:val="0038529F"/>
    <w:rsid w:val="0038715C"/>
    <w:rsid w:val="003A0FA2"/>
    <w:rsid w:val="003A5049"/>
    <w:rsid w:val="003B64D6"/>
    <w:rsid w:val="003B7408"/>
    <w:rsid w:val="003C11AD"/>
    <w:rsid w:val="003C4F9C"/>
    <w:rsid w:val="003D0188"/>
    <w:rsid w:val="003E507F"/>
    <w:rsid w:val="00405D4F"/>
    <w:rsid w:val="00410947"/>
    <w:rsid w:val="004175B4"/>
    <w:rsid w:val="0043298E"/>
    <w:rsid w:val="00442289"/>
    <w:rsid w:val="004504B1"/>
    <w:rsid w:val="0045257C"/>
    <w:rsid w:val="0045653D"/>
    <w:rsid w:val="004647DA"/>
    <w:rsid w:val="004674FA"/>
    <w:rsid w:val="00467DBB"/>
    <w:rsid w:val="004724A6"/>
    <w:rsid w:val="00472ADC"/>
    <w:rsid w:val="00475008"/>
    <w:rsid w:val="00480060"/>
    <w:rsid w:val="004827C3"/>
    <w:rsid w:val="0048440C"/>
    <w:rsid w:val="00484EE2"/>
    <w:rsid w:val="0048623C"/>
    <w:rsid w:val="00491D7D"/>
    <w:rsid w:val="00496016"/>
    <w:rsid w:val="00496BFA"/>
    <w:rsid w:val="004A377D"/>
    <w:rsid w:val="004A596A"/>
    <w:rsid w:val="004B2003"/>
    <w:rsid w:val="004B5755"/>
    <w:rsid w:val="004B792B"/>
    <w:rsid w:val="004C139B"/>
    <w:rsid w:val="004C1A7D"/>
    <w:rsid w:val="004C762E"/>
    <w:rsid w:val="004D24F5"/>
    <w:rsid w:val="004D3A52"/>
    <w:rsid w:val="004E1C2F"/>
    <w:rsid w:val="004F059F"/>
    <w:rsid w:val="004F4255"/>
    <w:rsid w:val="004F4F74"/>
    <w:rsid w:val="004F5FA6"/>
    <w:rsid w:val="00500A13"/>
    <w:rsid w:val="00504CAF"/>
    <w:rsid w:val="00511619"/>
    <w:rsid w:val="00512B6C"/>
    <w:rsid w:val="00513C2E"/>
    <w:rsid w:val="0052628A"/>
    <w:rsid w:val="0053397B"/>
    <w:rsid w:val="00536800"/>
    <w:rsid w:val="00543F92"/>
    <w:rsid w:val="005465E4"/>
    <w:rsid w:val="005473C7"/>
    <w:rsid w:val="00550E27"/>
    <w:rsid w:val="00553AEB"/>
    <w:rsid w:val="0055400F"/>
    <w:rsid w:val="00556ABC"/>
    <w:rsid w:val="00560B49"/>
    <w:rsid w:val="00560D9F"/>
    <w:rsid w:val="005611B8"/>
    <w:rsid w:val="005621EC"/>
    <w:rsid w:val="0056762A"/>
    <w:rsid w:val="00571582"/>
    <w:rsid w:val="00575424"/>
    <w:rsid w:val="00577779"/>
    <w:rsid w:val="00581887"/>
    <w:rsid w:val="00583CB7"/>
    <w:rsid w:val="00587EC5"/>
    <w:rsid w:val="005A0900"/>
    <w:rsid w:val="005A47D5"/>
    <w:rsid w:val="005A6698"/>
    <w:rsid w:val="005B31B6"/>
    <w:rsid w:val="005D0178"/>
    <w:rsid w:val="005D048C"/>
    <w:rsid w:val="005D3BEA"/>
    <w:rsid w:val="005D7DCC"/>
    <w:rsid w:val="005E78A8"/>
    <w:rsid w:val="005F054C"/>
    <w:rsid w:val="005F181D"/>
    <w:rsid w:val="005F1E34"/>
    <w:rsid w:val="00601A39"/>
    <w:rsid w:val="006042F2"/>
    <w:rsid w:val="006046E7"/>
    <w:rsid w:val="00605807"/>
    <w:rsid w:val="00606139"/>
    <w:rsid w:val="00613993"/>
    <w:rsid w:val="0061621C"/>
    <w:rsid w:val="006307D3"/>
    <w:rsid w:val="00650FBF"/>
    <w:rsid w:val="00656C08"/>
    <w:rsid w:val="0066245E"/>
    <w:rsid w:val="00663FE0"/>
    <w:rsid w:val="00672A3F"/>
    <w:rsid w:val="0068354F"/>
    <w:rsid w:val="00684144"/>
    <w:rsid w:val="006855EE"/>
    <w:rsid w:val="0068568F"/>
    <w:rsid w:val="00685A87"/>
    <w:rsid w:val="00687E0B"/>
    <w:rsid w:val="0069411B"/>
    <w:rsid w:val="00696219"/>
    <w:rsid w:val="00696EA8"/>
    <w:rsid w:val="006A7DAB"/>
    <w:rsid w:val="006B20DF"/>
    <w:rsid w:val="006B37C6"/>
    <w:rsid w:val="006C67D3"/>
    <w:rsid w:val="006C7066"/>
    <w:rsid w:val="006C72EA"/>
    <w:rsid w:val="006C7F58"/>
    <w:rsid w:val="006D0AA9"/>
    <w:rsid w:val="006E1268"/>
    <w:rsid w:val="006E5C75"/>
    <w:rsid w:val="00712AFA"/>
    <w:rsid w:val="00731902"/>
    <w:rsid w:val="00733100"/>
    <w:rsid w:val="00733D01"/>
    <w:rsid w:val="0073618E"/>
    <w:rsid w:val="007454D3"/>
    <w:rsid w:val="0074565A"/>
    <w:rsid w:val="00750E10"/>
    <w:rsid w:val="0075212A"/>
    <w:rsid w:val="0075334F"/>
    <w:rsid w:val="00754D42"/>
    <w:rsid w:val="007629EF"/>
    <w:rsid w:val="007679D3"/>
    <w:rsid w:val="00775280"/>
    <w:rsid w:val="00777016"/>
    <w:rsid w:val="007A78DC"/>
    <w:rsid w:val="007B654A"/>
    <w:rsid w:val="007B681E"/>
    <w:rsid w:val="007D1B2E"/>
    <w:rsid w:val="007D599F"/>
    <w:rsid w:val="007E25BB"/>
    <w:rsid w:val="007F1211"/>
    <w:rsid w:val="007F1E5A"/>
    <w:rsid w:val="007F2B3B"/>
    <w:rsid w:val="00802961"/>
    <w:rsid w:val="00803741"/>
    <w:rsid w:val="00807390"/>
    <w:rsid w:val="00810CFB"/>
    <w:rsid w:val="008114CE"/>
    <w:rsid w:val="00817606"/>
    <w:rsid w:val="00817B80"/>
    <w:rsid w:val="00831D83"/>
    <w:rsid w:val="008355D6"/>
    <w:rsid w:val="00836807"/>
    <w:rsid w:val="00844BB5"/>
    <w:rsid w:val="0084630C"/>
    <w:rsid w:val="00847B3B"/>
    <w:rsid w:val="008564EE"/>
    <w:rsid w:val="008646E1"/>
    <w:rsid w:val="00864DB5"/>
    <w:rsid w:val="0086615C"/>
    <w:rsid w:val="0087044D"/>
    <w:rsid w:val="00874688"/>
    <w:rsid w:val="00895F27"/>
    <w:rsid w:val="00897BA0"/>
    <w:rsid w:val="008A05AF"/>
    <w:rsid w:val="008A390A"/>
    <w:rsid w:val="008A5F54"/>
    <w:rsid w:val="008B3025"/>
    <w:rsid w:val="008B74BE"/>
    <w:rsid w:val="008D021E"/>
    <w:rsid w:val="008D7DFF"/>
    <w:rsid w:val="008E2333"/>
    <w:rsid w:val="008E569F"/>
    <w:rsid w:val="008F6309"/>
    <w:rsid w:val="00900054"/>
    <w:rsid w:val="00900172"/>
    <w:rsid w:val="00903170"/>
    <w:rsid w:val="00905A8F"/>
    <w:rsid w:val="0090727E"/>
    <w:rsid w:val="009101C0"/>
    <w:rsid w:val="00910E6A"/>
    <w:rsid w:val="00916DFE"/>
    <w:rsid w:val="0092160F"/>
    <w:rsid w:val="00940035"/>
    <w:rsid w:val="00942D6E"/>
    <w:rsid w:val="0094586A"/>
    <w:rsid w:val="009540A3"/>
    <w:rsid w:val="00963359"/>
    <w:rsid w:val="009659AA"/>
    <w:rsid w:val="00965CA2"/>
    <w:rsid w:val="00990235"/>
    <w:rsid w:val="00990341"/>
    <w:rsid w:val="00993145"/>
    <w:rsid w:val="009A3E1D"/>
    <w:rsid w:val="009B0EC9"/>
    <w:rsid w:val="009B78C0"/>
    <w:rsid w:val="009C049F"/>
    <w:rsid w:val="009D4F98"/>
    <w:rsid w:val="009E08F2"/>
    <w:rsid w:val="009E35E3"/>
    <w:rsid w:val="009E4794"/>
    <w:rsid w:val="009F5FF9"/>
    <w:rsid w:val="00A00A3D"/>
    <w:rsid w:val="00A04E39"/>
    <w:rsid w:val="00A156EB"/>
    <w:rsid w:val="00A2787E"/>
    <w:rsid w:val="00A3380B"/>
    <w:rsid w:val="00A50834"/>
    <w:rsid w:val="00A610A1"/>
    <w:rsid w:val="00A61D8E"/>
    <w:rsid w:val="00A64C38"/>
    <w:rsid w:val="00A823C2"/>
    <w:rsid w:val="00A827CC"/>
    <w:rsid w:val="00A84916"/>
    <w:rsid w:val="00A943E4"/>
    <w:rsid w:val="00A97899"/>
    <w:rsid w:val="00AA159E"/>
    <w:rsid w:val="00AB356F"/>
    <w:rsid w:val="00AC0433"/>
    <w:rsid w:val="00AC1059"/>
    <w:rsid w:val="00AC5C00"/>
    <w:rsid w:val="00AD74BA"/>
    <w:rsid w:val="00AF2976"/>
    <w:rsid w:val="00B0327D"/>
    <w:rsid w:val="00B06F60"/>
    <w:rsid w:val="00B07518"/>
    <w:rsid w:val="00B07EA0"/>
    <w:rsid w:val="00B17BF3"/>
    <w:rsid w:val="00B212B3"/>
    <w:rsid w:val="00B2300A"/>
    <w:rsid w:val="00B23A1F"/>
    <w:rsid w:val="00B24CB6"/>
    <w:rsid w:val="00B264CC"/>
    <w:rsid w:val="00B35ED7"/>
    <w:rsid w:val="00B44AE3"/>
    <w:rsid w:val="00B53882"/>
    <w:rsid w:val="00B55D79"/>
    <w:rsid w:val="00B576F8"/>
    <w:rsid w:val="00B6218B"/>
    <w:rsid w:val="00B64FBC"/>
    <w:rsid w:val="00B716B6"/>
    <w:rsid w:val="00B71FD6"/>
    <w:rsid w:val="00B73813"/>
    <w:rsid w:val="00B84A24"/>
    <w:rsid w:val="00BA0D45"/>
    <w:rsid w:val="00BA3F38"/>
    <w:rsid w:val="00BB70C7"/>
    <w:rsid w:val="00BC1EBB"/>
    <w:rsid w:val="00BC5A11"/>
    <w:rsid w:val="00BC5D05"/>
    <w:rsid w:val="00BD052C"/>
    <w:rsid w:val="00BD408F"/>
    <w:rsid w:val="00BD7275"/>
    <w:rsid w:val="00BE4C83"/>
    <w:rsid w:val="00BE52E1"/>
    <w:rsid w:val="00BE7B71"/>
    <w:rsid w:val="00BF7F2E"/>
    <w:rsid w:val="00C13FCA"/>
    <w:rsid w:val="00C1423F"/>
    <w:rsid w:val="00C2548C"/>
    <w:rsid w:val="00C26A43"/>
    <w:rsid w:val="00C312F6"/>
    <w:rsid w:val="00C40B1A"/>
    <w:rsid w:val="00C40E37"/>
    <w:rsid w:val="00C41325"/>
    <w:rsid w:val="00C44791"/>
    <w:rsid w:val="00C4700F"/>
    <w:rsid w:val="00C47195"/>
    <w:rsid w:val="00C50E9E"/>
    <w:rsid w:val="00C5318B"/>
    <w:rsid w:val="00C65B7B"/>
    <w:rsid w:val="00C83D1B"/>
    <w:rsid w:val="00C865E0"/>
    <w:rsid w:val="00C909A7"/>
    <w:rsid w:val="00C92580"/>
    <w:rsid w:val="00CA2ED5"/>
    <w:rsid w:val="00CB14FE"/>
    <w:rsid w:val="00CB3D55"/>
    <w:rsid w:val="00CC0BDB"/>
    <w:rsid w:val="00CD3BC2"/>
    <w:rsid w:val="00CD7BB6"/>
    <w:rsid w:val="00CE289C"/>
    <w:rsid w:val="00CF0FA7"/>
    <w:rsid w:val="00D02528"/>
    <w:rsid w:val="00D03AB0"/>
    <w:rsid w:val="00D06E95"/>
    <w:rsid w:val="00D11721"/>
    <w:rsid w:val="00D2379B"/>
    <w:rsid w:val="00D2571B"/>
    <w:rsid w:val="00D30B05"/>
    <w:rsid w:val="00D3142F"/>
    <w:rsid w:val="00D37449"/>
    <w:rsid w:val="00D47993"/>
    <w:rsid w:val="00D532A3"/>
    <w:rsid w:val="00D615FF"/>
    <w:rsid w:val="00D63BF7"/>
    <w:rsid w:val="00D72CEB"/>
    <w:rsid w:val="00D82240"/>
    <w:rsid w:val="00D8282D"/>
    <w:rsid w:val="00D83D08"/>
    <w:rsid w:val="00D93359"/>
    <w:rsid w:val="00DA3A94"/>
    <w:rsid w:val="00DA562B"/>
    <w:rsid w:val="00DA76AC"/>
    <w:rsid w:val="00DB11AE"/>
    <w:rsid w:val="00DB3EB0"/>
    <w:rsid w:val="00DB3FC6"/>
    <w:rsid w:val="00DB440E"/>
    <w:rsid w:val="00DC363C"/>
    <w:rsid w:val="00DC55CF"/>
    <w:rsid w:val="00DE1DE8"/>
    <w:rsid w:val="00DE29B2"/>
    <w:rsid w:val="00DE5BDE"/>
    <w:rsid w:val="00DF1C0D"/>
    <w:rsid w:val="00DF50AB"/>
    <w:rsid w:val="00E11880"/>
    <w:rsid w:val="00E17E93"/>
    <w:rsid w:val="00E20C2E"/>
    <w:rsid w:val="00E20DC5"/>
    <w:rsid w:val="00E212BA"/>
    <w:rsid w:val="00E3042A"/>
    <w:rsid w:val="00E3105F"/>
    <w:rsid w:val="00E3230D"/>
    <w:rsid w:val="00E3462C"/>
    <w:rsid w:val="00E4386B"/>
    <w:rsid w:val="00E53839"/>
    <w:rsid w:val="00E54DD3"/>
    <w:rsid w:val="00E5676A"/>
    <w:rsid w:val="00E62581"/>
    <w:rsid w:val="00E63C0E"/>
    <w:rsid w:val="00E74573"/>
    <w:rsid w:val="00E75CCA"/>
    <w:rsid w:val="00E80256"/>
    <w:rsid w:val="00E813C6"/>
    <w:rsid w:val="00E85CE9"/>
    <w:rsid w:val="00E9703B"/>
    <w:rsid w:val="00EA0503"/>
    <w:rsid w:val="00EA1E9F"/>
    <w:rsid w:val="00EC21C0"/>
    <w:rsid w:val="00ED1F70"/>
    <w:rsid w:val="00ED2C82"/>
    <w:rsid w:val="00ED395C"/>
    <w:rsid w:val="00ED6EA4"/>
    <w:rsid w:val="00ED7C48"/>
    <w:rsid w:val="00EE0164"/>
    <w:rsid w:val="00EE4155"/>
    <w:rsid w:val="00F0446A"/>
    <w:rsid w:val="00F06303"/>
    <w:rsid w:val="00F10D86"/>
    <w:rsid w:val="00F11B2A"/>
    <w:rsid w:val="00F13B4E"/>
    <w:rsid w:val="00F13B54"/>
    <w:rsid w:val="00F16281"/>
    <w:rsid w:val="00F2082C"/>
    <w:rsid w:val="00F23830"/>
    <w:rsid w:val="00F3198A"/>
    <w:rsid w:val="00F3364B"/>
    <w:rsid w:val="00F367F4"/>
    <w:rsid w:val="00F45D21"/>
    <w:rsid w:val="00F464AD"/>
    <w:rsid w:val="00F610AA"/>
    <w:rsid w:val="00F62135"/>
    <w:rsid w:val="00F65EDF"/>
    <w:rsid w:val="00F74601"/>
    <w:rsid w:val="00F74B14"/>
    <w:rsid w:val="00F77896"/>
    <w:rsid w:val="00F81451"/>
    <w:rsid w:val="00FA65B4"/>
    <w:rsid w:val="00FA70DC"/>
    <w:rsid w:val="00FB070D"/>
    <w:rsid w:val="00FB5244"/>
    <w:rsid w:val="00FC2BEF"/>
    <w:rsid w:val="00FC692C"/>
    <w:rsid w:val="00FD6194"/>
    <w:rsid w:val="00FE3E16"/>
    <w:rsid w:val="00FF2BCC"/>
    <w:rsid w:val="00FF3200"/>
    <w:rsid w:val="00FF55B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10973E"/>
  <w15:docId w15:val="{F6CE5715-7EDE-4EEB-A698-253788FD9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E1C2F"/>
    <w:rPr>
      <w:sz w:val="16"/>
      <w:szCs w:val="16"/>
    </w:rPr>
  </w:style>
  <w:style w:type="paragraph" w:styleId="CommentText">
    <w:name w:val="annotation text"/>
    <w:basedOn w:val="Normal"/>
    <w:link w:val="CommentTextChar"/>
    <w:uiPriority w:val="99"/>
    <w:semiHidden/>
    <w:unhideWhenUsed/>
    <w:rsid w:val="004E1C2F"/>
    <w:pPr>
      <w:spacing w:line="240" w:lineRule="auto"/>
    </w:pPr>
    <w:rPr>
      <w:sz w:val="20"/>
      <w:szCs w:val="20"/>
    </w:rPr>
  </w:style>
  <w:style w:type="character" w:customStyle="1" w:styleId="CommentTextChar">
    <w:name w:val="Comment Text Char"/>
    <w:basedOn w:val="DefaultParagraphFont"/>
    <w:link w:val="CommentText"/>
    <w:uiPriority w:val="99"/>
    <w:semiHidden/>
    <w:rsid w:val="004E1C2F"/>
    <w:rPr>
      <w:sz w:val="20"/>
      <w:szCs w:val="20"/>
    </w:rPr>
  </w:style>
  <w:style w:type="paragraph" w:styleId="CommentSubject">
    <w:name w:val="annotation subject"/>
    <w:basedOn w:val="CommentText"/>
    <w:next w:val="CommentText"/>
    <w:link w:val="CommentSubjectChar"/>
    <w:uiPriority w:val="99"/>
    <w:semiHidden/>
    <w:unhideWhenUsed/>
    <w:rsid w:val="004E1C2F"/>
    <w:rPr>
      <w:b/>
      <w:bCs/>
    </w:rPr>
  </w:style>
  <w:style w:type="character" w:customStyle="1" w:styleId="CommentSubjectChar">
    <w:name w:val="Comment Subject Char"/>
    <w:basedOn w:val="CommentTextChar"/>
    <w:link w:val="CommentSubject"/>
    <w:uiPriority w:val="99"/>
    <w:semiHidden/>
    <w:rsid w:val="004E1C2F"/>
    <w:rPr>
      <w:b/>
      <w:bCs/>
      <w:sz w:val="20"/>
      <w:szCs w:val="20"/>
    </w:rPr>
  </w:style>
  <w:style w:type="paragraph" w:styleId="BalloonText">
    <w:name w:val="Balloon Text"/>
    <w:basedOn w:val="Normal"/>
    <w:link w:val="BalloonTextChar"/>
    <w:uiPriority w:val="99"/>
    <w:semiHidden/>
    <w:unhideWhenUsed/>
    <w:rsid w:val="004E1C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1C2F"/>
    <w:rPr>
      <w:rFonts w:ascii="Tahoma" w:hAnsi="Tahoma" w:cs="Tahoma"/>
      <w:sz w:val="16"/>
      <w:szCs w:val="16"/>
    </w:rPr>
  </w:style>
  <w:style w:type="character" w:styleId="Hyperlink">
    <w:name w:val="Hyperlink"/>
    <w:basedOn w:val="DefaultParagraphFont"/>
    <w:uiPriority w:val="99"/>
    <w:semiHidden/>
    <w:unhideWhenUsed/>
    <w:rsid w:val="004E1C2F"/>
    <w:rPr>
      <w:color w:val="0000FF"/>
      <w:u w:val="single"/>
    </w:rPr>
  </w:style>
  <w:style w:type="character" w:customStyle="1" w:styleId="apple-converted-space">
    <w:name w:val="apple-converted-space"/>
    <w:basedOn w:val="DefaultParagraphFont"/>
    <w:rsid w:val="004E1C2F"/>
  </w:style>
  <w:style w:type="character" w:styleId="PlaceholderText">
    <w:name w:val="Placeholder Text"/>
    <w:basedOn w:val="DefaultParagraphFont"/>
    <w:uiPriority w:val="99"/>
    <w:semiHidden/>
    <w:rsid w:val="00F11B2A"/>
    <w:rPr>
      <w:color w:val="808080"/>
    </w:rPr>
  </w:style>
  <w:style w:type="paragraph" w:styleId="NormalWeb">
    <w:name w:val="Normal (Web)"/>
    <w:basedOn w:val="Normal"/>
    <w:uiPriority w:val="99"/>
    <w:semiHidden/>
    <w:unhideWhenUsed/>
    <w:rsid w:val="00BF7F2E"/>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59"/>
    <w:rsid w:val="00E118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40B1A"/>
    <w:pPr>
      <w:spacing w:after="0" w:line="240" w:lineRule="auto"/>
      <w:ind w:left="720"/>
      <w:contextualSpacing/>
    </w:pPr>
    <w:rPr>
      <w:rFonts w:ascii="Times New Roman" w:eastAsia="Times New Roman" w:hAnsi="Times New Roman" w:cs="Times New Roman"/>
      <w:sz w:val="24"/>
      <w:szCs w:val="24"/>
      <w:lang w:eastAsia="en-US"/>
    </w:rPr>
  </w:style>
  <w:style w:type="paragraph" w:styleId="Revision">
    <w:name w:val="Revision"/>
    <w:hidden/>
    <w:uiPriority w:val="99"/>
    <w:semiHidden/>
    <w:rsid w:val="00DB440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3616917">
      <w:bodyDiv w:val="1"/>
      <w:marLeft w:val="0"/>
      <w:marRight w:val="0"/>
      <w:marTop w:val="0"/>
      <w:marBottom w:val="0"/>
      <w:divBdr>
        <w:top w:val="none" w:sz="0" w:space="0" w:color="auto"/>
        <w:left w:val="none" w:sz="0" w:space="0" w:color="auto"/>
        <w:bottom w:val="none" w:sz="0" w:space="0" w:color="auto"/>
        <w:right w:val="none" w:sz="0" w:space="0" w:color="auto"/>
      </w:divBdr>
      <w:divsChild>
        <w:div w:id="291182230">
          <w:marLeft w:val="547"/>
          <w:marRight w:val="0"/>
          <w:marTop w:val="86"/>
          <w:marBottom w:val="0"/>
          <w:divBdr>
            <w:top w:val="none" w:sz="0" w:space="0" w:color="auto"/>
            <w:left w:val="none" w:sz="0" w:space="0" w:color="auto"/>
            <w:bottom w:val="none" w:sz="0" w:space="0" w:color="auto"/>
            <w:right w:val="none" w:sz="0" w:space="0" w:color="auto"/>
          </w:divBdr>
        </w:div>
        <w:div w:id="980843777">
          <w:marLeft w:val="547"/>
          <w:marRight w:val="0"/>
          <w:marTop w:val="86"/>
          <w:marBottom w:val="0"/>
          <w:divBdr>
            <w:top w:val="none" w:sz="0" w:space="0" w:color="auto"/>
            <w:left w:val="none" w:sz="0" w:space="0" w:color="auto"/>
            <w:bottom w:val="none" w:sz="0" w:space="0" w:color="auto"/>
            <w:right w:val="none" w:sz="0" w:space="0" w:color="auto"/>
          </w:divBdr>
        </w:div>
        <w:div w:id="370424444">
          <w:marLeft w:val="547"/>
          <w:marRight w:val="0"/>
          <w:marTop w:val="86"/>
          <w:marBottom w:val="0"/>
          <w:divBdr>
            <w:top w:val="none" w:sz="0" w:space="0" w:color="auto"/>
            <w:left w:val="none" w:sz="0" w:space="0" w:color="auto"/>
            <w:bottom w:val="none" w:sz="0" w:space="0" w:color="auto"/>
            <w:right w:val="none" w:sz="0" w:space="0" w:color="auto"/>
          </w:divBdr>
        </w:div>
        <w:div w:id="1202550577">
          <w:marLeft w:val="547"/>
          <w:marRight w:val="0"/>
          <w:marTop w:val="86"/>
          <w:marBottom w:val="0"/>
          <w:divBdr>
            <w:top w:val="none" w:sz="0" w:space="0" w:color="auto"/>
            <w:left w:val="none" w:sz="0" w:space="0" w:color="auto"/>
            <w:bottom w:val="none" w:sz="0" w:space="0" w:color="auto"/>
            <w:right w:val="none" w:sz="0" w:space="0" w:color="auto"/>
          </w:divBdr>
        </w:div>
        <w:div w:id="1680618665">
          <w:marLeft w:val="547"/>
          <w:marRight w:val="0"/>
          <w:marTop w:val="86"/>
          <w:marBottom w:val="0"/>
          <w:divBdr>
            <w:top w:val="none" w:sz="0" w:space="0" w:color="auto"/>
            <w:left w:val="none" w:sz="0" w:space="0" w:color="auto"/>
            <w:bottom w:val="none" w:sz="0" w:space="0" w:color="auto"/>
            <w:right w:val="none" w:sz="0" w:space="0" w:color="auto"/>
          </w:divBdr>
        </w:div>
        <w:div w:id="33316518">
          <w:marLeft w:val="547"/>
          <w:marRight w:val="0"/>
          <w:marTop w:val="86"/>
          <w:marBottom w:val="0"/>
          <w:divBdr>
            <w:top w:val="none" w:sz="0" w:space="0" w:color="auto"/>
            <w:left w:val="none" w:sz="0" w:space="0" w:color="auto"/>
            <w:bottom w:val="none" w:sz="0" w:space="0" w:color="auto"/>
            <w:right w:val="none" w:sz="0" w:space="0" w:color="auto"/>
          </w:divBdr>
        </w:div>
        <w:div w:id="212695149">
          <w:marLeft w:val="1166"/>
          <w:marRight w:val="0"/>
          <w:marTop w:val="67"/>
          <w:marBottom w:val="0"/>
          <w:divBdr>
            <w:top w:val="none" w:sz="0" w:space="0" w:color="auto"/>
            <w:left w:val="none" w:sz="0" w:space="0" w:color="auto"/>
            <w:bottom w:val="none" w:sz="0" w:space="0" w:color="auto"/>
            <w:right w:val="none" w:sz="0" w:space="0" w:color="auto"/>
          </w:divBdr>
        </w:div>
      </w:divsChild>
    </w:div>
    <w:div w:id="545992648">
      <w:bodyDiv w:val="1"/>
      <w:marLeft w:val="0"/>
      <w:marRight w:val="0"/>
      <w:marTop w:val="0"/>
      <w:marBottom w:val="0"/>
      <w:divBdr>
        <w:top w:val="none" w:sz="0" w:space="0" w:color="auto"/>
        <w:left w:val="none" w:sz="0" w:space="0" w:color="auto"/>
        <w:bottom w:val="none" w:sz="0" w:space="0" w:color="auto"/>
        <w:right w:val="none" w:sz="0" w:space="0" w:color="auto"/>
      </w:divBdr>
      <w:divsChild>
        <w:div w:id="814570937">
          <w:marLeft w:val="547"/>
          <w:marRight w:val="0"/>
          <w:marTop w:val="86"/>
          <w:marBottom w:val="0"/>
          <w:divBdr>
            <w:top w:val="none" w:sz="0" w:space="0" w:color="auto"/>
            <w:left w:val="none" w:sz="0" w:space="0" w:color="auto"/>
            <w:bottom w:val="none" w:sz="0" w:space="0" w:color="auto"/>
            <w:right w:val="none" w:sz="0" w:space="0" w:color="auto"/>
          </w:divBdr>
        </w:div>
      </w:divsChild>
    </w:div>
    <w:div w:id="1142456032">
      <w:bodyDiv w:val="1"/>
      <w:marLeft w:val="0"/>
      <w:marRight w:val="0"/>
      <w:marTop w:val="0"/>
      <w:marBottom w:val="0"/>
      <w:divBdr>
        <w:top w:val="none" w:sz="0" w:space="0" w:color="auto"/>
        <w:left w:val="none" w:sz="0" w:space="0" w:color="auto"/>
        <w:bottom w:val="none" w:sz="0" w:space="0" w:color="auto"/>
        <w:right w:val="none" w:sz="0" w:space="0" w:color="auto"/>
      </w:divBdr>
      <w:divsChild>
        <w:div w:id="1619869746">
          <w:marLeft w:val="547"/>
          <w:marRight w:val="0"/>
          <w:marTop w:val="86"/>
          <w:marBottom w:val="0"/>
          <w:divBdr>
            <w:top w:val="none" w:sz="0" w:space="0" w:color="auto"/>
            <w:left w:val="none" w:sz="0" w:space="0" w:color="auto"/>
            <w:bottom w:val="none" w:sz="0" w:space="0" w:color="auto"/>
            <w:right w:val="none" w:sz="0" w:space="0" w:color="auto"/>
          </w:divBdr>
        </w:div>
        <w:div w:id="2065133505">
          <w:marLeft w:val="547"/>
          <w:marRight w:val="0"/>
          <w:marTop w:val="86"/>
          <w:marBottom w:val="0"/>
          <w:divBdr>
            <w:top w:val="none" w:sz="0" w:space="0" w:color="auto"/>
            <w:left w:val="none" w:sz="0" w:space="0" w:color="auto"/>
            <w:bottom w:val="none" w:sz="0" w:space="0" w:color="auto"/>
            <w:right w:val="none" w:sz="0" w:space="0" w:color="auto"/>
          </w:divBdr>
        </w:div>
        <w:div w:id="1745687787">
          <w:marLeft w:val="547"/>
          <w:marRight w:val="0"/>
          <w:marTop w:val="86"/>
          <w:marBottom w:val="0"/>
          <w:divBdr>
            <w:top w:val="none" w:sz="0" w:space="0" w:color="auto"/>
            <w:left w:val="none" w:sz="0" w:space="0" w:color="auto"/>
            <w:bottom w:val="none" w:sz="0" w:space="0" w:color="auto"/>
            <w:right w:val="none" w:sz="0" w:space="0" w:color="auto"/>
          </w:divBdr>
        </w:div>
        <w:div w:id="2033527793">
          <w:marLeft w:val="547"/>
          <w:marRight w:val="0"/>
          <w:marTop w:val="86"/>
          <w:marBottom w:val="0"/>
          <w:divBdr>
            <w:top w:val="none" w:sz="0" w:space="0" w:color="auto"/>
            <w:left w:val="none" w:sz="0" w:space="0" w:color="auto"/>
            <w:bottom w:val="none" w:sz="0" w:space="0" w:color="auto"/>
            <w:right w:val="none" w:sz="0" w:space="0" w:color="auto"/>
          </w:divBdr>
        </w:div>
        <w:div w:id="1575554721">
          <w:marLeft w:val="547"/>
          <w:marRight w:val="0"/>
          <w:marTop w:val="86"/>
          <w:marBottom w:val="0"/>
          <w:divBdr>
            <w:top w:val="none" w:sz="0" w:space="0" w:color="auto"/>
            <w:left w:val="none" w:sz="0" w:space="0" w:color="auto"/>
            <w:bottom w:val="none" w:sz="0" w:space="0" w:color="auto"/>
            <w:right w:val="none" w:sz="0" w:space="0" w:color="auto"/>
          </w:divBdr>
        </w:div>
      </w:divsChild>
    </w:div>
    <w:div w:id="1304970236">
      <w:bodyDiv w:val="1"/>
      <w:marLeft w:val="0"/>
      <w:marRight w:val="0"/>
      <w:marTop w:val="0"/>
      <w:marBottom w:val="0"/>
      <w:divBdr>
        <w:top w:val="none" w:sz="0" w:space="0" w:color="auto"/>
        <w:left w:val="none" w:sz="0" w:space="0" w:color="auto"/>
        <w:bottom w:val="none" w:sz="0" w:space="0" w:color="auto"/>
        <w:right w:val="none" w:sz="0" w:space="0" w:color="auto"/>
      </w:divBdr>
    </w:div>
    <w:div w:id="1423259434">
      <w:bodyDiv w:val="1"/>
      <w:marLeft w:val="0"/>
      <w:marRight w:val="0"/>
      <w:marTop w:val="0"/>
      <w:marBottom w:val="0"/>
      <w:divBdr>
        <w:top w:val="none" w:sz="0" w:space="0" w:color="auto"/>
        <w:left w:val="none" w:sz="0" w:space="0" w:color="auto"/>
        <w:bottom w:val="none" w:sz="0" w:space="0" w:color="auto"/>
        <w:right w:val="none" w:sz="0" w:space="0" w:color="auto"/>
      </w:divBdr>
      <w:divsChild>
        <w:div w:id="2066755850">
          <w:marLeft w:val="0"/>
          <w:marRight w:val="0"/>
          <w:marTop w:val="0"/>
          <w:marBottom w:val="0"/>
          <w:divBdr>
            <w:top w:val="none" w:sz="0" w:space="0" w:color="auto"/>
            <w:left w:val="none" w:sz="0" w:space="0" w:color="auto"/>
            <w:bottom w:val="none" w:sz="0" w:space="0" w:color="auto"/>
            <w:right w:val="none" w:sz="0" w:space="0" w:color="auto"/>
          </w:divBdr>
        </w:div>
      </w:divsChild>
    </w:div>
    <w:div w:id="1795976667">
      <w:bodyDiv w:val="1"/>
      <w:marLeft w:val="0"/>
      <w:marRight w:val="0"/>
      <w:marTop w:val="0"/>
      <w:marBottom w:val="0"/>
      <w:divBdr>
        <w:top w:val="none" w:sz="0" w:space="0" w:color="auto"/>
        <w:left w:val="none" w:sz="0" w:space="0" w:color="auto"/>
        <w:bottom w:val="none" w:sz="0" w:space="0" w:color="auto"/>
        <w:right w:val="none" w:sz="0" w:space="0" w:color="auto"/>
      </w:divBdr>
    </w:div>
    <w:div w:id="1847864316">
      <w:bodyDiv w:val="1"/>
      <w:marLeft w:val="0"/>
      <w:marRight w:val="0"/>
      <w:marTop w:val="0"/>
      <w:marBottom w:val="0"/>
      <w:divBdr>
        <w:top w:val="none" w:sz="0" w:space="0" w:color="auto"/>
        <w:left w:val="none" w:sz="0" w:space="0" w:color="auto"/>
        <w:bottom w:val="none" w:sz="0" w:space="0" w:color="auto"/>
        <w:right w:val="none" w:sz="0" w:space="0" w:color="auto"/>
      </w:divBdr>
      <w:divsChild>
        <w:div w:id="1189828517">
          <w:marLeft w:val="547"/>
          <w:marRight w:val="0"/>
          <w:marTop w:val="86"/>
          <w:marBottom w:val="0"/>
          <w:divBdr>
            <w:top w:val="none" w:sz="0" w:space="0" w:color="auto"/>
            <w:left w:val="none" w:sz="0" w:space="0" w:color="auto"/>
            <w:bottom w:val="none" w:sz="0" w:space="0" w:color="auto"/>
            <w:right w:val="none" w:sz="0" w:space="0" w:color="auto"/>
          </w:divBdr>
        </w:div>
      </w:divsChild>
    </w:div>
    <w:div w:id="1904900668">
      <w:bodyDiv w:val="1"/>
      <w:marLeft w:val="0"/>
      <w:marRight w:val="0"/>
      <w:marTop w:val="0"/>
      <w:marBottom w:val="0"/>
      <w:divBdr>
        <w:top w:val="none" w:sz="0" w:space="0" w:color="auto"/>
        <w:left w:val="none" w:sz="0" w:space="0" w:color="auto"/>
        <w:bottom w:val="none" w:sz="0" w:space="0" w:color="auto"/>
        <w:right w:val="none" w:sz="0" w:space="0" w:color="auto"/>
      </w:divBdr>
      <w:divsChild>
        <w:div w:id="1261717041">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hyperlink" Target="http://www.sciencedirect.com/science/article/pii/S0092867412005739"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5375</Words>
  <Characters>30640</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FDA</Company>
  <LinksUpToDate>false</LinksUpToDate>
  <CharactersWithSpaces>35944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Norman</dc:creator>
  <cp:lastModifiedBy>Goodacre, Norman *</cp:lastModifiedBy>
  <cp:revision>2</cp:revision>
  <dcterms:created xsi:type="dcterms:W3CDTF">2017-12-01T15:57:00Z</dcterms:created>
  <dcterms:modified xsi:type="dcterms:W3CDTF">2017-12-01T15:57:00Z</dcterms:modified>
</cp:coreProperties>
</file>