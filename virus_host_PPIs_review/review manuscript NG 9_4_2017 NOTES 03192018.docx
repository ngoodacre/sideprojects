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76CC5A5" w14:textId="77777777" w:rsidR="00714B3B" w:rsidRDefault="00714B3B">
      <w:pPr>
        <w:rPr>
          <w:noProof/>
        </w:rPr>
      </w:pPr>
    </w:p>
    <w:p w14:paraId="22E72FA6" w14:textId="77777777" w:rsidR="00714B3B" w:rsidRDefault="00714B3B">
      <w:pPr>
        <w:rPr>
          <w:noProof/>
        </w:rPr>
      </w:pPr>
    </w:p>
    <w:p w14:paraId="1A1BAB94" w14:textId="7FEF08B0" w:rsidR="0047280B" w:rsidRPr="0047280B" w:rsidRDefault="00E449EC" w:rsidP="0047280B">
      <w:pPr>
        <w:rPr>
          <w:rFonts w:ascii="Times" w:hAnsi="Times" w:cs="Times New Roman"/>
        </w:rPr>
      </w:pPr>
      <w:r>
        <w:rPr>
          <w:rFonts w:ascii="Times" w:hAnsi="Times" w:cs="Arial"/>
          <w:b/>
          <w:bCs/>
          <w:color w:val="000000"/>
        </w:rPr>
        <w:t>Virus genomes and v</w:t>
      </w:r>
      <w:r w:rsidR="0047280B" w:rsidRPr="0047280B">
        <w:rPr>
          <w:rFonts w:ascii="Times" w:hAnsi="Times" w:cs="Arial"/>
          <w:b/>
          <w:bCs/>
          <w:color w:val="000000"/>
        </w:rPr>
        <w:t>irus-host interactions in human disease</w:t>
      </w:r>
      <w:r w:rsidR="0047280B" w:rsidRPr="0047280B">
        <w:rPr>
          <w:rFonts w:ascii="Times" w:hAnsi="Times" w:cs="Arial"/>
          <w:color w:val="000000"/>
        </w:rPr>
        <w:t xml:space="preserve"> (working title)</w:t>
      </w:r>
    </w:p>
    <w:p w14:paraId="3292100D" w14:textId="77777777" w:rsidR="0047280B" w:rsidRPr="0047280B" w:rsidRDefault="0047280B" w:rsidP="0047280B">
      <w:pPr>
        <w:rPr>
          <w:rFonts w:ascii="Times" w:eastAsia="Times New Roman" w:hAnsi="Times" w:cs="Times New Roman"/>
        </w:rPr>
      </w:pPr>
    </w:p>
    <w:p w14:paraId="287EA0E9" w14:textId="3277D6AA" w:rsidR="0047280B" w:rsidRPr="0047280B" w:rsidDel="00C92F8D" w:rsidRDefault="0047280B" w:rsidP="0047280B">
      <w:pPr>
        <w:rPr>
          <w:del w:id="0" w:author="Goodacre, Norman *" w:date="2017-09-04T11:32:00Z"/>
          <w:rFonts w:ascii="Times" w:hAnsi="Times" w:cs="Times New Roman"/>
        </w:rPr>
      </w:pPr>
      <w:r w:rsidRPr="0047280B">
        <w:rPr>
          <w:rFonts w:ascii="Times" w:hAnsi="Times" w:cs="Arial"/>
          <w:color w:val="000000"/>
        </w:rPr>
        <w:t>Norman Goodacre</w:t>
      </w:r>
      <w:r w:rsidRPr="0047280B">
        <w:rPr>
          <w:rFonts w:ascii="Times" w:hAnsi="Times" w:cs="Arial"/>
          <w:color w:val="000000"/>
          <w:vertAlign w:val="superscript"/>
        </w:rPr>
        <w:t>1</w:t>
      </w:r>
      <w:r w:rsidRPr="0047280B">
        <w:rPr>
          <w:rFonts w:ascii="Times" w:hAnsi="Times" w:cs="Arial"/>
          <w:color w:val="000000"/>
        </w:rPr>
        <w:t>, Prajwal Devkota</w:t>
      </w:r>
      <w:r w:rsidRPr="0047280B">
        <w:rPr>
          <w:rFonts w:ascii="Times" w:hAnsi="Times" w:cs="Arial"/>
          <w:color w:val="000000"/>
          <w:vertAlign w:val="superscript"/>
        </w:rPr>
        <w:t>2</w:t>
      </w:r>
      <w:r w:rsidRPr="0047280B">
        <w:rPr>
          <w:rFonts w:ascii="Times" w:hAnsi="Times" w:cs="Arial"/>
          <w:color w:val="000000"/>
        </w:rPr>
        <w:t xml:space="preserve">, </w:t>
      </w:r>
      <w:ins w:id="1" w:author="Goodacre, Norman *" w:date="2017-09-04T11:32:00Z">
        <w:r w:rsidR="00C92F8D">
          <w:rPr>
            <w:rFonts w:ascii="Times" w:hAnsi="Times" w:cs="Arial"/>
            <w:color w:val="000000"/>
          </w:rPr>
          <w:t>Eunhae Bae</w:t>
        </w:r>
        <w:r w:rsidR="00C92F8D">
          <w:rPr>
            <w:rFonts w:ascii="Times" w:hAnsi="Times" w:cs="Arial"/>
            <w:color w:val="000000"/>
            <w:vertAlign w:val="superscript"/>
          </w:rPr>
          <w:t>1</w:t>
        </w:r>
        <w:r w:rsidR="00C92F8D">
          <w:rPr>
            <w:rFonts w:ascii="Times" w:hAnsi="Times" w:cs="Arial"/>
            <w:color w:val="000000"/>
          </w:rPr>
          <w:t xml:space="preserve">, </w:t>
        </w:r>
      </w:ins>
      <w:r w:rsidRPr="0047280B">
        <w:rPr>
          <w:rFonts w:ascii="Times" w:hAnsi="Times" w:cs="Arial"/>
          <w:color w:val="000000"/>
        </w:rPr>
        <w:t>Stefan Wuchty</w:t>
      </w:r>
      <w:r w:rsidRPr="0047280B">
        <w:rPr>
          <w:rFonts w:ascii="Times" w:hAnsi="Times" w:cs="Arial"/>
          <w:color w:val="000000"/>
          <w:vertAlign w:val="superscript"/>
        </w:rPr>
        <w:t>2,3,4,5</w:t>
      </w:r>
      <w:r w:rsidRPr="0047280B">
        <w:rPr>
          <w:rFonts w:ascii="Times" w:hAnsi="Times" w:cs="Arial"/>
          <w:color w:val="000000"/>
        </w:rPr>
        <w:t>, Peter Uetz</w:t>
      </w:r>
      <w:r w:rsidRPr="0047280B">
        <w:rPr>
          <w:rFonts w:ascii="Times" w:hAnsi="Times" w:cs="Arial"/>
          <w:color w:val="000000"/>
          <w:vertAlign w:val="superscript"/>
        </w:rPr>
        <w:t>6</w:t>
      </w:r>
    </w:p>
    <w:p w14:paraId="1CEFCA7C" w14:textId="3DF8FEA5" w:rsidR="0047280B" w:rsidRDefault="0047280B">
      <w:pPr>
        <w:rPr>
          <w:rFonts w:ascii="Times" w:eastAsia="Times New Roman" w:hAnsi="Times" w:cs="Times New Roman"/>
        </w:rPr>
        <w:pPrChange w:id="2" w:author="Goodacre, Norman *" w:date="2017-09-04T11:32:00Z">
          <w:pPr>
            <w:spacing w:after="240"/>
          </w:pPr>
        </w:pPrChange>
      </w:pPr>
    </w:p>
    <w:p w14:paraId="3637C799" w14:textId="112272D4" w:rsidR="0047280B" w:rsidRPr="0047280B" w:rsidRDefault="0047280B" w:rsidP="0047280B">
      <w:pPr>
        <w:spacing w:after="240"/>
        <w:rPr>
          <w:rFonts w:ascii="Times" w:eastAsia="Times New Roman" w:hAnsi="Times" w:cs="Times New Roman"/>
          <w:vertAlign w:val="superscript"/>
        </w:rPr>
      </w:pPr>
      <w:r w:rsidRPr="0047280B">
        <w:rPr>
          <w:rFonts w:ascii="Times" w:eastAsia="Times New Roman" w:hAnsi="Times" w:cs="Times New Roman"/>
          <w:vertAlign w:val="superscript"/>
        </w:rPr>
        <w:t>1</w:t>
      </w:r>
      <w:ins w:id="3" w:author="Goodacre, Norman *" w:date="2017-09-04T11:36:00Z">
        <w:r w:rsidR="00C92F8D" w:rsidRPr="00C92F8D">
          <w:rPr>
            <w:rFonts w:ascii="Times New Roman" w:hAnsi="Times New Roman"/>
          </w:rPr>
          <w:t xml:space="preserve"> </w:t>
        </w:r>
        <w:r w:rsidR="00C92F8D" w:rsidRPr="00C10DCD">
          <w:rPr>
            <w:rFonts w:ascii="Times New Roman" w:hAnsi="Times New Roman"/>
          </w:rPr>
          <w:t xml:space="preserve">Division of Viral </w:t>
        </w:r>
        <w:proofErr w:type="gramStart"/>
        <w:r w:rsidR="00C92F8D" w:rsidRPr="00C10DCD">
          <w:rPr>
            <w:rFonts w:ascii="Times New Roman" w:hAnsi="Times New Roman"/>
          </w:rPr>
          <w:t>Products,  Office</w:t>
        </w:r>
        <w:proofErr w:type="gramEnd"/>
        <w:r w:rsidR="00C92F8D" w:rsidRPr="00C10DCD">
          <w:rPr>
            <w:rFonts w:ascii="Times New Roman" w:hAnsi="Times New Roman"/>
          </w:rPr>
          <w:t xml:space="preserve"> of Vaccines Research and Review, Center for Biologics Evaluation and Research, U.S. Food and Drug Administration, Silver Spring, </w:t>
        </w:r>
        <w:r w:rsidR="00C92F8D">
          <w:rPr>
            <w:rFonts w:ascii="Times New Roman" w:hAnsi="Times New Roman"/>
          </w:rPr>
          <w:t>Maryland</w:t>
        </w:r>
        <w:r w:rsidR="00C92F8D" w:rsidRPr="00C10DCD">
          <w:rPr>
            <w:rFonts w:ascii="Times New Roman" w:hAnsi="Times New Roman"/>
          </w:rPr>
          <w:t>, U</w:t>
        </w:r>
        <w:r w:rsidR="00C92F8D">
          <w:rPr>
            <w:rFonts w:ascii="Times New Roman" w:hAnsi="Times New Roman"/>
          </w:rPr>
          <w:t>nited States of America</w:t>
        </w:r>
      </w:ins>
    </w:p>
    <w:p w14:paraId="14F0F62D" w14:textId="77777777" w:rsidR="0047280B" w:rsidRPr="0047280B" w:rsidRDefault="0047280B" w:rsidP="0047280B">
      <w:pPr>
        <w:spacing w:after="240"/>
        <w:rPr>
          <w:rFonts w:ascii="Times" w:eastAsia="Times New Roman" w:hAnsi="Times" w:cs="Times New Roman"/>
        </w:rPr>
      </w:pPr>
      <w:r>
        <w:rPr>
          <w:rFonts w:ascii="Times" w:eastAsia="Times New Roman" w:hAnsi="Times" w:cs="Times New Roman"/>
          <w:vertAlign w:val="superscript"/>
        </w:rPr>
        <w:t>2</w:t>
      </w:r>
      <w:r w:rsidRPr="0047280B">
        <w:rPr>
          <w:rFonts w:ascii="Times" w:eastAsia="Times New Roman" w:hAnsi="Times" w:cs="Times New Roman"/>
        </w:rPr>
        <w:t>Dept. of Computer Science, Univ. of Miami, Coral Gables, FL 33146, USA</w:t>
      </w:r>
    </w:p>
    <w:p w14:paraId="7B20DBA9" w14:textId="77777777" w:rsidR="0047280B" w:rsidRPr="0047280B" w:rsidRDefault="0047280B" w:rsidP="0047280B">
      <w:pPr>
        <w:spacing w:after="240"/>
        <w:rPr>
          <w:rFonts w:ascii="Times" w:eastAsia="Times New Roman" w:hAnsi="Times" w:cs="Times New Roman"/>
        </w:rPr>
      </w:pPr>
      <w:r w:rsidRPr="0047280B">
        <w:rPr>
          <w:rFonts w:ascii="Times" w:eastAsia="Times New Roman" w:hAnsi="Times" w:cs="Times New Roman"/>
          <w:vertAlign w:val="superscript"/>
        </w:rPr>
        <w:t>3</w:t>
      </w:r>
      <w:r w:rsidRPr="0047280B">
        <w:rPr>
          <w:rFonts w:ascii="Times" w:eastAsia="Times New Roman" w:hAnsi="Times" w:cs="Times New Roman"/>
        </w:rPr>
        <w:t>Center for Computational Science, Univ. of Miami, Coral Gables, FL 33146, USA</w:t>
      </w:r>
    </w:p>
    <w:p w14:paraId="3697CEE4" w14:textId="77777777" w:rsidR="0047280B" w:rsidRPr="0047280B" w:rsidRDefault="0047280B" w:rsidP="0047280B">
      <w:pPr>
        <w:spacing w:after="240"/>
        <w:rPr>
          <w:rFonts w:ascii="Times" w:eastAsia="Times New Roman" w:hAnsi="Times" w:cs="Times New Roman"/>
        </w:rPr>
      </w:pPr>
      <w:r w:rsidRPr="0047280B">
        <w:rPr>
          <w:rFonts w:ascii="Times" w:eastAsia="Times New Roman" w:hAnsi="Times" w:cs="Times New Roman"/>
          <w:vertAlign w:val="superscript"/>
        </w:rPr>
        <w:t>4</w:t>
      </w:r>
      <w:r w:rsidRPr="0047280B">
        <w:rPr>
          <w:rFonts w:ascii="Times" w:eastAsia="Times New Roman" w:hAnsi="Times" w:cs="Times New Roman"/>
        </w:rPr>
        <w:t>Dept. of Biology, Univ. of Miami, Coral Gables, FL 33146, USA</w:t>
      </w:r>
    </w:p>
    <w:p w14:paraId="78E8DB43" w14:textId="77777777" w:rsidR="0047280B" w:rsidRDefault="0047280B" w:rsidP="0047280B">
      <w:pPr>
        <w:spacing w:after="240"/>
        <w:rPr>
          <w:rFonts w:ascii="Times" w:eastAsia="Times New Roman" w:hAnsi="Times" w:cs="Times New Roman"/>
        </w:rPr>
      </w:pPr>
      <w:r w:rsidRPr="0047280B">
        <w:rPr>
          <w:rFonts w:ascii="Times" w:eastAsia="Times New Roman" w:hAnsi="Times" w:cs="Times New Roman"/>
          <w:vertAlign w:val="superscript"/>
        </w:rPr>
        <w:t>5</w:t>
      </w:r>
      <w:r w:rsidRPr="0047280B">
        <w:rPr>
          <w:rFonts w:ascii="Times" w:eastAsia="Times New Roman" w:hAnsi="Times" w:cs="Times New Roman"/>
        </w:rPr>
        <w:t>Sylvester Comprehensive Cancer Center, Miller School of Medicine, University of Miami, Miami, FL 33136, USA</w:t>
      </w:r>
    </w:p>
    <w:p w14:paraId="1830A2C3" w14:textId="77777777" w:rsidR="0047280B" w:rsidRDefault="0047280B" w:rsidP="0047280B">
      <w:pPr>
        <w:spacing w:line="276" w:lineRule="auto"/>
        <w:ind w:left="90" w:hanging="90"/>
        <w:rPr>
          <w:rFonts w:ascii="Times" w:hAnsi="Times"/>
        </w:rPr>
      </w:pPr>
      <w:r w:rsidRPr="0047280B">
        <w:rPr>
          <w:rFonts w:ascii="Times" w:eastAsia="Times New Roman" w:hAnsi="Times" w:cs="Times New Roman"/>
          <w:vertAlign w:val="superscript"/>
        </w:rPr>
        <w:t xml:space="preserve">6 </w:t>
      </w:r>
      <w:r w:rsidRPr="00343841">
        <w:rPr>
          <w:rFonts w:ascii="Times" w:hAnsi="Times"/>
          <w:iCs/>
        </w:rPr>
        <w:t>Center for the Study of Biological Complexity, Virginia Commonwealth University, Richmond, VA 23284, USA</w:t>
      </w:r>
      <w:r>
        <w:rPr>
          <w:rFonts w:ascii="Times" w:hAnsi="Times"/>
        </w:rPr>
        <w:t xml:space="preserve"> </w:t>
      </w:r>
    </w:p>
    <w:p w14:paraId="1CE0CB6A" w14:textId="77777777" w:rsidR="0047280B" w:rsidRPr="0047280B" w:rsidRDefault="0047280B" w:rsidP="0047280B">
      <w:pPr>
        <w:spacing w:after="240"/>
        <w:rPr>
          <w:rFonts w:ascii="Times" w:eastAsia="Times New Roman" w:hAnsi="Times" w:cs="Times New Roman"/>
          <w:vertAlign w:val="superscript"/>
        </w:rPr>
      </w:pPr>
    </w:p>
    <w:p w14:paraId="76E85A4D" w14:textId="77777777" w:rsidR="0047280B" w:rsidRDefault="0047280B" w:rsidP="0047280B">
      <w:pPr>
        <w:spacing w:after="240"/>
        <w:rPr>
          <w:rFonts w:ascii="Times" w:eastAsia="Times New Roman" w:hAnsi="Times" w:cs="Times New Roman"/>
        </w:rPr>
      </w:pPr>
    </w:p>
    <w:p w14:paraId="4ADD3009" w14:textId="77777777" w:rsidR="0047280B" w:rsidRDefault="0047280B" w:rsidP="0047280B">
      <w:pPr>
        <w:rPr>
          <w:rFonts w:ascii="Times" w:eastAsia="Times New Roman" w:hAnsi="Times" w:cs="Times New Roman"/>
        </w:rPr>
      </w:pPr>
    </w:p>
    <w:p w14:paraId="2288B10C" w14:textId="77777777" w:rsidR="0047280B" w:rsidRDefault="0047280B" w:rsidP="0047280B">
      <w:pPr>
        <w:rPr>
          <w:rFonts w:ascii="Times" w:eastAsia="Times New Roman" w:hAnsi="Times" w:cs="Times New Roman"/>
        </w:rPr>
      </w:pPr>
    </w:p>
    <w:p w14:paraId="70FCE2C9" w14:textId="77777777" w:rsidR="0047280B" w:rsidRDefault="0047280B" w:rsidP="0047280B">
      <w:pPr>
        <w:rPr>
          <w:rFonts w:ascii="Times" w:eastAsia="Times New Roman" w:hAnsi="Times" w:cs="Times New Roman"/>
        </w:rPr>
      </w:pPr>
    </w:p>
    <w:p w14:paraId="30953986" w14:textId="77777777" w:rsidR="0047280B" w:rsidRDefault="0047280B" w:rsidP="0047280B">
      <w:pPr>
        <w:rPr>
          <w:rFonts w:ascii="Times" w:eastAsia="Times New Roman" w:hAnsi="Times" w:cs="Times New Roman"/>
        </w:rPr>
      </w:pPr>
    </w:p>
    <w:p w14:paraId="67CC90EF" w14:textId="77777777" w:rsidR="0047280B" w:rsidRDefault="0047280B" w:rsidP="0047280B">
      <w:pPr>
        <w:rPr>
          <w:rFonts w:ascii="Times" w:eastAsia="Times New Roman" w:hAnsi="Times" w:cs="Times New Roman"/>
        </w:rPr>
      </w:pPr>
    </w:p>
    <w:p w14:paraId="2DE11710" w14:textId="77777777" w:rsidR="0047280B" w:rsidRDefault="0047280B" w:rsidP="0047280B">
      <w:pPr>
        <w:rPr>
          <w:rFonts w:ascii="Times" w:eastAsia="Times New Roman" w:hAnsi="Times" w:cs="Times New Roman"/>
        </w:rPr>
      </w:pPr>
    </w:p>
    <w:p w14:paraId="2F3E8C6B" w14:textId="77777777" w:rsidR="0047280B" w:rsidRDefault="0047280B" w:rsidP="0047280B">
      <w:pPr>
        <w:rPr>
          <w:rFonts w:ascii="Times" w:eastAsia="Times New Roman" w:hAnsi="Times" w:cs="Times New Roman"/>
        </w:rPr>
      </w:pPr>
    </w:p>
    <w:p w14:paraId="0D9DA2EA" w14:textId="77777777" w:rsidR="0047280B" w:rsidRDefault="0047280B" w:rsidP="0047280B">
      <w:pPr>
        <w:rPr>
          <w:rFonts w:ascii="Times" w:eastAsia="Times New Roman" w:hAnsi="Times" w:cs="Times New Roman"/>
        </w:rPr>
      </w:pPr>
    </w:p>
    <w:p w14:paraId="737FADC4" w14:textId="77777777" w:rsidR="0047280B" w:rsidRDefault="0047280B" w:rsidP="0047280B">
      <w:pPr>
        <w:rPr>
          <w:rFonts w:ascii="Times" w:eastAsia="Times New Roman" w:hAnsi="Times" w:cs="Times New Roman"/>
        </w:rPr>
      </w:pPr>
    </w:p>
    <w:p w14:paraId="043A3257" w14:textId="77777777" w:rsidR="0047280B" w:rsidRDefault="0047280B" w:rsidP="0047280B">
      <w:pPr>
        <w:rPr>
          <w:rFonts w:ascii="Times" w:eastAsia="Times New Roman" w:hAnsi="Times" w:cs="Times New Roman"/>
        </w:rPr>
      </w:pPr>
    </w:p>
    <w:p w14:paraId="47A9EA14" w14:textId="77777777" w:rsidR="0047280B" w:rsidRDefault="0047280B" w:rsidP="0047280B">
      <w:pPr>
        <w:rPr>
          <w:rFonts w:ascii="Times" w:eastAsia="Times New Roman" w:hAnsi="Times" w:cs="Times New Roman"/>
        </w:rPr>
      </w:pPr>
    </w:p>
    <w:p w14:paraId="5C85DD20" w14:textId="77777777" w:rsidR="0047280B" w:rsidRDefault="0047280B" w:rsidP="0047280B">
      <w:pPr>
        <w:rPr>
          <w:rFonts w:ascii="Times" w:eastAsia="Times New Roman" w:hAnsi="Times" w:cs="Times New Roman"/>
        </w:rPr>
      </w:pPr>
    </w:p>
    <w:p w14:paraId="168108FE" w14:textId="77777777" w:rsidR="0047280B" w:rsidRDefault="0047280B" w:rsidP="0047280B">
      <w:pPr>
        <w:rPr>
          <w:rFonts w:ascii="Times" w:eastAsia="Times New Roman" w:hAnsi="Times" w:cs="Times New Roman"/>
        </w:rPr>
      </w:pPr>
    </w:p>
    <w:p w14:paraId="6F42AF1E" w14:textId="77777777" w:rsidR="0047280B" w:rsidRDefault="0047280B" w:rsidP="0047280B">
      <w:pPr>
        <w:rPr>
          <w:rFonts w:ascii="Times" w:eastAsia="Times New Roman" w:hAnsi="Times" w:cs="Times New Roman"/>
        </w:rPr>
      </w:pPr>
    </w:p>
    <w:p w14:paraId="6C45109A" w14:textId="77777777" w:rsidR="0047280B" w:rsidRDefault="0047280B" w:rsidP="0047280B">
      <w:pPr>
        <w:rPr>
          <w:rFonts w:ascii="Times" w:eastAsia="Times New Roman" w:hAnsi="Times" w:cs="Times New Roman"/>
        </w:rPr>
      </w:pPr>
    </w:p>
    <w:p w14:paraId="309AC3C8" w14:textId="77777777" w:rsidR="0047280B" w:rsidRDefault="0047280B" w:rsidP="0047280B">
      <w:pPr>
        <w:rPr>
          <w:rFonts w:ascii="Times" w:eastAsia="Times New Roman" w:hAnsi="Times" w:cs="Times New Roman"/>
        </w:rPr>
      </w:pPr>
    </w:p>
    <w:p w14:paraId="3C558F6C" w14:textId="77777777" w:rsidR="0047280B" w:rsidRDefault="0047280B" w:rsidP="0047280B">
      <w:pPr>
        <w:rPr>
          <w:rFonts w:ascii="Times" w:eastAsia="Times New Roman" w:hAnsi="Times" w:cs="Times New Roman"/>
        </w:rPr>
      </w:pPr>
    </w:p>
    <w:p w14:paraId="396BEBD1" w14:textId="77777777" w:rsidR="0047280B" w:rsidRDefault="0047280B" w:rsidP="0047280B">
      <w:pPr>
        <w:rPr>
          <w:rFonts w:ascii="Times" w:eastAsia="Times New Roman" w:hAnsi="Times" w:cs="Times New Roman"/>
        </w:rPr>
      </w:pPr>
    </w:p>
    <w:p w14:paraId="7C4272A2" w14:textId="77777777" w:rsidR="0047280B" w:rsidRDefault="0047280B" w:rsidP="0047280B">
      <w:pPr>
        <w:rPr>
          <w:rFonts w:ascii="Times" w:eastAsia="Times New Roman" w:hAnsi="Times" w:cs="Times New Roman"/>
        </w:rPr>
      </w:pPr>
    </w:p>
    <w:p w14:paraId="1C34BC85" w14:textId="77777777" w:rsidR="0047280B" w:rsidRDefault="0047280B" w:rsidP="0047280B">
      <w:pPr>
        <w:rPr>
          <w:rFonts w:ascii="Times" w:eastAsia="Times New Roman" w:hAnsi="Times" w:cs="Times New Roman"/>
        </w:rPr>
      </w:pPr>
    </w:p>
    <w:p w14:paraId="2E3103F9" w14:textId="77777777" w:rsidR="0047280B" w:rsidRDefault="0047280B" w:rsidP="0047280B">
      <w:pPr>
        <w:rPr>
          <w:rFonts w:ascii="Times" w:eastAsia="Times New Roman" w:hAnsi="Times" w:cs="Times New Roman"/>
        </w:rPr>
      </w:pPr>
    </w:p>
    <w:p w14:paraId="29723024" w14:textId="77777777" w:rsidR="0047280B" w:rsidRDefault="0047280B" w:rsidP="0047280B">
      <w:pPr>
        <w:rPr>
          <w:rFonts w:ascii="Times" w:eastAsia="Times New Roman" w:hAnsi="Times" w:cs="Times New Roman"/>
        </w:rPr>
      </w:pPr>
    </w:p>
    <w:p w14:paraId="1CAD8FE6" w14:textId="77777777" w:rsidR="0047280B" w:rsidRDefault="0047280B" w:rsidP="0047280B">
      <w:pPr>
        <w:rPr>
          <w:rFonts w:ascii="Times" w:eastAsia="Times New Roman" w:hAnsi="Times" w:cs="Times New Roman"/>
        </w:rPr>
      </w:pPr>
    </w:p>
    <w:p w14:paraId="49763495" w14:textId="77777777" w:rsidR="0047280B" w:rsidRDefault="0047280B" w:rsidP="0047280B">
      <w:pPr>
        <w:rPr>
          <w:rFonts w:ascii="Times" w:eastAsia="Times New Roman" w:hAnsi="Times" w:cs="Times New Roman"/>
        </w:rPr>
      </w:pPr>
    </w:p>
    <w:p w14:paraId="56CC23A6" w14:textId="77777777" w:rsidR="0047280B" w:rsidRPr="0047280B" w:rsidRDefault="0047280B" w:rsidP="0047280B">
      <w:pPr>
        <w:rPr>
          <w:rFonts w:ascii="Times" w:hAnsi="Times" w:cs="Times New Roman"/>
        </w:rPr>
      </w:pPr>
      <w:r w:rsidRPr="0047280B">
        <w:rPr>
          <w:rFonts w:ascii="Times" w:hAnsi="Times" w:cs="Arial"/>
          <w:b/>
          <w:bCs/>
          <w:color w:val="000000"/>
        </w:rPr>
        <w:t>Introduction</w:t>
      </w:r>
    </w:p>
    <w:p w14:paraId="70808A3E" w14:textId="74F304A0" w:rsidR="0047280B" w:rsidRDefault="0047280B" w:rsidP="0047280B">
      <w:pPr>
        <w:spacing w:after="240"/>
        <w:rPr>
          <w:rFonts w:ascii="Times" w:eastAsia="Times New Roman" w:hAnsi="Times" w:cs="Times New Roman"/>
        </w:rPr>
      </w:pPr>
      <w:r w:rsidRPr="0047280B">
        <w:rPr>
          <w:rFonts w:ascii="Times" w:eastAsia="Times New Roman" w:hAnsi="Times" w:cs="Times New Roman"/>
        </w:rPr>
        <w:br/>
      </w:r>
      <w:r w:rsidR="00137861">
        <w:rPr>
          <w:rFonts w:ascii="Times" w:eastAsia="Times New Roman" w:hAnsi="Times" w:cs="Times New Roman"/>
        </w:rPr>
        <w:t xml:space="preserve">Viruses are, together with bacteria, the most important pathogens on earth. While most bacteria are still easy to treat with antibiotics, viruses are much harder to control. That is a direct consequence of their nature, being composed of only a few nucleic acids and proteins and sometimes lipids and a few other compounds. Given their simple composition and structure viruses are completely </w:t>
      </w:r>
      <w:proofErr w:type="spellStart"/>
      <w:r w:rsidR="00137861">
        <w:rPr>
          <w:rFonts w:ascii="Times" w:eastAsia="Times New Roman" w:hAnsi="Times" w:cs="Times New Roman"/>
        </w:rPr>
        <w:t>dependend</w:t>
      </w:r>
      <w:proofErr w:type="spellEnd"/>
      <w:r w:rsidR="00137861">
        <w:rPr>
          <w:rFonts w:ascii="Times" w:eastAsia="Times New Roman" w:hAnsi="Times" w:cs="Times New Roman"/>
        </w:rPr>
        <w:t xml:space="preserve"> on their hosts, and hence they have to extensively interact with host proteins and other host components.</w:t>
      </w:r>
    </w:p>
    <w:p w14:paraId="271BEA2A" w14:textId="7B0E0D7D" w:rsidR="00137861" w:rsidRPr="0047280B" w:rsidRDefault="00F92ABB" w:rsidP="0047280B">
      <w:pPr>
        <w:spacing w:after="240"/>
        <w:rPr>
          <w:rFonts w:ascii="Times" w:eastAsia="Times New Roman" w:hAnsi="Times" w:cs="Times New Roman"/>
        </w:rPr>
      </w:pPr>
      <w:r>
        <w:rPr>
          <w:rFonts w:ascii="Times" w:eastAsia="Times New Roman" w:hAnsi="Times" w:cs="Times New Roman"/>
        </w:rPr>
        <w:t xml:space="preserve">In this review we provide an overview of virus diversity and how it related to the diversity of host-virus diversity. </w:t>
      </w:r>
      <w:r w:rsidR="00E0610D">
        <w:rPr>
          <w:rFonts w:ascii="Times" w:eastAsia="Times New Roman" w:hAnsi="Times" w:cs="Times New Roman"/>
        </w:rPr>
        <w:t xml:space="preserve">We surmise that medically important viruses have received more attention and thus more research, hence more interactions should be known and understood. While this is often the case, there is no simple correlation. In fact, being highly pathogenic does not mean a virus is easy to study or it may not be of interest, given a very restricted geographic range or very narrow host range. For some viruses, such as Zika, the threat is </w:t>
      </w:r>
      <w:r w:rsidR="005B09A7">
        <w:rPr>
          <w:rFonts w:ascii="Times" w:eastAsia="Times New Roman" w:hAnsi="Times" w:cs="Times New Roman"/>
        </w:rPr>
        <w:t>relatively</w:t>
      </w:r>
      <w:r w:rsidR="00E0610D">
        <w:rPr>
          <w:rFonts w:ascii="Times" w:eastAsia="Times New Roman" w:hAnsi="Times" w:cs="Times New Roman"/>
        </w:rPr>
        <w:t xml:space="preserve"> recent </w:t>
      </w:r>
      <w:r w:rsidR="005B09A7">
        <w:rPr>
          <w:rFonts w:ascii="Times" w:eastAsia="Times New Roman" w:hAnsi="Times" w:cs="Times New Roman"/>
        </w:rPr>
        <w:t xml:space="preserve">so </w:t>
      </w:r>
      <w:r w:rsidR="00E0610D">
        <w:rPr>
          <w:rFonts w:ascii="Times" w:eastAsia="Times New Roman" w:hAnsi="Times" w:cs="Times New Roman"/>
        </w:rPr>
        <w:t xml:space="preserve">that research has only ramped up </w:t>
      </w:r>
      <w:r w:rsidR="005B09A7">
        <w:rPr>
          <w:rFonts w:ascii="Times" w:eastAsia="Times New Roman" w:hAnsi="Times" w:cs="Times New Roman"/>
        </w:rPr>
        <w:t>during the past few years</w:t>
      </w:r>
      <w:r w:rsidR="00E0610D">
        <w:rPr>
          <w:rFonts w:ascii="Times" w:eastAsia="Times New Roman" w:hAnsi="Times" w:cs="Times New Roman"/>
        </w:rPr>
        <w:t xml:space="preserve"> and there is no extensive data available yet.</w:t>
      </w:r>
    </w:p>
    <w:p w14:paraId="0E445ECB" w14:textId="77777777" w:rsidR="0047280B" w:rsidRPr="0047280B" w:rsidRDefault="0047280B" w:rsidP="0047280B">
      <w:pPr>
        <w:rPr>
          <w:rFonts w:ascii="Times" w:hAnsi="Times" w:cs="Times New Roman"/>
        </w:rPr>
      </w:pPr>
      <w:r w:rsidRPr="0047280B">
        <w:rPr>
          <w:rFonts w:ascii="Times" w:hAnsi="Times" w:cs="Arial"/>
          <w:b/>
          <w:bCs/>
          <w:color w:val="000000"/>
        </w:rPr>
        <w:t>Diversity of human viruses</w:t>
      </w:r>
    </w:p>
    <w:p w14:paraId="6FF5455E" w14:textId="77777777" w:rsidR="0047280B" w:rsidRPr="0047280B" w:rsidRDefault="0047280B" w:rsidP="0047280B">
      <w:pPr>
        <w:rPr>
          <w:rFonts w:ascii="Times" w:eastAsia="Times New Roman" w:hAnsi="Times" w:cs="Times New Roman"/>
        </w:rPr>
      </w:pPr>
    </w:p>
    <w:p w14:paraId="29E09F1A" w14:textId="294465BD" w:rsidR="002012FD" w:rsidRDefault="00971ECC" w:rsidP="0047280B">
      <w:pPr>
        <w:rPr>
          <w:rFonts w:ascii="Times" w:hAnsi="Times" w:cs="Arial"/>
          <w:color w:val="000000"/>
        </w:rPr>
      </w:pPr>
      <w:r>
        <w:rPr>
          <w:rFonts w:ascii="Times" w:hAnsi="Times" w:cs="Arial"/>
          <w:color w:val="000000"/>
        </w:rPr>
        <w:t xml:space="preserve">Most people are infected by one or more viruses. Wylie et al. </w:t>
      </w:r>
      <w:r w:rsidRPr="00971ECC">
        <w:rPr>
          <w:rFonts w:ascii="Times" w:hAnsi="Times" w:cs="Arial"/>
          <w:color w:val="000000"/>
        </w:rPr>
        <w:t xml:space="preserve">detected an average of 5.5 viral genera in each </w:t>
      </w:r>
      <w:r>
        <w:rPr>
          <w:rFonts w:ascii="Times" w:hAnsi="Times" w:cs="Arial"/>
          <w:color w:val="000000"/>
        </w:rPr>
        <w:t xml:space="preserve">of 102 healthy </w:t>
      </w:r>
      <w:r w:rsidRPr="00971ECC">
        <w:rPr>
          <w:rFonts w:ascii="Times" w:hAnsi="Times" w:cs="Arial"/>
          <w:color w:val="000000"/>
        </w:rPr>
        <w:t>individual</w:t>
      </w:r>
      <w:r>
        <w:rPr>
          <w:rFonts w:ascii="Times" w:hAnsi="Times" w:cs="Arial"/>
          <w:color w:val="000000"/>
        </w:rPr>
        <w:t>s. Given that no more than 5 habitats were screened (</w:t>
      </w:r>
      <w:r w:rsidRPr="00971ECC">
        <w:rPr>
          <w:rFonts w:ascii="Times" w:hAnsi="Times" w:cs="Arial"/>
          <w:color w:val="000000"/>
        </w:rPr>
        <w:t>nose, skin, mouth, vagina, and stool</w:t>
      </w:r>
      <w:r>
        <w:rPr>
          <w:rFonts w:ascii="Times" w:hAnsi="Times" w:cs="Arial"/>
          <w:color w:val="000000"/>
        </w:rPr>
        <w:t xml:space="preserve">) we can safely assume that most people have dozens of different viruses in their body. However, only few of them lead to clinical symptoms or disease. We </w:t>
      </w:r>
      <w:r w:rsidR="007B11EA">
        <w:rPr>
          <w:rFonts w:ascii="Times" w:hAnsi="Times" w:cs="Arial"/>
          <w:color w:val="000000"/>
        </w:rPr>
        <w:t>have thus compiled data on the diversity of human viruses by looking both at sequence diversity (</w:t>
      </w:r>
      <w:r w:rsidR="007B11EA" w:rsidRPr="002217EA">
        <w:rPr>
          <w:rFonts w:ascii="Times" w:hAnsi="Times" w:cs="Arial"/>
          <w:b/>
          <w:color w:val="000000"/>
        </w:rPr>
        <w:t>Table 1</w:t>
      </w:r>
      <w:r w:rsidR="007B11EA">
        <w:rPr>
          <w:rFonts w:ascii="Times" w:hAnsi="Times" w:cs="Arial"/>
          <w:color w:val="000000"/>
        </w:rPr>
        <w:t>) and epidemiology (</w:t>
      </w:r>
      <w:r w:rsidR="007B11EA" w:rsidRPr="002217EA">
        <w:rPr>
          <w:rFonts w:ascii="Times" w:hAnsi="Times" w:cs="Arial"/>
          <w:b/>
          <w:color w:val="000000"/>
        </w:rPr>
        <w:t>Table 2</w:t>
      </w:r>
      <w:r w:rsidR="007B11EA">
        <w:rPr>
          <w:rFonts w:ascii="Times" w:hAnsi="Times" w:cs="Arial"/>
          <w:color w:val="000000"/>
        </w:rPr>
        <w:t>).</w:t>
      </w:r>
    </w:p>
    <w:p w14:paraId="2913C590" w14:textId="77777777" w:rsidR="00451A12" w:rsidRDefault="00451A12" w:rsidP="0047280B">
      <w:pPr>
        <w:rPr>
          <w:rFonts w:ascii="Times" w:hAnsi="Times" w:cs="Arial"/>
          <w:color w:val="000000"/>
        </w:rPr>
      </w:pPr>
    </w:p>
    <w:p w14:paraId="768EEE84" w14:textId="25CED3D4" w:rsidR="00451A12" w:rsidRDefault="00451A12" w:rsidP="0047280B">
      <w:pPr>
        <w:rPr>
          <w:rFonts w:ascii="Times" w:hAnsi="Times" w:cs="Arial"/>
          <w:color w:val="000000"/>
        </w:rPr>
      </w:pPr>
      <w:r w:rsidRPr="002217EA">
        <w:rPr>
          <w:rFonts w:ascii="Times" w:hAnsi="Times" w:cs="Arial"/>
          <w:b/>
          <w:color w:val="000000"/>
        </w:rPr>
        <w:t>Table 1</w:t>
      </w:r>
      <w:r>
        <w:rPr>
          <w:rFonts w:ascii="Times" w:hAnsi="Times" w:cs="Arial"/>
          <w:color w:val="000000"/>
        </w:rPr>
        <w:t xml:space="preserve">. Top-20 human viruses by genomes sequenced. Sequence numbers as of </w:t>
      </w:r>
      <w:r w:rsidRPr="00451A12">
        <w:rPr>
          <w:rFonts w:ascii="Times" w:hAnsi="Times" w:cs="Arial"/>
          <w:color w:val="000000"/>
        </w:rPr>
        <w:t>July, 2016</w:t>
      </w:r>
      <w:r>
        <w:rPr>
          <w:rFonts w:ascii="Times" w:hAnsi="Times" w:cs="Arial"/>
          <w:color w:val="000000"/>
        </w:rPr>
        <w:t xml:space="preserve">. Clustered sequenced were </w:t>
      </w:r>
      <w:r w:rsidRPr="00451A12">
        <w:rPr>
          <w:rFonts w:ascii="Times" w:hAnsi="Times" w:cs="Arial"/>
          <w:color w:val="000000"/>
        </w:rPr>
        <w:t xml:space="preserve">clustered at </w:t>
      </w:r>
      <w:r>
        <w:rPr>
          <w:rFonts w:ascii="Times" w:hAnsi="Times" w:cs="Arial"/>
          <w:color w:val="000000"/>
        </w:rPr>
        <w:t>≥</w:t>
      </w:r>
      <w:r w:rsidRPr="00451A12">
        <w:rPr>
          <w:rFonts w:ascii="Times" w:hAnsi="Times" w:cs="Arial"/>
          <w:color w:val="000000"/>
        </w:rPr>
        <w:t>98% sequence identity)</w:t>
      </w:r>
      <w:r>
        <w:rPr>
          <w:rFonts w:ascii="Times" w:hAnsi="Times" w:cs="Arial"/>
          <w:color w:val="000000"/>
        </w:rPr>
        <w:t xml:space="preserve">. C/D = </w:t>
      </w:r>
      <w:r w:rsidR="00FF0207">
        <w:rPr>
          <w:rFonts w:ascii="Times" w:hAnsi="Times" w:cs="Arial"/>
          <w:color w:val="000000"/>
        </w:rPr>
        <w:t>un-/ clustered</w:t>
      </w:r>
      <w:r w:rsidR="005A1775">
        <w:rPr>
          <w:rFonts w:ascii="Times" w:hAnsi="Times" w:cs="Arial"/>
          <w:color w:val="000000"/>
        </w:rPr>
        <w:t xml:space="preserve">. Genome data from </w:t>
      </w:r>
      <w:proofErr w:type="spellStart"/>
      <w:r w:rsidR="005A1775">
        <w:rPr>
          <w:rFonts w:ascii="Times" w:hAnsi="Times" w:cs="Arial"/>
          <w:color w:val="000000"/>
        </w:rPr>
        <w:t>Genbank</w:t>
      </w:r>
      <w:proofErr w:type="spellEnd"/>
      <w:r w:rsidR="005A1775">
        <w:rPr>
          <w:rFonts w:ascii="Times" w:hAnsi="Times" w:cs="Arial"/>
          <w:color w:val="000000"/>
        </w:rPr>
        <w:t>.</w:t>
      </w:r>
    </w:p>
    <w:p w14:paraId="6461298C" w14:textId="77777777" w:rsidR="00451A12" w:rsidRDefault="00451A12" w:rsidP="0047280B">
      <w:pPr>
        <w:rPr>
          <w:rFonts w:ascii="Times" w:hAnsi="Times" w:cs="Arial"/>
          <w:color w:val="000000"/>
        </w:rPr>
      </w:pPr>
    </w:p>
    <w:tbl>
      <w:tblPr>
        <w:tblStyle w:val="TableGrid"/>
        <w:tblW w:w="0" w:type="auto"/>
        <w:tblLook w:val="04A0" w:firstRow="1" w:lastRow="0" w:firstColumn="1" w:lastColumn="0" w:noHBand="0" w:noVBand="1"/>
      </w:tblPr>
      <w:tblGrid>
        <w:gridCol w:w="761"/>
        <w:gridCol w:w="1843"/>
        <w:gridCol w:w="1307"/>
        <w:gridCol w:w="1576"/>
        <w:gridCol w:w="809"/>
        <w:gridCol w:w="1181"/>
        <w:gridCol w:w="1379"/>
      </w:tblGrid>
      <w:tr w:rsidR="003213FA" w:rsidRPr="00451A12" w14:paraId="26FE6EB8" w14:textId="77777777" w:rsidTr="003213FA">
        <w:tc>
          <w:tcPr>
            <w:tcW w:w="784" w:type="dxa"/>
          </w:tcPr>
          <w:p w14:paraId="190F926D" w14:textId="15A2D379" w:rsidR="003213FA" w:rsidRPr="00A17EF3" w:rsidRDefault="006C3902" w:rsidP="003213FA">
            <w:pPr>
              <w:jc w:val="right"/>
            </w:pPr>
            <w:r>
              <w:t>T</w:t>
            </w:r>
            <w:r w:rsidR="003213FA">
              <w:t>ype</w:t>
            </w:r>
          </w:p>
        </w:tc>
        <w:tc>
          <w:tcPr>
            <w:tcW w:w="1843" w:type="dxa"/>
          </w:tcPr>
          <w:p w14:paraId="5CFCE880" w14:textId="70557251" w:rsidR="003213FA" w:rsidRPr="00451A12" w:rsidRDefault="003213FA" w:rsidP="00451A12">
            <w:pPr>
              <w:rPr>
                <w:rFonts w:ascii="Times" w:hAnsi="Times" w:cs="Arial"/>
                <w:color w:val="000000"/>
              </w:rPr>
            </w:pPr>
            <w:r w:rsidRPr="00A17EF3">
              <w:t>Family name</w:t>
            </w:r>
          </w:p>
        </w:tc>
        <w:tc>
          <w:tcPr>
            <w:tcW w:w="1319" w:type="dxa"/>
          </w:tcPr>
          <w:p w14:paraId="6D706863" w14:textId="5E46A443" w:rsidR="003213FA" w:rsidRPr="00451A12" w:rsidRDefault="005A1775" w:rsidP="00451A12">
            <w:pPr>
              <w:rPr>
                <w:rFonts w:ascii="Times" w:hAnsi="Times" w:cs="Arial"/>
                <w:color w:val="000000"/>
              </w:rPr>
            </w:pPr>
            <w:r>
              <w:t>S</w:t>
            </w:r>
            <w:r w:rsidR="003213FA" w:rsidRPr="00A17EF3">
              <w:t xml:space="preserve">equences </w:t>
            </w:r>
            <w:r w:rsidR="003213FA">
              <w:t>(</w:t>
            </w:r>
            <w:proofErr w:type="spellStart"/>
            <w:r w:rsidR="003213FA">
              <w:t>unclust</w:t>
            </w:r>
            <w:proofErr w:type="spellEnd"/>
            <w:r w:rsidR="003213FA">
              <w:t>.</w:t>
            </w:r>
            <w:r w:rsidR="003213FA" w:rsidRPr="00A17EF3">
              <w:t>)</w:t>
            </w:r>
          </w:p>
        </w:tc>
        <w:tc>
          <w:tcPr>
            <w:tcW w:w="1369" w:type="dxa"/>
          </w:tcPr>
          <w:p w14:paraId="0C61A1C4" w14:textId="17DF7D6B" w:rsidR="003213FA" w:rsidRPr="00451A12" w:rsidRDefault="007E2579" w:rsidP="00451A12">
            <w:pPr>
              <w:rPr>
                <w:rFonts w:ascii="Times" w:hAnsi="Times" w:cs="Arial"/>
                <w:color w:val="000000"/>
              </w:rPr>
            </w:pPr>
            <w:r>
              <w:t>D</w:t>
            </w:r>
            <w:r w:rsidR="006D4DE8">
              <w:t>isease</w:t>
            </w:r>
            <w:r>
              <w:t xml:space="preserve"> (examples)</w:t>
            </w:r>
          </w:p>
        </w:tc>
        <w:tc>
          <w:tcPr>
            <w:tcW w:w="858" w:type="dxa"/>
          </w:tcPr>
          <w:p w14:paraId="1887A32A" w14:textId="1603E9D4" w:rsidR="003213FA" w:rsidRPr="00451A12" w:rsidRDefault="003213FA" w:rsidP="00451A12">
            <w:pPr>
              <w:rPr>
                <w:rFonts w:ascii="Times" w:hAnsi="Times" w:cs="Arial"/>
                <w:color w:val="000000"/>
              </w:rPr>
            </w:pPr>
            <w:r w:rsidRPr="00A17EF3">
              <w:t>C/D</w:t>
            </w:r>
          </w:p>
        </w:tc>
        <w:tc>
          <w:tcPr>
            <w:tcW w:w="1197" w:type="dxa"/>
          </w:tcPr>
          <w:p w14:paraId="268B3643" w14:textId="4E2E1850" w:rsidR="003213FA" w:rsidRPr="00451A12" w:rsidRDefault="003213FA" w:rsidP="00451A12">
            <w:pPr>
              <w:rPr>
                <w:rFonts w:ascii="Times" w:hAnsi="Times" w:cs="Arial"/>
                <w:color w:val="000000"/>
              </w:rPr>
            </w:pPr>
            <w:r w:rsidRPr="00A17EF3">
              <w:t xml:space="preserve">Total complete genomes </w:t>
            </w:r>
          </w:p>
        </w:tc>
        <w:tc>
          <w:tcPr>
            <w:tcW w:w="1486" w:type="dxa"/>
          </w:tcPr>
          <w:p w14:paraId="45AD5E10" w14:textId="12C4DFD5" w:rsidR="003213FA" w:rsidRPr="00451A12" w:rsidRDefault="006C3902" w:rsidP="00451A12">
            <w:pPr>
              <w:rPr>
                <w:rFonts w:ascii="Times" w:hAnsi="Times" w:cs="Arial"/>
                <w:color w:val="000000"/>
              </w:rPr>
            </w:pPr>
            <w:r>
              <w:t>C</w:t>
            </w:r>
            <w:r w:rsidR="003213FA" w:rsidRPr="00A17EF3">
              <w:t xml:space="preserve">omplete genomes (clustered </w:t>
            </w:r>
            <w:r w:rsidR="003213FA">
              <w:t>)</w:t>
            </w:r>
          </w:p>
        </w:tc>
      </w:tr>
      <w:tr w:rsidR="003213FA" w:rsidRPr="00451A12" w14:paraId="4755048D" w14:textId="77777777" w:rsidTr="003213FA">
        <w:tc>
          <w:tcPr>
            <w:tcW w:w="784" w:type="dxa"/>
          </w:tcPr>
          <w:p w14:paraId="6056F628" w14:textId="3D0C0278" w:rsidR="003213FA" w:rsidRPr="00451A12" w:rsidRDefault="001867B4" w:rsidP="00451A12">
            <w:pPr>
              <w:rPr>
                <w:rFonts w:ascii="Times" w:hAnsi="Times" w:cs="Arial"/>
                <w:color w:val="000000"/>
              </w:rPr>
            </w:pPr>
            <w:r>
              <w:rPr>
                <w:rFonts w:ascii="Times" w:hAnsi="Times" w:cs="Arial"/>
                <w:color w:val="000000"/>
              </w:rPr>
              <w:t>RNA</w:t>
            </w:r>
          </w:p>
        </w:tc>
        <w:tc>
          <w:tcPr>
            <w:tcW w:w="1843" w:type="dxa"/>
          </w:tcPr>
          <w:p w14:paraId="4D5939D6" w14:textId="057122F6" w:rsidR="003213FA" w:rsidRPr="00451A12" w:rsidRDefault="003213FA" w:rsidP="00451A12">
            <w:pPr>
              <w:rPr>
                <w:rFonts w:ascii="Times" w:hAnsi="Times" w:cs="Arial"/>
                <w:color w:val="000000"/>
              </w:rPr>
            </w:pPr>
            <w:bookmarkStart w:id="4" w:name="OLE_LINK20"/>
            <w:bookmarkStart w:id="5" w:name="OLE_LINK21"/>
            <w:proofErr w:type="spellStart"/>
            <w:r w:rsidRPr="00451A12">
              <w:rPr>
                <w:rFonts w:ascii="Times" w:hAnsi="Times" w:cs="Arial"/>
                <w:color w:val="000000"/>
              </w:rPr>
              <w:t>reoviridae</w:t>
            </w:r>
            <w:bookmarkEnd w:id="4"/>
            <w:bookmarkEnd w:id="5"/>
            <w:proofErr w:type="spellEnd"/>
          </w:p>
        </w:tc>
        <w:tc>
          <w:tcPr>
            <w:tcW w:w="1319" w:type="dxa"/>
          </w:tcPr>
          <w:p w14:paraId="730CB0EA" w14:textId="77777777" w:rsidR="003213FA" w:rsidRPr="00451A12" w:rsidRDefault="003213FA" w:rsidP="00451A12">
            <w:pPr>
              <w:rPr>
                <w:rFonts w:ascii="Times" w:hAnsi="Times" w:cs="Arial"/>
                <w:color w:val="000000"/>
              </w:rPr>
            </w:pPr>
            <w:r w:rsidRPr="00451A12">
              <w:rPr>
                <w:rFonts w:ascii="Times" w:hAnsi="Times" w:cs="Arial"/>
                <w:color w:val="000000"/>
              </w:rPr>
              <w:t>65870</w:t>
            </w:r>
          </w:p>
        </w:tc>
        <w:tc>
          <w:tcPr>
            <w:tcW w:w="1369" w:type="dxa"/>
          </w:tcPr>
          <w:p w14:paraId="48EBE99C" w14:textId="43D911ED" w:rsidR="003213FA" w:rsidRPr="00451A12" w:rsidRDefault="003407F6" w:rsidP="00451A12">
            <w:pPr>
              <w:rPr>
                <w:rFonts w:ascii="Times" w:hAnsi="Times" w:cs="Arial"/>
                <w:color w:val="000000"/>
              </w:rPr>
            </w:pPr>
            <w:r>
              <w:rPr>
                <w:rFonts w:ascii="Times" w:hAnsi="Times" w:cs="Arial"/>
                <w:color w:val="000000"/>
              </w:rPr>
              <w:t xml:space="preserve">Rare </w:t>
            </w:r>
            <w:r w:rsidRPr="003407F6">
              <w:rPr>
                <w:rFonts w:ascii="Times" w:hAnsi="Times" w:cs="Arial"/>
                <w:color w:val="000000"/>
              </w:rPr>
              <w:t>diarrhea</w:t>
            </w:r>
          </w:p>
        </w:tc>
        <w:tc>
          <w:tcPr>
            <w:tcW w:w="858" w:type="dxa"/>
          </w:tcPr>
          <w:p w14:paraId="1D6DCF07" w14:textId="23EA3A7C" w:rsidR="003213FA" w:rsidRPr="00451A12" w:rsidRDefault="003213FA" w:rsidP="003213FA">
            <w:pPr>
              <w:rPr>
                <w:rFonts w:ascii="Times" w:hAnsi="Times" w:cs="Arial"/>
                <w:color w:val="000000"/>
              </w:rPr>
            </w:pPr>
            <w:r w:rsidRPr="00451A12">
              <w:rPr>
                <w:rFonts w:ascii="Times" w:hAnsi="Times" w:cs="Arial"/>
                <w:color w:val="000000"/>
              </w:rPr>
              <w:t>5.78</w:t>
            </w:r>
          </w:p>
        </w:tc>
        <w:tc>
          <w:tcPr>
            <w:tcW w:w="1197" w:type="dxa"/>
          </w:tcPr>
          <w:p w14:paraId="18AC12B7" w14:textId="77777777" w:rsidR="003213FA" w:rsidRPr="00451A12" w:rsidRDefault="003213FA" w:rsidP="00451A12">
            <w:pPr>
              <w:rPr>
                <w:rFonts w:ascii="Times" w:hAnsi="Times" w:cs="Arial"/>
                <w:color w:val="000000"/>
              </w:rPr>
            </w:pPr>
            <w:r w:rsidRPr="00451A12">
              <w:rPr>
                <w:rFonts w:ascii="Times" w:hAnsi="Times" w:cs="Arial"/>
                <w:color w:val="000000"/>
              </w:rPr>
              <w:t>31945</w:t>
            </w:r>
          </w:p>
        </w:tc>
        <w:tc>
          <w:tcPr>
            <w:tcW w:w="1486" w:type="dxa"/>
          </w:tcPr>
          <w:p w14:paraId="1C56C1C9" w14:textId="77777777" w:rsidR="003213FA" w:rsidRPr="00451A12" w:rsidRDefault="003213FA" w:rsidP="00451A12">
            <w:pPr>
              <w:rPr>
                <w:rFonts w:ascii="Times" w:hAnsi="Times" w:cs="Arial"/>
                <w:color w:val="000000"/>
              </w:rPr>
            </w:pPr>
            <w:r w:rsidRPr="00451A12">
              <w:rPr>
                <w:rFonts w:ascii="Times" w:hAnsi="Times" w:cs="Arial"/>
                <w:color w:val="000000"/>
              </w:rPr>
              <w:t>5803</w:t>
            </w:r>
          </w:p>
        </w:tc>
      </w:tr>
      <w:tr w:rsidR="003213FA" w:rsidRPr="00451A12" w14:paraId="6484D337" w14:textId="77777777" w:rsidTr="003213FA">
        <w:tc>
          <w:tcPr>
            <w:tcW w:w="784" w:type="dxa"/>
          </w:tcPr>
          <w:p w14:paraId="2024DDF6" w14:textId="43C47BA3" w:rsidR="003213FA" w:rsidRPr="00451A12" w:rsidRDefault="001867B4" w:rsidP="00451A12">
            <w:pPr>
              <w:rPr>
                <w:rFonts w:ascii="Times" w:hAnsi="Times" w:cs="Arial"/>
                <w:color w:val="000000"/>
              </w:rPr>
            </w:pPr>
            <w:r>
              <w:rPr>
                <w:rFonts w:ascii="Times" w:hAnsi="Times" w:cs="Arial"/>
                <w:color w:val="000000"/>
              </w:rPr>
              <w:t>RNA</w:t>
            </w:r>
          </w:p>
        </w:tc>
        <w:tc>
          <w:tcPr>
            <w:tcW w:w="1843" w:type="dxa"/>
          </w:tcPr>
          <w:p w14:paraId="239C6878" w14:textId="032E3E9E" w:rsidR="003213FA" w:rsidRPr="00451A12" w:rsidRDefault="003213FA" w:rsidP="00451A12">
            <w:pPr>
              <w:rPr>
                <w:rFonts w:ascii="Times" w:hAnsi="Times" w:cs="Arial"/>
                <w:color w:val="000000"/>
              </w:rPr>
            </w:pPr>
            <w:proofErr w:type="spellStart"/>
            <w:r w:rsidRPr="00451A12">
              <w:rPr>
                <w:rFonts w:ascii="Times" w:hAnsi="Times" w:cs="Arial"/>
                <w:color w:val="000000"/>
              </w:rPr>
              <w:t>flaviviridae</w:t>
            </w:r>
            <w:proofErr w:type="spellEnd"/>
          </w:p>
        </w:tc>
        <w:tc>
          <w:tcPr>
            <w:tcW w:w="1319" w:type="dxa"/>
          </w:tcPr>
          <w:p w14:paraId="426095DD" w14:textId="77777777" w:rsidR="003213FA" w:rsidRPr="00451A12" w:rsidRDefault="003213FA" w:rsidP="00451A12">
            <w:pPr>
              <w:rPr>
                <w:rFonts w:ascii="Times" w:hAnsi="Times" w:cs="Arial"/>
                <w:color w:val="000000"/>
              </w:rPr>
            </w:pPr>
            <w:r w:rsidRPr="00451A12">
              <w:rPr>
                <w:rFonts w:ascii="Times" w:hAnsi="Times" w:cs="Arial"/>
                <w:color w:val="000000"/>
              </w:rPr>
              <w:t>225112</w:t>
            </w:r>
          </w:p>
        </w:tc>
        <w:tc>
          <w:tcPr>
            <w:tcW w:w="1369" w:type="dxa"/>
          </w:tcPr>
          <w:p w14:paraId="0E622A10" w14:textId="7DB8655E" w:rsidR="003213FA" w:rsidRPr="00451A12" w:rsidRDefault="007E2579" w:rsidP="00451A12">
            <w:pPr>
              <w:rPr>
                <w:rFonts w:ascii="Times" w:hAnsi="Times" w:cs="Arial"/>
                <w:color w:val="000000"/>
              </w:rPr>
            </w:pPr>
            <w:r>
              <w:rPr>
                <w:rFonts w:ascii="Times" w:hAnsi="Times" w:cs="Arial"/>
                <w:color w:val="000000"/>
              </w:rPr>
              <w:t xml:space="preserve">Zika </w:t>
            </w:r>
          </w:p>
        </w:tc>
        <w:tc>
          <w:tcPr>
            <w:tcW w:w="858" w:type="dxa"/>
          </w:tcPr>
          <w:p w14:paraId="66F45511" w14:textId="6BD259EC" w:rsidR="003213FA" w:rsidRPr="00451A12" w:rsidRDefault="003213FA" w:rsidP="003213FA">
            <w:pPr>
              <w:rPr>
                <w:rFonts w:ascii="Times" w:hAnsi="Times" w:cs="Arial"/>
                <w:color w:val="000000"/>
              </w:rPr>
            </w:pPr>
            <w:r w:rsidRPr="00451A12">
              <w:rPr>
                <w:rFonts w:ascii="Times" w:hAnsi="Times" w:cs="Arial"/>
                <w:color w:val="000000"/>
              </w:rPr>
              <w:t>3.20</w:t>
            </w:r>
          </w:p>
        </w:tc>
        <w:tc>
          <w:tcPr>
            <w:tcW w:w="1197" w:type="dxa"/>
          </w:tcPr>
          <w:p w14:paraId="4670624A" w14:textId="77777777" w:rsidR="003213FA" w:rsidRPr="00451A12" w:rsidRDefault="003213FA" w:rsidP="00451A12">
            <w:pPr>
              <w:rPr>
                <w:rFonts w:ascii="Times" w:hAnsi="Times" w:cs="Arial"/>
                <w:color w:val="000000"/>
              </w:rPr>
            </w:pPr>
            <w:r w:rsidRPr="00451A12">
              <w:rPr>
                <w:rFonts w:ascii="Times" w:hAnsi="Times" w:cs="Arial"/>
                <w:color w:val="000000"/>
              </w:rPr>
              <w:t>7837</w:t>
            </w:r>
          </w:p>
        </w:tc>
        <w:tc>
          <w:tcPr>
            <w:tcW w:w="1486" w:type="dxa"/>
          </w:tcPr>
          <w:p w14:paraId="6077870C" w14:textId="77777777" w:rsidR="003213FA" w:rsidRPr="00451A12" w:rsidRDefault="003213FA" w:rsidP="00451A12">
            <w:pPr>
              <w:rPr>
                <w:rFonts w:ascii="Times" w:hAnsi="Times" w:cs="Arial"/>
                <w:color w:val="000000"/>
              </w:rPr>
            </w:pPr>
            <w:r w:rsidRPr="00451A12">
              <w:rPr>
                <w:rFonts w:ascii="Times" w:hAnsi="Times" w:cs="Arial"/>
                <w:color w:val="000000"/>
              </w:rPr>
              <w:t>2019</w:t>
            </w:r>
          </w:p>
        </w:tc>
      </w:tr>
      <w:tr w:rsidR="003213FA" w:rsidRPr="00451A12" w14:paraId="7466BF15" w14:textId="77777777" w:rsidTr="003213FA">
        <w:tc>
          <w:tcPr>
            <w:tcW w:w="784" w:type="dxa"/>
          </w:tcPr>
          <w:p w14:paraId="2FA610C4" w14:textId="10C77C41" w:rsidR="003213FA" w:rsidRPr="00451A12" w:rsidRDefault="001867B4" w:rsidP="00451A12">
            <w:pPr>
              <w:rPr>
                <w:rFonts w:ascii="Times" w:hAnsi="Times" w:cs="Arial"/>
                <w:color w:val="000000"/>
              </w:rPr>
            </w:pPr>
            <w:r>
              <w:rPr>
                <w:rFonts w:ascii="Times" w:hAnsi="Times" w:cs="Arial"/>
                <w:color w:val="000000"/>
              </w:rPr>
              <w:t>DNA</w:t>
            </w:r>
          </w:p>
        </w:tc>
        <w:tc>
          <w:tcPr>
            <w:tcW w:w="1843" w:type="dxa"/>
          </w:tcPr>
          <w:p w14:paraId="56A7C87C" w14:textId="4163E070" w:rsidR="003213FA" w:rsidRPr="00451A12" w:rsidRDefault="003213FA" w:rsidP="00451A12">
            <w:pPr>
              <w:rPr>
                <w:rFonts w:ascii="Times" w:hAnsi="Times" w:cs="Arial"/>
                <w:color w:val="000000"/>
              </w:rPr>
            </w:pPr>
            <w:proofErr w:type="spellStart"/>
            <w:r w:rsidRPr="00451A12">
              <w:rPr>
                <w:rFonts w:ascii="Times" w:hAnsi="Times" w:cs="Arial"/>
                <w:color w:val="000000"/>
              </w:rPr>
              <w:t>hepadnaviridae</w:t>
            </w:r>
            <w:proofErr w:type="spellEnd"/>
          </w:p>
        </w:tc>
        <w:tc>
          <w:tcPr>
            <w:tcW w:w="1319" w:type="dxa"/>
          </w:tcPr>
          <w:p w14:paraId="7DC31F46" w14:textId="77777777" w:rsidR="003213FA" w:rsidRPr="00451A12" w:rsidRDefault="003213FA" w:rsidP="00451A12">
            <w:pPr>
              <w:rPr>
                <w:rFonts w:ascii="Times" w:hAnsi="Times" w:cs="Arial"/>
                <w:color w:val="000000"/>
              </w:rPr>
            </w:pPr>
            <w:r w:rsidRPr="00451A12">
              <w:rPr>
                <w:rFonts w:ascii="Times" w:hAnsi="Times" w:cs="Arial"/>
                <w:color w:val="000000"/>
              </w:rPr>
              <w:t>78558</w:t>
            </w:r>
          </w:p>
        </w:tc>
        <w:tc>
          <w:tcPr>
            <w:tcW w:w="1369" w:type="dxa"/>
          </w:tcPr>
          <w:p w14:paraId="4193C5A7" w14:textId="79919AD1" w:rsidR="003213FA" w:rsidRPr="00451A12" w:rsidRDefault="007E2579" w:rsidP="00451A12">
            <w:pPr>
              <w:rPr>
                <w:rFonts w:ascii="Times" w:hAnsi="Times" w:cs="Arial"/>
                <w:color w:val="000000"/>
              </w:rPr>
            </w:pPr>
            <w:r>
              <w:rPr>
                <w:rFonts w:ascii="Times" w:hAnsi="Times" w:cs="Arial"/>
                <w:color w:val="000000"/>
              </w:rPr>
              <w:t>hep</w:t>
            </w:r>
            <w:r w:rsidR="003407F6">
              <w:rPr>
                <w:rFonts w:ascii="Times" w:hAnsi="Times" w:cs="Arial"/>
                <w:color w:val="000000"/>
              </w:rPr>
              <w:t>a</w:t>
            </w:r>
            <w:r>
              <w:rPr>
                <w:rFonts w:ascii="Times" w:hAnsi="Times" w:cs="Arial"/>
                <w:color w:val="000000"/>
              </w:rPr>
              <w:t>titis</w:t>
            </w:r>
          </w:p>
        </w:tc>
        <w:tc>
          <w:tcPr>
            <w:tcW w:w="858" w:type="dxa"/>
          </w:tcPr>
          <w:p w14:paraId="5D127002" w14:textId="7FD09962" w:rsidR="003213FA" w:rsidRPr="00451A12" w:rsidRDefault="003213FA" w:rsidP="003213FA">
            <w:pPr>
              <w:rPr>
                <w:rFonts w:ascii="Times" w:hAnsi="Times" w:cs="Arial"/>
                <w:color w:val="000000"/>
              </w:rPr>
            </w:pPr>
            <w:r w:rsidRPr="00451A12">
              <w:rPr>
                <w:rFonts w:ascii="Times" w:hAnsi="Times" w:cs="Arial"/>
                <w:color w:val="000000"/>
              </w:rPr>
              <w:t>8.16</w:t>
            </w:r>
          </w:p>
        </w:tc>
        <w:tc>
          <w:tcPr>
            <w:tcW w:w="1197" w:type="dxa"/>
          </w:tcPr>
          <w:p w14:paraId="275FDC7D" w14:textId="77777777" w:rsidR="003213FA" w:rsidRPr="00451A12" w:rsidRDefault="003213FA" w:rsidP="00451A12">
            <w:pPr>
              <w:rPr>
                <w:rFonts w:ascii="Times" w:hAnsi="Times" w:cs="Arial"/>
                <w:color w:val="000000"/>
              </w:rPr>
            </w:pPr>
            <w:r w:rsidRPr="00451A12">
              <w:rPr>
                <w:rFonts w:ascii="Times" w:hAnsi="Times" w:cs="Arial"/>
                <w:color w:val="000000"/>
              </w:rPr>
              <w:t>7248</w:t>
            </w:r>
          </w:p>
        </w:tc>
        <w:tc>
          <w:tcPr>
            <w:tcW w:w="1486" w:type="dxa"/>
          </w:tcPr>
          <w:p w14:paraId="239A6022" w14:textId="77777777" w:rsidR="003213FA" w:rsidRPr="00451A12" w:rsidRDefault="003213FA" w:rsidP="00451A12">
            <w:pPr>
              <w:rPr>
                <w:rFonts w:ascii="Times" w:hAnsi="Times" w:cs="Arial"/>
                <w:color w:val="000000"/>
              </w:rPr>
            </w:pPr>
            <w:r w:rsidRPr="00451A12">
              <w:rPr>
                <w:rFonts w:ascii="Times" w:hAnsi="Times" w:cs="Arial"/>
                <w:color w:val="000000"/>
              </w:rPr>
              <w:t>1946</w:t>
            </w:r>
          </w:p>
        </w:tc>
      </w:tr>
      <w:tr w:rsidR="003213FA" w:rsidRPr="00451A12" w14:paraId="16858DF1" w14:textId="77777777" w:rsidTr="003213FA">
        <w:tc>
          <w:tcPr>
            <w:tcW w:w="784" w:type="dxa"/>
          </w:tcPr>
          <w:p w14:paraId="2D05CB19" w14:textId="4FF6881A" w:rsidR="003213FA" w:rsidRPr="00451A12" w:rsidRDefault="001867B4" w:rsidP="00451A12">
            <w:pPr>
              <w:rPr>
                <w:rFonts w:ascii="Times" w:hAnsi="Times" w:cs="Arial"/>
                <w:color w:val="000000"/>
              </w:rPr>
            </w:pPr>
            <w:r>
              <w:rPr>
                <w:rFonts w:ascii="Times" w:hAnsi="Times" w:cs="Arial"/>
                <w:color w:val="000000"/>
              </w:rPr>
              <w:t>plant</w:t>
            </w:r>
          </w:p>
        </w:tc>
        <w:tc>
          <w:tcPr>
            <w:tcW w:w="1843" w:type="dxa"/>
          </w:tcPr>
          <w:p w14:paraId="24BD7474" w14:textId="10DDEE25" w:rsidR="003213FA" w:rsidRPr="00451A12" w:rsidRDefault="003213FA" w:rsidP="00451A12">
            <w:pPr>
              <w:rPr>
                <w:rFonts w:ascii="Times" w:hAnsi="Times" w:cs="Arial"/>
                <w:color w:val="000000"/>
              </w:rPr>
            </w:pPr>
            <w:proofErr w:type="spellStart"/>
            <w:r w:rsidRPr="00451A12">
              <w:rPr>
                <w:rFonts w:ascii="Times" w:hAnsi="Times" w:cs="Arial"/>
                <w:color w:val="000000"/>
              </w:rPr>
              <w:t>geminiviridae</w:t>
            </w:r>
            <w:proofErr w:type="spellEnd"/>
          </w:p>
        </w:tc>
        <w:tc>
          <w:tcPr>
            <w:tcW w:w="1319" w:type="dxa"/>
          </w:tcPr>
          <w:p w14:paraId="1329484E" w14:textId="77777777" w:rsidR="003213FA" w:rsidRPr="00451A12" w:rsidRDefault="003213FA" w:rsidP="00451A12">
            <w:pPr>
              <w:rPr>
                <w:rFonts w:ascii="Times" w:hAnsi="Times" w:cs="Arial"/>
                <w:color w:val="000000"/>
              </w:rPr>
            </w:pPr>
            <w:r w:rsidRPr="00451A12">
              <w:rPr>
                <w:rFonts w:ascii="Times" w:hAnsi="Times" w:cs="Arial"/>
                <w:color w:val="000000"/>
              </w:rPr>
              <w:t>13158</w:t>
            </w:r>
          </w:p>
        </w:tc>
        <w:tc>
          <w:tcPr>
            <w:tcW w:w="1369" w:type="dxa"/>
          </w:tcPr>
          <w:p w14:paraId="31C79AB9" w14:textId="0451AD28" w:rsidR="003213FA" w:rsidRPr="00451A12" w:rsidRDefault="007E2579" w:rsidP="00451A12">
            <w:pPr>
              <w:rPr>
                <w:rFonts w:ascii="Times" w:hAnsi="Times" w:cs="Arial"/>
                <w:color w:val="000000"/>
              </w:rPr>
            </w:pPr>
            <w:r>
              <w:rPr>
                <w:rFonts w:ascii="Times" w:hAnsi="Times" w:cs="Arial"/>
                <w:color w:val="000000"/>
              </w:rPr>
              <w:t>---</w:t>
            </w:r>
          </w:p>
        </w:tc>
        <w:tc>
          <w:tcPr>
            <w:tcW w:w="858" w:type="dxa"/>
          </w:tcPr>
          <w:p w14:paraId="5187827F" w14:textId="00993F1D" w:rsidR="003213FA" w:rsidRPr="00451A12" w:rsidRDefault="003213FA" w:rsidP="003213FA">
            <w:pPr>
              <w:rPr>
                <w:rFonts w:ascii="Times" w:hAnsi="Times" w:cs="Arial"/>
                <w:color w:val="000000"/>
              </w:rPr>
            </w:pPr>
            <w:r w:rsidRPr="00451A12">
              <w:rPr>
                <w:rFonts w:ascii="Times" w:hAnsi="Times" w:cs="Arial"/>
                <w:color w:val="000000"/>
              </w:rPr>
              <w:t>3.02</w:t>
            </w:r>
          </w:p>
        </w:tc>
        <w:tc>
          <w:tcPr>
            <w:tcW w:w="1197" w:type="dxa"/>
          </w:tcPr>
          <w:p w14:paraId="56A6336D" w14:textId="77777777" w:rsidR="003213FA" w:rsidRPr="00451A12" w:rsidRDefault="003213FA" w:rsidP="00451A12">
            <w:pPr>
              <w:rPr>
                <w:rFonts w:ascii="Times" w:hAnsi="Times" w:cs="Arial"/>
                <w:color w:val="000000"/>
              </w:rPr>
            </w:pPr>
            <w:r w:rsidRPr="00451A12">
              <w:rPr>
                <w:rFonts w:ascii="Times" w:hAnsi="Times" w:cs="Arial"/>
                <w:color w:val="000000"/>
              </w:rPr>
              <w:t>6421</w:t>
            </w:r>
          </w:p>
        </w:tc>
        <w:tc>
          <w:tcPr>
            <w:tcW w:w="1486" w:type="dxa"/>
          </w:tcPr>
          <w:p w14:paraId="410FCF03" w14:textId="77777777" w:rsidR="003213FA" w:rsidRPr="00451A12" w:rsidRDefault="003213FA" w:rsidP="00451A12">
            <w:pPr>
              <w:rPr>
                <w:rFonts w:ascii="Times" w:hAnsi="Times" w:cs="Arial"/>
                <w:color w:val="000000"/>
              </w:rPr>
            </w:pPr>
            <w:r w:rsidRPr="00451A12">
              <w:rPr>
                <w:rFonts w:ascii="Times" w:hAnsi="Times" w:cs="Arial"/>
                <w:color w:val="000000"/>
              </w:rPr>
              <w:t>2316</w:t>
            </w:r>
          </w:p>
        </w:tc>
      </w:tr>
      <w:tr w:rsidR="003213FA" w:rsidRPr="00451A12" w14:paraId="4ED16E8D" w14:textId="77777777" w:rsidTr="003213FA">
        <w:tc>
          <w:tcPr>
            <w:tcW w:w="784" w:type="dxa"/>
          </w:tcPr>
          <w:p w14:paraId="79A08805" w14:textId="63C7E531" w:rsidR="003213FA" w:rsidRPr="00451A12" w:rsidRDefault="001867B4" w:rsidP="00451A12">
            <w:pPr>
              <w:rPr>
                <w:rFonts w:ascii="Times" w:hAnsi="Times" w:cs="Arial"/>
                <w:color w:val="000000"/>
              </w:rPr>
            </w:pPr>
            <w:r>
              <w:rPr>
                <w:rFonts w:ascii="Times" w:hAnsi="Times" w:cs="Arial"/>
                <w:color w:val="000000"/>
              </w:rPr>
              <w:t>RNA</w:t>
            </w:r>
          </w:p>
        </w:tc>
        <w:tc>
          <w:tcPr>
            <w:tcW w:w="1843" w:type="dxa"/>
          </w:tcPr>
          <w:p w14:paraId="1CA326F4" w14:textId="524D46C3" w:rsidR="003213FA" w:rsidRPr="00451A12" w:rsidRDefault="003213FA" w:rsidP="00451A12">
            <w:pPr>
              <w:rPr>
                <w:rFonts w:ascii="Times" w:hAnsi="Times" w:cs="Arial"/>
                <w:color w:val="000000"/>
              </w:rPr>
            </w:pPr>
            <w:proofErr w:type="spellStart"/>
            <w:r w:rsidRPr="00451A12">
              <w:rPr>
                <w:rFonts w:ascii="Times" w:hAnsi="Times" w:cs="Arial"/>
                <w:color w:val="000000"/>
              </w:rPr>
              <w:t>picornaviridae</w:t>
            </w:r>
            <w:proofErr w:type="spellEnd"/>
          </w:p>
        </w:tc>
        <w:tc>
          <w:tcPr>
            <w:tcW w:w="1319" w:type="dxa"/>
          </w:tcPr>
          <w:p w14:paraId="3A1A0E4C" w14:textId="77777777" w:rsidR="003213FA" w:rsidRPr="00451A12" w:rsidRDefault="003213FA" w:rsidP="00451A12">
            <w:pPr>
              <w:rPr>
                <w:rFonts w:ascii="Times" w:hAnsi="Times" w:cs="Arial"/>
                <w:color w:val="000000"/>
              </w:rPr>
            </w:pPr>
            <w:r w:rsidRPr="00451A12">
              <w:rPr>
                <w:rFonts w:ascii="Times" w:hAnsi="Times" w:cs="Arial"/>
                <w:color w:val="000000"/>
              </w:rPr>
              <w:t>85636</w:t>
            </w:r>
          </w:p>
        </w:tc>
        <w:tc>
          <w:tcPr>
            <w:tcW w:w="1369" w:type="dxa"/>
          </w:tcPr>
          <w:p w14:paraId="14A3412B" w14:textId="70295BEC" w:rsidR="003213FA" w:rsidRPr="00451A12" w:rsidRDefault="007E2579" w:rsidP="00451A12">
            <w:pPr>
              <w:rPr>
                <w:rFonts w:ascii="Times" w:hAnsi="Times" w:cs="Arial"/>
                <w:color w:val="000000"/>
              </w:rPr>
            </w:pPr>
            <w:r>
              <w:rPr>
                <w:rFonts w:ascii="Times" w:hAnsi="Times" w:cs="Arial"/>
                <w:color w:val="000000"/>
              </w:rPr>
              <w:t xml:space="preserve">Cold </w:t>
            </w:r>
            <w:proofErr w:type="spellStart"/>
            <w:r>
              <w:rPr>
                <w:rFonts w:ascii="Times" w:hAnsi="Times" w:cs="Arial"/>
                <w:color w:val="000000"/>
              </w:rPr>
              <w:t>etc</w:t>
            </w:r>
            <w:proofErr w:type="spellEnd"/>
          </w:p>
        </w:tc>
        <w:tc>
          <w:tcPr>
            <w:tcW w:w="858" w:type="dxa"/>
          </w:tcPr>
          <w:p w14:paraId="5607D401" w14:textId="1216EE6A" w:rsidR="003213FA" w:rsidRPr="00451A12" w:rsidRDefault="003213FA" w:rsidP="003213FA">
            <w:pPr>
              <w:rPr>
                <w:rFonts w:ascii="Times" w:hAnsi="Times" w:cs="Arial"/>
                <w:color w:val="000000"/>
              </w:rPr>
            </w:pPr>
            <w:r w:rsidRPr="00451A12">
              <w:rPr>
                <w:rFonts w:ascii="Times" w:hAnsi="Times" w:cs="Arial"/>
                <w:color w:val="000000"/>
              </w:rPr>
              <w:t>3.60</w:t>
            </w:r>
          </w:p>
        </w:tc>
        <w:tc>
          <w:tcPr>
            <w:tcW w:w="1197" w:type="dxa"/>
          </w:tcPr>
          <w:p w14:paraId="055D0BD9" w14:textId="77777777" w:rsidR="003213FA" w:rsidRPr="00451A12" w:rsidRDefault="003213FA" w:rsidP="00451A12">
            <w:pPr>
              <w:rPr>
                <w:rFonts w:ascii="Times" w:hAnsi="Times" w:cs="Arial"/>
                <w:color w:val="000000"/>
              </w:rPr>
            </w:pPr>
            <w:r w:rsidRPr="00451A12">
              <w:rPr>
                <w:rFonts w:ascii="Times" w:hAnsi="Times" w:cs="Arial"/>
                <w:color w:val="000000"/>
              </w:rPr>
              <w:t>3447</w:t>
            </w:r>
          </w:p>
        </w:tc>
        <w:tc>
          <w:tcPr>
            <w:tcW w:w="1486" w:type="dxa"/>
          </w:tcPr>
          <w:p w14:paraId="5D9C435F" w14:textId="77777777" w:rsidR="003213FA" w:rsidRPr="00451A12" w:rsidRDefault="003213FA" w:rsidP="00451A12">
            <w:pPr>
              <w:rPr>
                <w:rFonts w:ascii="Times" w:hAnsi="Times" w:cs="Arial"/>
                <w:color w:val="000000"/>
              </w:rPr>
            </w:pPr>
            <w:r w:rsidRPr="00451A12">
              <w:rPr>
                <w:rFonts w:ascii="Times" w:hAnsi="Times" w:cs="Arial"/>
                <w:color w:val="000000"/>
              </w:rPr>
              <w:t>1500</w:t>
            </w:r>
          </w:p>
        </w:tc>
      </w:tr>
      <w:tr w:rsidR="003213FA" w:rsidRPr="00451A12" w14:paraId="39DD7A4D" w14:textId="77777777" w:rsidTr="003213FA">
        <w:tc>
          <w:tcPr>
            <w:tcW w:w="784" w:type="dxa"/>
          </w:tcPr>
          <w:p w14:paraId="72A094C6" w14:textId="3FD03A04" w:rsidR="003213FA" w:rsidRPr="00451A12" w:rsidRDefault="001867B4" w:rsidP="00451A12">
            <w:pPr>
              <w:rPr>
                <w:rFonts w:ascii="Times" w:hAnsi="Times" w:cs="Arial"/>
                <w:color w:val="000000"/>
              </w:rPr>
            </w:pPr>
            <w:r>
              <w:rPr>
                <w:rFonts w:ascii="Times" w:hAnsi="Times" w:cs="Arial"/>
                <w:color w:val="000000"/>
              </w:rPr>
              <w:t>RNA</w:t>
            </w:r>
          </w:p>
        </w:tc>
        <w:tc>
          <w:tcPr>
            <w:tcW w:w="1843" w:type="dxa"/>
          </w:tcPr>
          <w:p w14:paraId="538AE54C" w14:textId="1E8F1836" w:rsidR="003213FA" w:rsidRPr="00451A12" w:rsidRDefault="003213FA" w:rsidP="00451A12">
            <w:pPr>
              <w:rPr>
                <w:rFonts w:ascii="Times" w:hAnsi="Times" w:cs="Arial"/>
                <w:color w:val="000000"/>
              </w:rPr>
            </w:pPr>
            <w:proofErr w:type="spellStart"/>
            <w:r w:rsidRPr="00451A12">
              <w:rPr>
                <w:rFonts w:ascii="Times" w:hAnsi="Times" w:cs="Arial"/>
                <w:color w:val="000000"/>
              </w:rPr>
              <w:t>retroviridae</w:t>
            </w:r>
            <w:proofErr w:type="spellEnd"/>
          </w:p>
        </w:tc>
        <w:tc>
          <w:tcPr>
            <w:tcW w:w="1319" w:type="dxa"/>
          </w:tcPr>
          <w:p w14:paraId="128B78CB" w14:textId="77777777" w:rsidR="003213FA" w:rsidRPr="00451A12" w:rsidRDefault="003213FA" w:rsidP="00451A12">
            <w:pPr>
              <w:rPr>
                <w:rFonts w:ascii="Times" w:hAnsi="Times" w:cs="Arial"/>
                <w:color w:val="000000"/>
              </w:rPr>
            </w:pPr>
            <w:r w:rsidRPr="00451A12">
              <w:rPr>
                <w:rFonts w:ascii="Times" w:hAnsi="Times" w:cs="Arial"/>
                <w:color w:val="000000"/>
              </w:rPr>
              <w:t>716088</w:t>
            </w:r>
          </w:p>
        </w:tc>
        <w:tc>
          <w:tcPr>
            <w:tcW w:w="1369" w:type="dxa"/>
          </w:tcPr>
          <w:p w14:paraId="0BA5B19B" w14:textId="3CDAB145" w:rsidR="003213FA" w:rsidRPr="00451A12" w:rsidRDefault="007E2579" w:rsidP="00451A12">
            <w:pPr>
              <w:rPr>
                <w:rFonts w:ascii="Times" w:hAnsi="Times" w:cs="Arial"/>
                <w:color w:val="000000"/>
              </w:rPr>
            </w:pPr>
            <w:r>
              <w:rPr>
                <w:rFonts w:ascii="Times" w:hAnsi="Times" w:cs="Arial"/>
                <w:color w:val="000000"/>
              </w:rPr>
              <w:t xml:space="preserve">AIDS </w:t>
            </w:r>
            <w:proofErr w:type="spellStart"/>
            <w:r>
              <w:rPr>
                <w:rFonts w:ascii="Times" w:hAnsi="Times" w:cs="Arial"/>
                <w:color w:val="000000"/>
              </w:rPr>
              <w:t>etc</w:t>
            </w:r>
            <w:proofErr w:type="spellEnd"/>
          </w:p>
        </w:tc>
        <w:tc>
          <w:tcPr>
            <w:tcW w:w="858" w:type="dxa"/>
          </w:tcPr>
          <w:p w14:paraId="6E9B4113" w14:textId="14C518CD" w:rsidR="003213FA" w:rsidRPr="00451A12" w:rsidRDefault="003213FA" w:rsidP="003213FA">
            <w:pPr>
              <w:rPr>
                <w:rFonts w:ascii="Times" w:hAnsi="Times" w:cs="Arial"/>
                <w:color w:val="000000"/>
              </w:rPr>
            </w:pPr>
            <w:r w:rsidRPr="00451A12">
              <w:rPr>
                <w:rFonts w:ascii="Times" w:hAnsi="Times" w:cs="Arial"/>
                <w:color w:val="000000"/>
              </w:rPr>
              <w:t>2.21</w:t>
            </w:r>
          </w:p>
        </w:tc>
        <w:tc>
          <w:tcPr>
            <w:tcW w:w="1197" w:type="dxa"/>
          </w:tcPr>
          <w:p w14:paraId="551C77D4" w14:textId="77777777" w:rsidR="003213FA" w:rsidRPr="00451A12" w:rsidRDefault="003213FA" w:rsidP="00451A12">
            <w:pPr>
              <w:rPr>
                <w:rFonts w:ascii="Times" w:hAnsi="Times" w:cs="Arial"/>
                <w:color w:val="000000"/>
              </w:rPr>
            </w:pPr>
            <w:r w:rsidRPr="00451A12">
              <w:rPr>
                <w:rFonts w:ascii="Times" w:hAnsi="Times" w:cs="Arial"/>
                <w:color w:val="000000"/>
              </w:rPr>
              <w:t>2890</w:t>
            </w:r>
          </w:p>
        </w:tc>
        <w:tc>
          <w:tcPr>
            <w:tcW w:w="1486" w:type="dxa"/>
          </w:tcPr>
          <w:p w14:paraId="402DD8A8" w14:textId="77777777" w:rsidR="003213FA" w:rsidRPr="00451A12" w:rsidRDefault="003213FA" w:rsidP="00451A12">
            <w:pPr>
              <w:rPr>
                <w:rFonts w:ascii="Times" w:hAnsi="Times" w:cs="Arial"/>
                <w:color w:val="000000"/>
              </w:rPr>
            </w:pPr>
            <w:r w:rsidRPr="00451A12">
              <w:rPr>
                <w:rFonts w:ascii="Times" w:hAnsi="Times" w:cs="Arial"/>
                <w:color w:val="000000"/>
              </w:rPr>
              <w:t>2103</w:t>
            </w:r>
          </w:p>
        </w:tc>
      </w:tr>
      <w:tr w:rsidR="003213FA" w:rsidRPr="00451A12" w14:paraId="3A251492" w14:textId="77777777" w:rsidTr="003213FA">
        <w:tc>
          <w:tcPr>
            <w:tcW w:w="784" w:type="dxa"/>
          </w:tcPr>
          <w:p w14:paraId="4675D110" w14:textId="324E8CDC" w:rsidR="003213FA" w:rsidRPr="00451A12" w:rsidRDefault="001867B4" w:rsidP="00451A12">
            <w:pPr>
              <w:rPr>
                <w:rFonts w:ascii="Times" w:hAnsi="Times" w:cs="Arial"/>
                <w:color w:val="000000"/>
              </w:rPr>
            </w:pPr>
            <w:proofErr w:type="spellStart"/>
            <w:r>
              <w:rPr>
                <w:rFonts w:ascii="Times" w:hAnsi="Times" w:cs="Arial"/>
                <w:color w:val="000000"/>
              </w:rPr>
              <w:t>anim</w:t>
            </w:r>
            <w:proofErr w:type="spellEnd"/>
          </w:p>
        </w:tc>
        <w:tc>
          <w:tcPr>
            <w:tcW w:w="1843" w:type="dxa"/>
          </w:tcPr>
          <w:p w14:paraId="00A9AA94" w14:textId="157862DF" w:rsidR="003213FA" w:rsidRPr="00451A12" w:rsidRDefault="003213FA" w:rsidP="00451A12">
            <w:pPr>
              <w:rPr>
                <w:rFonts w:ascii="Times" w:hAnsi="Times" w:cs="Arial"/>
                <w:color w:val="000000"/>
              </w:rPr>
            </w:pPr>
            <w:proofErr w:type="spellStart"/>
            <w:r w:rsidRPr="00451A12">
              <w:rPr>
                <w:rFonts w:ascii="Times" w:hAnsi="Times" w:cs="Arial"/>
                <w:color w:val="000000"/>
              </w:rPr>
              <w:t>circoviridae</w:t>
            </w:r>
            <w:proofErr w:type="spellEnd"/>
          </w:p>
        </w:tc>
        <w:tc>
          <w:tcPr>
            <w:tcW w:w="1319" w:type="dxa"/>
          </w:tcPr>
          <w:p w14:paraId="080191A3" w14:textId="77777777" w:rsidR="003213FA" w:rsidRPr="00451A12" w:rsidRDefault="003213FA" w:rsidP="00451A12">
            <w:pPr>
              <w:rPr>
                <w:rFonts w:ascii="Times" w:hAnsi="Times" w:cs="Arial"/>
                <w:color w:val="000000"/>
              </w:rPr>
            </w:pPr>
            <w:r w:rsidRPr="00451A12">
              <w:rPr>
                <w:rFonts w:ascii="Times" w:hAnsi="Times" w:cs="Arial"/>
                <w:color w:val="000000"/>
              </w:rPr>
              <w:t>7838</w:t>
            </w:r>
          </w:p>
        </w:tc>
        <w:tc>
          <w:tcPr>
            <w:tcW w:w="1369" w:type="dxa"/>
          </w:tcPr>
          <w:p w14:paraId="3F3CD197" w14:textId="4C6C7A39" w:rsidR="003213FA" w:rsidRPr="00451A12" w:rsidRDefault="007E2579" w:rsidP="00451A12">
            <w:pPr>
              <w:rPr>
                <w:rFonts w:ascii="Times" w:hAnsi="Times" w:cs="Arial"/>
                <w:color w:val="000000"/>
              </w:rPr>
            </w:pPr>
            <w:r>
              <w:rPr>
                <w:rFonts w:ascii="Times" w:hAnsi="Times" w:cs="Arial"/>
                <w:color w:val="000000"/>
              </w:rPr>
              <w:t>---</w:t>
            </w:r>
          </w:p>
        </w:tc>
        <w:tc>
          <w:tcPr>
            <w:tcW w:w="858" w:type="dxa"/>
          </w:tcPr>
          <w:p w14:paraId="1B4155C0" w14:textId="6855299A" w:rsidR="003213FA" w:rsidRPr="00451A12" w:rsidRDefault="003213FA" w:rsidP="003213FA">
            <w:pPr>
              <w:rPr>
                <w:rFonts w:ascii="Times" w:hAnsi="Times" w:cs="Arial"/>
                <w:color w:val="000000"/>
              </w:rPr>
            </w:pPr>
            <w:r w:rsidRPr="00451A12">
              <w:rPr>
                <w:rFonts w:ascii="Times" w:hAnsi="Times" w:cs="Arial"/>
                <w:color w:val="000000"/>
              </w:rPr>
              <w:t>6.92</w:t>
            </w:r>
          </w:p>
        </w:tc>
        <w:tc>
          <w:tcPr>
            <w:tcW w:w="1197" w:type="dxa"/>
          </w:tcPr>
          <w:p w14:paraId="34837846" w14:textId="77777777" w:rsidR="003213FA" w:rsidRPr="00451A12" w:rsidRDefault="003213FA" w:rsidP="00451A12">
            <w:pPr>
              <w:rPr>
                <w:rFonts w:ascii="Times" w:hAnsi="Times" w:cs="Arial"/>
                <w:color w:val="000000"/>
              </w:rPr>
            </w:pPr>
            <w:r w:rsidRPr="00451A12">
              <w:rPr>
                <w:rFonts w:ascii="Times" w:hAnsi="Times" w:cs="Arial"/>
                <w:color w:val="000000"/>
              </w:rPr>
              <w:t>2706</w:t>
            </w:r>
          </w:p>
        </w:tc>
        <w:tc>
          <w:tcPr>
            <w:tcW w:w="1486" w:type="dxa"/>
          </w:tcPr>
          <w:p w14:paraId="32A9E0E2" w14:textId="77777777" w:rsidR="003213FA" w:rsidRPr="00451A12" w:rsidRDefault="003213FA" w:rsidP="00451A12">
            <w:pPr>
              <w:rPr>
                <w:rFonts w:ascii="Times" w:hAnsi="Times" w:cs="Arial"/>
                <w:color w:val="000000"/>
              </w:rPr>
            </w:pPr>
            <w:r w:rsidRPr="00451A12">
              <w:rPr>
                <w:rFonts w:ascii="Times" w:hAnsi="Times" w:cs="Arial"/>
                <w:color w:val="000000"/>
              </w:rPr>
              <w:t>542</w:t>
            </w:r>
          </w:p>
        </w:tc>
      </w:tr>
      <w:tr w:rsidR="003213FA" w:rsidRPr="00451A12" w14:paraId="711D1DA2" w14:textId="77777777" w:rsidTr="007E2579">
        <w:trPr>
          <w:trHeight w:val="242"/>
        </w:trPr>
        <w:tc>
          <w:tcPr>
            <w:tcW w:w="784" w:type="dxa"/>
          </w:tcPr>
          <w:p w14:paraId="71F15C27" w14:textId="1AAB8EAC" w:rsidR="003213FA" w:rsidRPr="00451A12" w:rsidRDefault="001867B4" w:rsidP="00451A12">
            <w:pPr>
              <w:rPr>
                <w:rFonts w:ascii="Times" w:hAnsi="Times" w:cs="Arial"/>
                <w:color w:val="000000"/>
              </w:rPr>
            </w:pPr>
            <w:r>
              <w:rPr>
                <w:rFonts w:ascii="Times" w:hAnsi="Times" w:cs="Arial"/>
                <w:color w:val="000000"/>
              </w:rPr>
              <w:t>RNA</w:t>
            </w:r>
          </w:p>
        </w:tc>
        <w:tc>
          <w:tcPr>
            <w:tcW w:w="1843" w:type="dxa"/>
          </w:tcPr>
          <w:p w14:paraId="3B92F00B" w14:textId="30E23AAA" w:rsidR="003213FA" w:rsidRPr="00451A12" w:rsidRDefault="003213FA" w:rsidP="00451A12">
            <w:pPr>
              <w:rPr>
                <w:rFonts w:ascii="Times" w:hAnsi="Times" w:cs="Arial"/>
                <w:color w:val="000000"/>
              </w:rPr>
            </w:pPr>
            <w:bookmarkStart w:id="6" w:name="OLE_LINK5"/>
            <w:bookmarkStart w:id="7" w:name="OLE_LINK6"/>
            <w:bookmarkStart w:id="8" w:name="OLE_LINK7"/>
            <w:proofErr w:type="spellStart"/>
            <w:r w:rsidRPr="00451A12">
              <w:rPr>
                <w:rFonts w:ascii="Times" w:hAnsi="Times" w:cs="Arial"/>
                <w:color w:val="000000"/>
              </w:rPr>
              <w:t>phenuiviridae</w:t>
            </w:r>
            <w:bookmarkEnd w:id="6"/>
            <w:bookmarkEnd w:id="7"/>
            <w:bookmarkEnd w:id="8"/>
            <w:proofErr w:type="spellEnd"/>
          </w:p>
        </w:tc>
        <w:tc>
          <w:tcPr>
            <w:tcW w:w="1319" w:type="dxa"/>
          </w:tcPr>
          <w:p w14:paraId="0F0FA905" w14:textId="77777777" w:rsidR="003213FA" w:rsidRPr="00451A12" w:rsidRDefault="003213FA" w:rsidP="00451A12">
            <w:pPr>
              <w:rPr>
                <w:rFonts w:ascii="Times" w:hAnsi="Times" w:cs="Arial"/>
                <w:color w:val="000000"/>
              </w:rPr>
            </w:pPr>
            <w:r w:rsidRPr="00451A12">
              <w:rPr>
                <w:rFonts w:ascii="Times" w:hAnsi="Times" w:cs="Arial"/>
                <w:color w:val="000000"/>
              </w:rPr>
              <w:t>4139</w:t>
            </w:r>
          </w:p>
        </w:tc>
        <w:tc>
          <w:tcPr>
            <w:tcW w:w="1369" w:type="dxa"/>
          </w:tcPr>
          <w:p w14:paraId="66D3E22E" w14:textId="4F77AAA7" w:rsidR="003213FA" w:rsidRPr="00451A12" w:rsidRDefault="007E2579" w:rsidP="007E2579">
            <w:pPr>
              <w:rPr>
                <w:rFonts w:ascii="Times" w:hAnsi="Times" w:cs="Arial"/>
                <w:color w:val="000000"/>
              </w:rPr>
            </w:pPr>
            <w:r w:rsidRPr="007E2579">
              <w:rPr>
                <w:rFonts w:ascii="Times" w:hAnsi="Times" w:cs="Arial"/>
                <w:color w:val="000000"/>
              </w:rPr>
              <w:t>Rift Valley fever</w:t>
            </w:r>
          </w:p>
        </w:tc>
        <w:tc>
          <w:tcPr>
            <w:tcW w:w="858" w:type="dxa"/>
          </w:tcPr>
          <w:p w14:paraId="6998F5D8" w14:textId="2629F930" w:rsidR="003213FA" w:rsidRPr="00451A12" w:rsidRDefault="003213FA" w:rsidP="003213FA">
            <w:pPr>
              <w:rPr>
                <w:rFonts w:ascii="Times" w:hAnsi="Times" w:cs="Arial"/>
                <w:color w:val="000000"/>
              </w:rPr>
            </w:pPr>
            <w:r w:rsidRPr="00451A12">
              <w:rPr>
                <w:rFonts w:ascii="Times" w:hAnsi="Times" w:cs="Arial"/>
                <w:color w:val="000000"/>
              </w:rPr>
              <w:t>4.86</w:t>
            </w:r>
          </w:p>
        </w:tc>
        <w:tc>
          <w:tcPr>
            <w:tcW w:w="1197" w:type="dxa"/>
          </w:tcPr>
          <w:p w14:paraId="2C1C5854" w14:textId="77777777" w:rsidR="003213FA" w:rsidRPr="00451A12" w:rsidRDefault="003213FA" w:rsidP="00451A12">
            <w:pPr>
              <w:rPr>
                <w:rFonts w:ascii="Times" w:hAnsi="Times" w:cs="Arial"/>
                <w:color w:val="000000"/>
              </w:rPr>
            </w:pPr>
            <w:r w:rsidRPr="00451A12">
              <w:rPr>
                <w:rFonts w:ascii="Times" w:hAnsi="Times" w:cs="Arial"/>
                <w:color w:val="000000"/>
              </w:rPr>
              <w:t>1678</w:t>
            </w:r>
          </w:p>
        </w:tc>
        <w:tc>
          <w:tcPr>
            <w:tcW w:w="1486" w:type="dxa"/>
          </w:tcPr>
          <w:p w14:paraId="567567D4" w14:textId="77777777" w:rsidR="003213FA" w:rsidRPr="00451A12" w:rsidRDefault="003213FA" w:rsidP="00451A12">
            <w:pPr>
              <w:rPr>
                <w:rFonts w:ascii="Times" w:hAnsi="Times" w:cs="Arial"/>
                <w:color w:val="000000"/>
              </w:rPr>
            </w:pPr>
            <w:r w:rsidRPr="00451A12">
              <w:rPr>
                <w:rFonts w:ascii="Times" w:hAnsi="Times" w:cs="Arial"/>
                <w:color w:val="000000"/>
              </w:rPr>
              <w:t>384</w:t>
            </w:r>
          </w:p>
        </w:tc>
      </w:tr>
      <w:tr w:rsidR="003213FA" w:rsidRPr="00451A12" w14:paraId="176C0B4B" w14:textId="77777777" w:rsidTr="003213FA">
        <w:tc>
          <w:tcPr>
            <w:tcW w:w="784" w:type="dxa"/>
          </w:tcPr>
          <w:p w14:paraId="07DE28C8" w14:textId="32260317" w:rsidR="003213FA" w:rsidRPr="00451A12" w:rsidRDefault="00574DCB" w:rsidP="00451A12">
            <w:pPr>
              <w:rPr>
                <w:rFonts w:ascii="Times" w:hAnsi="Times" w:cs="Arial"/>
                <w:color w:val="000000"/>
              </w:rPr>
            </w:pPr>
            <w:r>
              <w:rPr>
                <w:rFonts w:ascii="Times" w:hAnsi="Times" w:cs="Arial"/>
                <w:color w:val="000000"/>
              </w:rPr>
              <w:lastRenderedPageBreak/>
              <w:t>RNA</w:t>
            </w:r>
          </w:p>
        </w:tc>
        <w:tc>
          <w:tcPr>
            <w:tcW w:w="1843" w:type="dxa"/>
          </w:tcPr>
          <w:p w14:paraId="0506C618" w14:textId="5369408C" w:rsidR="003213FA" w:rsidRPr="00451A12" w:rsidRDefault="003213FA" w:rsidP="00451A12">
            <w:pPr>
              <w:rPr>
                <w:rFonts w:ascii="Times" w:hAnsi="Times" w:cs="Arial"/>
                <w:color w:val="000000"/>
              </w:rPr>
            </w:pPr>
            <w:proofErr w:type="spellStart"/>
            <w:r w:rsidRPr="00451A12">
              <w:rPr>
                <w:rFonts w:ascii="Times" w:hAnsi="Times" w:cs="Arial"/>
                <w:color w:val="000000"/>
              </w:rPr>
              <w:t>coronaviridae</w:t>
            </w:r>
            <w:proofErr w:type="spellEnd"/>
          </w:p>
        </w:tc>
        <w:tc>
          <w:tcPr>
            <w:tcW w:w="1319" w:type="dxa"/>
          </w:tcPr>
          <w:p w14:paraId="6FEA2C1B" w14:textId="77777777" w:rsidR="003213FA" w:rsidRPr="00451A12" w:rsidRDefault="003213FA" w:rsidP="00451A12">
            <w:pPr>
              <w:rPr>
                <w:rFonts w:ascii="Times" w:hAnsi="Times" w:cs="Arial"/>
                <w:color w:val="000000"/>
              </w:rPr>
            </w:pPr>
            <w:r w:rsidRPr="00451A12">
              <w:rPr>
                <w:rFonts w:ascii="Times" w:hAnsi="Times" w:cs="Arial"/>
                <w:color w:val="000000"/>
              </w:rPr>
              <w:t>19164</w:t>
            </w:r>
          </w:p>
        </w:tc>
        <w:tc>
          <w:tcPr>
            <w:tcW w:w="1369" w:type="dxa"/>
          </w:tcPr>
          <w:p w14:paraId="05AAFA27" w14:textId="384694B1" w:rsidR="003213FA" w:rsidRPr="00451A12" w:rsidRDefault="007E2579" w:rsidP="00451A12">
            <w:pPr>
              <w:rPr>
                <w:rFonts w:ascii="Times" w:hAnsi="Times" w:cs="Arial"/>
                <w:color w:val="000000"/>
              </w:rPr>
            </w:pPr>
            <w:r>
              <w:rPr>
                <w:rFonts w:ascii="Times" w:hAnsi="Times" w:cs="Arial"/>
                <w:color w:val="000000"/>
              </w:rPr>
              <w:t>SARS</w:t>
            </w:r>
          </w:p>
        </w:tc>
        <w:tc>
          <w:tcPr>
            <w:tcW w:w="858" w:type="dxa"/>
          </w:tcPr>
          <w:p w14:paraId="0B4B64D7" w14:textId="33496860" w:rsidR="003213FA" w:rsidRPr="00451A12" w:rsidRDefault="003213FA" w:rsidP="003213FA">
            <w:pPr>
              <w:rPr>
                <w:rFonts w:ascii="Times" w:hAnsi="Times" w:cs="Arial"/>
                <w:color w:val="000000"/>
              </w:rPr>
            </w:pPr>
            <w:r w:rsidRPr="00451A12">
              <w:rPr>
                <w:rFonts w:ascii="Times" w:hAnsi="Times" w:cs="Arial"/>
                <w:color w:val="000000"/>
              </w:rPr>
              <w:t>5.61</w:t>
            </w:r>
          </w:p>
        </w:tc>
        <w:tc>
          <w:tcPr>
            <w:tcW w:w="1197" w:type="dxa"/>
          </w:tcPr>
          <w:p w14:paraId="66684832" w14:textId="77777777" w:rsidR="003213FA" w:rsidRPr="00451A12" w:rsidRDefault="003213FA" w:rsidP="00451A12">
            <w:pPr>
              <w:rPr>
                <w:rFonts w:ascii="Times" w:hAnsi="Times" w:cs="Arial"/>
                <w:color w:val="000000"/>
              </w:rPr>
            </w:pPr>
            <w:r w:rsidRPr="00451A12">
              <w:rPr>
                <w:rFonts w:ascii="Times" w:hAnsi="Times" w:cs="Arial"/>
                <w:color w:val="000000"/>
              </w:rPr>
              <w:t>1549</w:t>
            </w:r>
          </w:p>
        </w:tc>
        <w:tc>
          <w:tcPr>
            <w:tcW w:w="1486" w:type="dxa"/>
          </w:tcPr>
          <w:p w14:paraId="49A699EE" w14:textId="77777777" w:rsidR="003213FA" w:rsidRPr="00451A12" w:rsidRDefault="003213FA" w:rsidP="00451A12">
            <w:pPr>
              <w:rPr>
                <w:rFonts w:ascii="Times" w:hAnsi="Times" w:cs="Arial"/>
                <w:color w:val="000000"/>
              </w:rPr>
            </w:pPr>
            <w:r w:rsidRPr="00451A12">
              <w:rPr>
                <w:rFonts w:ascii="Times" w:hAnsi="Times" w:cs="Arial"/>
                <w:color w:val="000000"/>
              </w:rPr>
              <w:t>320</w:t>
            </w:r>
          </w:p>
        </w:tc>
      </w:tr>
      <w:tr w:rsidR="003213FA" w:rsidRPr="00451A12" w14:paraId="48AC92F9" w14:textId="77777777" w:rsidTr="003213FA">
        <w:tc>
          <w:tcPr>
            <w:tcW w:w="784" w:type="dxa"/>
          </w:tcPr>
          <w:p w14:paraId="5ABECF1D" w14:textId="428D2218" w:rsidR="003213FA" w:rsidRPr="00451A12" w:rsidRDefault="001867B4" w:rsidP="00451A12">
            <w:pPr>
              <w:rPr>
                <w:rFonts w:ascii="Times" w:hAnsi="Times" w:cs="Arial"/>
                <w:color w:val="000000"/>
              </w:rPr>
            </w:pPr>
            <w:r>
              <w:rPr>
                <w:rFonts w:ascii="Times" w:hAnsi="Times" w:cs="Arial"/>
                <w:color w:val="000000"/>
              </w:rPr>
              <w:t>RNA</w:t>
            </w:r>
          </w:p>
        </w:tc>
        <w:tc>
          <w:tcPr>
            <w:tcW w:w="1843" w:type="dxa"/>
          </w:tcPr>
          <w:p w14:paraId="26F9E8D5" w14:textId="70CF460A" w:rsidR="003213FA" w:rsidRPr="00451A12" w:rsidRDefault="003213FA" w:rsidP="00451A12">
            <w:pPr>
              <w:rPr>
                <w:rFonts w:ascii="Times" w:hAnsi="Times" w:cs="Arial"/>
                <w:color w:val="000000"/>
              </w:rPr>
            </w:pPr>
            <w:proofErr w:type="spellStart"/>
            <w:r w:rsidRPr="00451A12">
              <w:rPr>
                <w:rFonts w:ascii="Times" w:hAnsi="Times" w:cs="Arial"/>
                <w:color w:val="000000"/>
              </w:rPr>
              <w:t>potyviridae</w:t>
            </w:r>
            <w:proofErr w:type="spellEnd"/>
          </w:p>
        </w:tc>
        <w:tc>
          <w:tcPr>
            <w:tcW w:w="1319" w:type="dxa"/>
          </w:tcPr>
          <w:p w14:paraId="5C65E9C7" w14:textId="77777777" w:rsidR="003213FA" w:rsidRPr="00451A12" w:rsidRDefault="003213FA" w:rsidP="00451A12">
            <w:pPr>
              <w:rPr>
                <w:rFonts w:ascii="Times" w:hAnsi="Times" w:cs="Arial"/>
                <w:color w:val="000000"/>
              </w:rPr>
            </w:pPr>
            <w:r w:rsidRPr="00451A12">
              <w:rPr>
                <w:rFonts w:ascii="Times" w:hAnsi="Times" w:cs="Arial"/>
                <w:color w:val="000000"/>
              </w:rPr>
              <w:t>16115</w:t>
            </w:r>
          </w:p>
        </w:tc>
        <w:tc>
          <w:tcPr>
            <w:tcW w:w="1369" w:type="dxa"/>
          </w:tcPr>
          <w:p w14:paraId="4CC64C30" w14:textId="2D3367D8" w:rsidR="003213FA" w:rsidRPr="00451A12" w:rsidRDefault="003213FA" w:rsidP="00451A12">
            <w:pPr>
              <w:rPr>
                <w:rFonts w:ascii="Times" w:hAnsi="Times" w:cs="Arial"/>
                <w:color w:val="000000"/>
              </w:rPr>
            </w:pPr>
          </w:p>
        </w:tc>
        <w:tc>
          <w:tcPr>
            <w:tcW w:w="858" w:type="dxa"/>
          </w:tcPr>
          <w:p w14:paraId="6E659F8E" w14:textId="2235FEB9" w:rsidR="003213FA" w:rsidRPr="00451A12" w:rsidRDefault="003213FA" w:rsidP="003213FA">
            <w:pPr>
              <w:rPr>
                <w:rFonts w:ascii="Times" w:hAnsi="Times" w:cs="Arial"/>
                <w:color w:val="000000"/>
              </w:rPr>
            </w:pPr>
            <w:r w:rsidRPr="00451A12">
              <w:rPr>
                <w:rFonts w:ascii="Times" w:hAnsi="Times" w:cs="Arial"/>
                <w:color w:val="000000"/>
              </w:rPr>
              <w:t>3.63</w:t>
            </w:r>
          </w:p>
        </w:tc>
        <w:tc>
          <w:tcPr>
            <w:tcW w:w="1197" w:type="dxa"/>
          </w:tcPr>
          <w:p w14:paraId="4BA70DC9" w14:textId="77777777" w:rsidR="003213FA" w:rsidRPr="00451A12" w:rsidRDefault="003213FA" w:rsidP="00451A12">
            <w:pPr>
              <w:rPr>
                <w:rFonts w:ascii="Times" w:hAnsi="Times" w:cs="Arial"/>
                <w:color w:val="000000"/>
              </w:rPr>
            </w:pPr>
            <w:r w:rsidRPr="00451A12">
              <w:rPr>
                <w:rFonts w:ascii="Times" w:hAnsi="Times" w:cs="Arial"/>
                <w:color w:val="000000"/>
              </w:rPr>
              <w:t>1536</w:t>
            </w:r>
          </w:p>
        </w:tc>
        <w:tc>
          <w:tcPr>
            <w:tcW w:w="1486" w:type="dxa"/>
          </w:tcPr>
          <w:p w14:paraId="62C8B3F4" w14:textId="77777777" w:rsidR="003213FA" w:rsidRPr="00451A12" w:rsidRDefault="003213FA" w:rsidP="00451A12">
            <w:pPr>
              <w:rPr>
                <w:rFonts w:ascii="Times" w:hAnsi="Times" w:cs="Arial"/>
                <w:color w:val="000000"/>
              </w:rPr>
            </w:pPr>
            <w:r w:rsidRPr="00451A12">
              <w:rPr>
                <w:rFonts w:ascii="Times" w:hAnsi="Times" w:cs="Arial"/>
                <w:color w:val="000000"/>
              </w:rPr>
              <w:t>843</w:t>
            </w:r>
          </w:p>
        </w:tc>
      </w:tr>
      <w:tr w:rsidR="003213FA" w:rsidRPr="00451A12" w14:paraId="07F96220" w14:textId="77777777" w:rsidTr="003213FA">
        <w:tc>
          <w:tcPr>
            <w:tcW w:w="784" w:type="dxa"/>
          </w:tcPr>
          <w:p w14:paraId="0F3B9099" w14:textId="085746D7" w:rsidR="003213FA" w:rsidRPr="00451A12" w:rsidRDefault="00574DCB" w:rsidP="00451A12">
            <w:pPr>
              <w:rPr>
                <w:rFonts w:ascii="Times" w:hAnsi="Times" w:cs="Arial"/>
                <w:color w:val="000000"/>
              </w:rPr>
            </w:pPr>
            <w:r>
              <w:rPr>
                <w:rFonts w:ascii="Times" w:hAnsi="Times" w:cs="Arial"/>
                <w:color w:val="000000"/>
              </w:rPr>
              <w:t>DNA</w:t>
            </w:r>
          </w:p>
        </w:tc>
        <w:tc>
          <w:tcPr>
            <w:tcW w:w="1843" w:type="dxa"/>
          </w:tcPr>
          <w:p w14:paraId="1F8F338D" w14:textId="651C7183" w:rsidR="003213FA" w:rsidRPr="00451A12" w:rsidRDefault="003213FA" w:rsidP="00451A12">
            <w:pPr>
              <w:rPr>
                <w:rFonts w:ascii="Times" w:hAnsi="Times" w:cs="Arial"/>
                <w:color w:val="000000"/>
              </w:rPr>
            </w:pPr>
            <w:proofErr w:type="spellStart"/>
            <w:r w:rsidRPr="00451A12">
              <w:rPr>
                <w:rFonts w:ascii="Times" w:hAnsi="Times" w:cs="Arial"/>
                <w:color w:val="000000"/>
              </w:rPr>
              <w:t>papillomaviridae</w:t>
            </w:r>
            <w:proofErr w:type="spellEnd"/>
          </w:p>
        </w:tc>
        <w:tc>
          <w:tcPr>
            <w:tcW w:w="1319" w:type="dxa"/>
          </w:tcPr>
          <w:p w14:paraId="53B95A93" w14:textId="77777777" w:rsidR="003213FA" w:rsidRPr="00451A12" w:rsidRDefault="003213FA" w:rsidP="00451A12">
            <w:pPr>
              <w:rPr>
                <w:rFonts w:ascii="Times" w:hAnsi="Times" w:cs="Arial"/>
                <w:color w:val="000000"/>
              </w:rPr>
            </w:pPr>
            <w:r w:rsidRPr="00451A12">
              <w:rPr>
                <w:rFonts w:ascii="Times" w:hAnsi="Times" w:cs="Arial"/>
                <w:color w:val="000000"/>
              </w:rPr>
              <w:t>17847</w:t>
            </w:r>
          </w:p>
        </w:tc>
        <w:tc>
          <w:tcPr>
            <w:tcW w:w="1369" w:type="dxa"/>
          </w:tcPr>
          <w:p w14:paraId="08D495A5" w14:textId="6523E0A9" w:rsidR="003213FA" w:rsidRPr="00451A12" w:rsidRDefault="007E2579" w:rsidP="00451A12">
            <w:pPr>
              <w:rPr>
                <w:rFonts w:ascii="Times" w:hAnsi="Times" w:cs="Arial"/>
                <w:color w:val="000000"/>
              </w:rPr>
            </w:pPr>
            <w:r>
              <w:rPr>
                <w:rFonts w:ascii="Times" w:hAnsi="Times" w:cs="Arial"/>
                <w:color w:val="000000"/>
              </w:rPr>
              <w:t>Warts, cancer</w:t>
            </w:r>
          </w:p>
        </w:tc>
        <w:tc>
          <w:tcPr>
            <w:tcW w:w="858" w:type="dxa"/>
          </w:tcPr>
          <w:p w14:paraId="5E7D7F0E" w14:textId="0C79BC80" w:rsidR="003213FA" w:rsidRPr="00451A12" w:rsidRDefault="003213FA" w:rsidP="003213FA">
            <w:pPr>
              <w:rPr>
                <w:rFonts w:ascii="Times" w:hAnsi="Times" w:cs="Arial"/>
                <w:color w:val="000000"/>
              </w:rPr>
            </w:pPr>
            <w:r w:rsidRPr="00451A12">
              <w:rPr>
                <w:rFonts w:ascii="Times" w:hAnsi="Times" w:cs="Arial"/>
                <w:color w:val="000000"/>
              </w:rPr>
              <w:t>8.14</w:t>
            </w:r>
          </w:p>
        </w:tc>
        <w:tc>
          <w:tcPr>
            <w:tcW w:w="1197" w:type="dxa"/>
          </w:tcPr>
          <w:p w14:paraId="0F802B0F" w14:textId="77777777" w:rsidR="003213FA" w:rsidRPr="00451A12" w:rsidRDefault="003213FA" w:rsidP="00451A12">
            <w:pPr>
              <w:rPr>
                <w:rFonts w:ascii="Times" w:hAnsi="Times" w:cs="Arial"/>
                <w:color w:val="000000"/>
              </w:rPr>
            </w:pPr>
            <w:r w:rsidRPr="00451A12">
              <w:rPr>
                <w:rFonts w:ascii="Times" w:hAnsi="Times" w:cs="Arial"/>
                <w:color w:val="000000"/>
              </w:rPr>
              <w:t>1364</w:t>
            </w:r>
          </w:p>
        </w:tc>
        <w:tc>
          <w:tcPr>
            <w:tcW w:w="1486" w:type="dxa"/>
          </w:tcPr>
          <w:p w14:paraId="4300924D" w14:textId="77777777" w:rsidR="003213FA" w:rsidRPr="00451A12" w:rsidRDefault="003213FA" w:rsidP="00451A12">
            <w:pPr>
              <w:rPr>
                <w:rFonts w:ascii="Times" w:hAnsi="Times" w:cs="Arial"/>
                <w:color w:val="000000"/>
              </w:rPr>
            </w:pPr>
            <w:r w:rsidRPr="00451A12">
              <w:rPr>
                <w:rFonts w:ascii="Times" w:hAnsi="Times" w:cs="Arial"/>
                <w:color w:val="000000"/>
              </w:rPr>
              <w:t>359</w:t>
            </w:r>
          </w:p>
        </w:tc>
      </w:tr>
      <w:tr w:rsidR="003213FA" w:rsidRPr="00451A12" w14:paraId="74BBFF76" w14:textId="77777777" w:rsidTr="003213FA">
        <w:tc>
          <w:tcPr>
            <w:tcW w:w="784" w:type="dxa"/>
          </w:tcPr>
          <w:p w14:paraId="2358F753" w14:textId="77516331" w:rsidR="003213FA" w:rsidRPr="00451A12" w:rsidRDefault="00574DCB" w:rsidP="00451A12">
            <w:pPr>
              <w:rPr>
                <w:rFonts w:ascii="Times" w:hAnsi="Times" w:cs="Arial"/>
                <w:color w:val="000000"/>
              </w:rPr>
            </w:pPr>
            <w:r>
              <w:rPr>
                <w:rFonts w:ascii="Times" w:hAnsi="Times" w:cs="Arial"/>
                <w:color w:val="000000"/>
              </w:rPr>
              <w:t>DNA</w:t>
            </w:r>
          </w:p>
        </w:tc>
        <w:tc>
          <w:tcPr>
            <w:tcW w:w="1843" w:type="dxa"/>
          </w:tcPr>
          <w:p w14:paraId="05362A6A" w14:textId="7B270788" w:rsidR="003213FA" w:rsidRPr="00451A12" w:rsidRDefault="003213FA" w:rsidP="00451A12">
            <w:pPr>
              <w:rPr>
                <w:rFonts w:ascii="Times" w:hAnsi="Times" w:cs="Arial"/>
                <w:color w:val="000000"/>
              </w:rPr>
            </w:pPr>
            <w:proofErr w:type="spellStart"/>
            <w:r w:rsidRPr="00451A12">
              <w:rPr>
                <w:rFonts w:ascii="Times" w:hAnsi="Times" w:cs="Arial"/>
                <w:color w:val="000000"/>
              </w:rPr>
              <w:t>polyomaviridae</w:t>
            </w:r>
            <w:proofErr w:type="spellEnd"/>
          </w:p>
        </w:tc>
        <w:tc>
          <w:tcPr>
            <w:tcW w:w="1319" w:type="dxa"/>
          </w:tcPr>
          <w:p w14:paraId="0A05CE3F" w14:textId="77777777" w:rsidR="003213FA" w:rsidRPr="00451A12" w:rsidRDefault="003213FA" w:rsidP="00451A12">
            <w:pPr>
              <w:rPr>
                <w:rFonts w:ascii="Times" w:hAnsi="Times" w:cs="Arial"/>
                <w:color w:val="000000"/>
              </w:rPr>
            </w:pPr>
            <w:r w:rsidRPr="00451A12">
              <w:rPr>
                <w:rFonts w:ascii="Times" w:hAnsi="Times" w:cs="Arial"/>
                <w:color w:val="000000"/>
              </w:rPr>
              <w:t>8604</w:t>
            </w:r>
          </w:p>
        </w:tc>
        <w:tc>
          <w:tcPr>
            <w:tcW w:w="1369" w:type="dxa"/>
          </w:tcPr>
          <w:p w14:paraId="1BC60109" w14:textId="023B87FD" w:rsidR="003213FA" w:rsidRPr="00451A12" w:rsidRDefault="007E2579" w:rsidP="00451A12">
            <w:pPr>
              <w:rPr>
                <w:rFonts w:ascii="Times" w:hAnsi="Times" w:cs="Arial"/>
                <w:color w:val="000000"/>
              </w:rPr>
            </w:pPr>
            <w:r>
              <w:rPr>
                <w:rFonts w:ascii="Times" w:hAnsi="Times" w:cs="Arial"/>
                <w:color w:val="000000"/>
              </w:rPr>
              <w:t>Rare cancers</w:t>
            </w:r>
          </w:p>
        </w:tc>
        <w:tc>
          <w:tcPr>
            <w:tcW w:w="858" w:type="dxa"/>
          </w:tcPr>
          <w:p w14:paraId="162267F3" w14:textId="3541444E" w:rsidR="003213FA" w:rsidRPr="00451A12" w:rsidRDefault="003213FA" w:rsidP="003213FA">
            <w:pPr>
              <w:rPr>
                <w:rFonts w:ascii="Times" w:hAnsi="Times" w:cs="Arial"/>
                <w:color w:val="000000"/>
              </w:rPr>
            </w:pPr>
            <w:r w:rsidRPr="00451A12">
              <w:rPr>
                <w:rFonts w:ascii="Times" w:hAnsi="Times" w:cs="Arial"/>
                <w:color w:val="000000"/>
              </w:rPr>
              <w:t>10.60</w:t>
            </w:r>
          </w:p>
        </w:tc>
        <w:tc>
          <w:tcPr>
            <w:tcW w:w="1197" w:type="dxa"/>
          </w:tcPr>
          <w:p w14:paraId="40FA992A" w14:textId="77777777" w:rsidR="003213FA" w:rsidRPr="00451A12" w:rsidRDefault="003213FA" w:rsidP="00451A12">
            <w:pPr>
              <w:rPr>
                <w:rFonts w:ascii="Times" w:hAnsi="Times" w:cs="Arial"/>
                <w:color w:val="000000"/>
              </w:rPr>
            </w:pPr>
            <w:r w:rsidRPr="00451A12">
              <w:rPr>
                <w:rFonts w:ascii="Times" w:hAnsi="Times" w:cs="Arial"/>
                <w:color w:val="000000"/>
              </w:rPr>
              <w:t>1277</w:t>
            </w:r>
          </w:p>
        </w:tc>
        <w:tc>
          <w:tcPr>
            <w:tcW w:w="1486" w:type="dxa"/>
          </w:tcPr>
          <w:p w14:paraId="68D2A976" w14:textId="77777777" w:rsidR="003213FA" w:rsidRPr="00451A12" w:rsidRDefault="003213FA" w:rsidP="00451A12">
            <w:pPr>
              <w:rPr>
                <w:rFonts w:ascii="Times" w:hAnsi="Times" w:cs="Arial"/>
                <w:color w:val="000000"/>
              </w:rPr>
            </w:pPr>
            <w:r w:rsidRPr="00451A12">
              <w:rPr>
                <w:rFonts w:ascii="Times" w:hAnsi="Times" w:cs="Arial"/>
                <w:color w:val="000000"/>
              </w:rPr>
              <w:t>164</w:t>
            </w:r>
          </w:p>
        </w:tc>
      </w:tr>
      <w:tr w:rsidR="003213FA" w:rsidRPr="00451A12" w14:paraId="0FBFB94F" w14:textId="77777777" w:rsidTr="003213FA">
        <w:tc>
          <w:tcPr>
            <w:tcW w:w="784" w:type="dxa"/>
          </w:tcPr>
          <w:p w14:paraId="6B146576" w14:textId="3B61C2BE" w:rsidR="003213FA" w:rsidRPr="00451A12" w:rsidRDefault="001867B4" w:rsidP="00451A12">
            <w:pPr>
              <w:rPr>
                <w:rFonts w:ascii="Times" w:hAnsi="Times" w:cs="Arial"/>
                <w:color w:val="000000"/>
              </w:rPr>
            </w:pPr>
            <w:r>
              <w:rPr>
                <w:rFonts w:ascii="Times" w:hAnsi="Times" w:cs="Arial"/>
                <w:color w:val="000000"/>
              </w:rPr>
              <w:t>RNA</w:t>
            </w:r>
          </w:p>
        </w:tc>
        <w:tc>
          <w:tcPr>
            <w:tcW w:w="1843" w:type="dxa"/>
          </w:tcPr>
          <w:p w14:paraId="6B444BC6" w14:textId="2714FC00" w:rsidR="003213FA" w:rsidRPr="00451A12" w:rsidRDefault="003213FA" w:rsidP="00451A12">
            <w:pPr>
              <w:rPr>
                <w:rFonts w:ascii="Times" w:hAnsi="Times" w:cs="Arial"/>
                <w:color w:val="000000"/>
              </w:rPr>
            </w:pPr>
            <w:r w:rsidRPr="00451A12">
              <w:rPr>
                <w:rFonts w:ascii="Times" w:hAnsi="Times" w:cs="Arial"/>
                <w:color w:val="000000"/>
              </w:rPr>
              <w:t>filoviridae</w:t>
            </w:r>
          </w:p>
        </w:tc>
        <w:tc>
          <w:tcPr>
            <w:tcW w:w="1319" w:type="dxa"/>
          </w:tcPr>
          <w:p w14:paraId="361BD926" w14:textId="77777777" w:rsidR="003213FA" w:rsidRPr="00451A12" w:rsidRDefault="003213FA" w:rsidP="00451A12">
            <w:pPr>
              <w:rPr>
                <w:rFonts w:ascii="Times" w:hAnsi="Times" w:cs="Arial"/>
                <w:color w:val="000000"/>
              </w:rPr>
            </w:pPr>
            <w:r w:rsidRPr="00451A12">
              <w:rPr>
                <w:rFonts w:ascii="Times" w:hAnsi="Times" w:cs="Arial"/>
                <w:color w:val="000000"/>
              </w:rPr>
              <w:t>2165</w:t>
            </w:r>
          </w:p>
        </w:tc>
        <w:tc>
          <w:tcPr>
            <w:tcW w:w="1369" w:type="dxa"/>
          </w:tcPr>
          <w:p w14:paraId="65666822" w14:textId="256F4213" w:rsidR="003213FA" w:rsidRPr="00451A12" w:rsidRDefault="007E2579" w:rsidP="00451A12">
            <w:pPr>
              <w:rPr>
                <w:rFonts w:ascii="Times" w:hAnsi="Times" w:cs="Arial"/>
                <w:color w:val="000000"/>
              </w:rPr>
            </w:pPr>
            <w:r>
              <w:rPr>
                <w:rFonts w:ascii="Times" w:hAnsi="Times" w:cs="Arial"/>
                <w:color w:val="000000"/>
              </w:rPr>
              <w:t>Ebola</w:t>
            </w:r>
          </w:p>
        </w:tc>
        <w:tc>
          <w:tcPr>
            <w:tcW w:w="858" w:type="dxa"/>
          </w:tcPr>
          <w:p w14:paraId="24B5DEAF" w14:textId="23E63AF5" w:rsidR="003213FA" w:rsidRPr="00451A12" w:rsidRDefault="003213FA" w:rsidP="003213FA">
            <w:pPr>
              <w:rPr>
                <w:rFonts w:ascii="Times" w:hAnsi="Times" w:cs="Arial"/>
                <w:color w:val="000000"/>
              </w:rPr>
            </w:pPr>
            <w:r w:rsidRPr="00451A12">
              <w:rPr>
                <w:rFonts w:ascii="Times" w:hAnsi="Times" w:cs="Arial"/>
                <w:color w:val="000000"/>
              </w:rPr>
              <w:t>23.53</w:t>
            </w:r>
          </w:p>
        </w:tc>
        <w:tc>
          <w:tcPr>
            <w:tcW w:w="1197" w:type="dxa"/>
          </w:tcPr>
          <w:p w14:paraId="702C9C7D" w14:textId="77777777" w:rsidR="003213FA" w:rsidRPr="00451A12" w:rsidRDefault="003213FA" w:rsidP="00451A12">
            <w:pPr>
              <w:rPr>
                <w:rFonts w:ascii="Times" w:hAnsi="Times" w:cs="Arial"/>
                <w:color w:val="000000"/>
              </w:rPr>
            </w:pPr>
            <w:r w:rsidRPr="00451A12">
              <w:rPr>
                <w:rFonts w:ascii="Times" w:hAnsi="Times" w:cs="Arial"/>
                <w:color w:val="000000"/>
              </w:rPr>
              <w:t>1259</w:t>
            </w:r>
          </w:p>
        </w:tc>
        <w:tc>
          <w:tcPr>
            <w:tcW w:w="1486" w:type="dxa"/>
          </w:tcPr>
          <w:p w14:paraId="7A7C5B19" w14:textId="77777777" w:rsidR="003213FA" w:rsidRPr="00451A12" w:rsidRDefault="003213FA" w:rsidP="00451A12">
            <w:pPr>
              <w:rPr>
                <w:rFonts w:ascii="Times" w:hAnsi="Times" w:cs="Arial"/>
                <w:color w:val="000000"/>
              </w:rPr>
            </w:pPr>
            <w:r w:rsidRPr="00451A12">
              <w:rPr>
                <w:rFonts w:ascii="Times" w:hAnsi="Times" w:cs="Arial"/>
                <w:color w:val="000000"/>
              </w:rPr>
              <w:t>37</w:t>
            </w:r>
          </w:p>
        </w:tc>
      </w:tr>
      <w:tr w:rsidR="003213FA" w:rsidRPr="00451A12" w14:paraId="0CC43E15" w14:textId="77777777" w:rsidTr="003213FA">
        <w:tc>
          <w:tcPr>
            <w:tcW w:w="784" w:type="dxa"/>
          </w:tcPr>
          <w:p w14:paraId="7F112C4D" w14:textId="3078CC90" w:rsidR="003213FA" w:rsidRPr="00451A12" w:rsidRDefault="001867B4" w:rsidP="00451A12">
            <w:pPr>
              <w:rPr>
                <w:rFonts w:ascii="Times" w:hAnsi="Times" w:cs="Arial"/>
                <w:color w:val="000000"/>
              </w:rPr>
            </w:pPr>
            <w:r>
              <w:rPr>
                <w:rFonts w:ascii="Times" w:hAnsi="Times" w:cs="Arial"/>
                <w:color w:val="000000"/>
              </w:rPr>
              <w:t>RNA</w:t>
            </w:r>
          </w:p>
        </w:tc>
        <w:tc>
          <w:tcPr>
            <w:tcW w:w="1843" w:type="dxa"/>
          </w:tcPr>
          <w:p w14:paraId="4934BC7A" w14:textId="08855B6D" w:rsidR="003213FA" w:rsidRPr="00451A12" w:rsidRDefault="003213FA" w:rsidP="00451A12">
            <w:pPr>
              <w:rPr>
                <w:rFonts w:ascii="Times" w:hAnsi="Times" w:cs="Arial"/>
                <w:color w:val="000000"/>
              </w:rPr>
            </w:pPr>
            <w:bookmarkStart w:id="9" w:name="OLE_LINK18"/>
            <w:bookmarkStart w:id="10" w:name="OLE_LINK19"/>
            <w:proofErr w:type="spellStart"/>
            <w:r w:rsidRPr="00451A12">
              <w:rPr>
                <w:rFonts w:ascii="Times" w:hAnsi="Times" w:cs="Arial"/>
                <w:color w:val="000000"/>
              </w:rPr>
              <w:t>togaviridae</w:t>
            </w:r>
            <w:bookmarkEnd w:id="9"/>
            <w:bookmarkEnd w:id="10"/>
            <w:proofErr w:type="spellEnd"/>
          </w:p>
        </w:tc>
        <w:tc>
          <w:tcPr>
            <w:tcW w:w="1319" w:type="dxa"/>
          </w:tcPr>
          <w:p w14:paraId="072F77AE" w14:textId="77777777" w:rsidR="003213FA" w:rsidRPr="00451A12" w:rsidRDefault="003213FA" w:rsidP="00451A12">
            <w:pPr>
              <w:rPr>
                <w:rFonts w:ascii="Times" w:hAnsi="Times" w:cs="Arial"/>
                <w:color w:val="000000"/>
              </w:rPr>
            </w:pPr>
            <w:r w:rsidRPr="00451A12">
              <w:rPr>
                <w:rFonts w:ascii="Times" w:hAnsi="Times" w:cs="Arial"/>
                <w:color w:val="000000"/>
              </w:rPr>
              <w:t>8924</w:t>
            </w:r>
          </w:p>
        </w:tc>
        <w:tc>
          <w:tcPr>
            <w:tcW w:w="1369" w:type="dxa"/>
          </w:tcPr>
          <w:p w14:paraId="430EFC24" w14:textId="5B278B47" w:rsidR="003213FA" w:rsidRPr="00451A12" w:rsidRDefault="00034BCC" w:rsidP="00451A12">
            <w:pPr>
              <w:rPr>
                <w:rFonts w:ascii="Times" w:hAnsi="Times" w:cs="Arial"/>
                <w:color w:val="000000"/>
              </w:rPr>
            </w:pPr>
            <w:r>
              <w:rPr>
                <w:rFonts w:ascii="Times" w:hAnsi="Times" w:cs="Arial"/>
                <w:color w:val="000000"/>
              </w:rPr>
              <w:t>rubella</w:t>
            </w:r>
          </w:p>
        </w:tc>
        <w:tc>
          <w:tcPr>
            <w:tcW w:w="858" w:type="dxa"/>
          </w:tcPr>
          <w:p w14:paraId="30EBD82E" w14:textId="52707B94" w:rsidR="003213FA" w:rsidRPr="00451A12" w:rsidRDefault="003213FA" w:rsidP="003213FA">
            <w:pPr>
              <w:rPr>
                <w:rFonts w:ascii="Times" w:hAnsi="Times" w:cs="Arial"/>
                <w:color w:val="000000"/>
              </w:rPr>
            </w:pPr>
            <w:r w:rsidRPr="00451A12">
              <w:rPr>
                <w:rFonts w:ascii="Times" w:hAnsi="Times" w:cs="Arial"/>
                <w:color w:val="000000"/>
              </w:rPr>
              <w:t>16.25</w:t>
            </w:r>
          </w:p>
        </w:tc>
        <w:tc>
          <w:tcPr>
            <w:tcW w:w="1197" w:type="dxa"/>
          </w:tcPr>
          <w:p w14:paraId="62D13427" w14:textId="77777777" w:rsidR="003213FA" w:rsidRPr="00451A12" w:rsidRDefault="003213FA" w:rsidP="00451A12">
            <w:pPr>
              <w:rPr>
                <w:rFonts w:ascii="Times" w:hAnsi="Times" w:cs="Arial"/>
                <w:color w:val="000000"/>
              </w:rPr>
            </w:pPr>
            <w:r w:rsidRPr="00451A12">
              <w:rPr>
                <w:rFonts w:ascii="Times" w:hAnsi="Times" w:cs="Arial"/>
                <w:color w:val="000000"/>
              </w:rPr>
              <w:t>1239</w:t>
            </w:r>
          </w:p>
        </w:tc>
        <w:tc>
          <w:tcPr>
            <w:tcW w:w="1486" w:type="dxa"/>
          </w:tcPr>
          <w:p w14:paraId="0ECA9509" w14:textId="77777777" w:rsidR="003213FA" w:rsidRPr="00451A12" w:rsidRDefault="003213FA" w:rsidP="00451A12">
            <w:pPr>
              <w:rPr>
                <w:rFonts w:ascii="Times" w:hAnsi="Times" w:cs="Arial"/>
                <w:color w:val="000000"/>
              </w:rPr>
            </w:pPr>
            <w:r w:rsidRPr="00451A12">
              <w:rPr>
                <w:rFonts w:ascii="Times" w:hAnsi="Times" w:cs="Arial"/>
                <w:color w:val="000000"/>
              </w:rPr>
              <w:t>137</w:t>
            </w:r>
          </w:p>
        </w:tc>
      </w:tr>
      <w:tr w:rsidR="003213FA" w:rsidRPr="00451A12" w14:paraId="5897C0CA" w14:textId="77777777" w:rsidTr="003213FA">
        <w:tc>
          <w:tcPr>
            <w:tcW w:w="784" w:type="dxa"/>
          </w:tcPr>
          <w:p w14:paraId="5C772945" w14:textId="254C8C7A" w:rsidR="003213FA" w:rsidRPr="00451A12" w:rsidRDefault="001867B4" w:rsidP="00451A12">
            <w:pPr>
              <w:rPr>
                <w:rFonts w:ascii="Times" w:hAnsi="Times" w:cs="Arial"/>
                <w:color w:val="000000"/>
              </w:rPr>
            </w:pPr>
            <w:r>
              <w:rPr>
                <w:rFonts w:ascii="Times" w:hAnsi="Times" w:cs="Arial"/>
                <w:color w:val="000000"/>
              </w:rPr>
              <w:t>RNA</w:t>
            </w:r>
          </w:p>
        </w:tc>
        <w:tc>
          <w:tcPr>
            <w:tcW w:w="1843" w:type="dxa"/>
          </w:tcPr>
          <w:p w14:paraId="5F8E6DDD" w14:textId="50DD7FA8" w:rsidR="003213FA" w:rsidRPr="00451A12" w:rsidRDefault="003213FA" w:rsidP="00451A12">
            <w:pPr>
              <w:rPr>
                <w:rFonts w:ascii="Times" w:hAnsi="Times" w:cs="Arial"/>
                <w:color w:val="000000"/>
              </w:rPr>
            </w:pPr>
            <w:bookmarkStart w:id="11" w:name="OLE_LINK16"/>
            <w:bookmarkStart w:id="12" w:name="OLE_LINK17"/>
            <w:proofErr w:type="spellStart"/>
            <w:r w:rsidRPr="00451A12">
              <w:rPr>
                <w:rFonts w:ascii="Times" w:hAnsi="Times" w:cs="Arial"/>
                <w:color w:val="000000"/>
              </w:rPr>
              <w:t>pneumoviridae</w:t>
            </w:r>
            <w:bookmarkEnd w:id="11"/>
            <w:bookmarkEnd w:id="12"/>
            <w:proofErr w:type="spellEnd"/>
          </w:p>
        </w:tc>
        <w:tc>
          <w:tcPr>
            <w:tcW w:w="1319" w:type="dxa"/>
          </w:tcPr>
          <w:p w14:paraId="7619A700" w14:textId="77777777" w:rsidR="003213FA" w:rsidRPr="00451A12" w:rsidRDefault="003213FA" w:rsidP="00451A12">
            <w:pPr>
              <w:rPr>
                <w:rFonts w:ascii="Times" w:hAnsi="Times" w:cs="Arial"/>
                <w:color w:val="000000"/>
              </w:rPr>
            </w:pPr>
            <w:r w:rsidRPr="00451A12">
              <w:rPr>
                <w:rFonts w:ascii="Times" w:hAnsi="Times" w:cs="Arial"/>
                <w:color w:val="000000"/>
              </w:rPr>
              <w:t>22578</w:t>
            </w:r>
          </w:p>
        </w:tc>
        <w:tc>
          <w:tcPr>
            <w:tcW w:w="1369" w:type="dxa"/>
          </w:tcPr>
          <w:p w14:paraId="5128A488" w14:textId="0EF69B31" w:rsidR="003213FA" w:rsidRPr="00451A12" w:rsidRDefault="004022A8" w:rsidP="00451A12">
            <w:pPr>
              <w:rPr>
                <w:rFonts w:ascii="Times" w:hAnsi="Times" w:cs="Arial"/>
                <w:color w:val="000000"/>
              </w:rPr>
            </w:pPr>
            <w:r>
              <w:rPr>
                <w:rFonts w:ascii="Times" w:hAnsi="Times" w:cs="Arial"/>
                <w:color w:val="000000"/>
              </w:rPr>
              <w:t>Cold-like</w:t>
            </w:r>
          </w:p>
        </w:tc>
        <w:tc>
          <w:tcPr>
            <w:tcW w:w="858" w:type="dxa"/>
          </w:tcPr>
          <w:p w14:paraId="1F3CE73A" w14:textId="4041CDE8" w:rsidR="003213FA" w:rsidRPr="00451A12" w:rsidRDefault="003213FA" w:rsidP="003213FA">
            <w:pPr>
              <w:rPr>
                <w:rFonts w:ascii="Times" w:hAnsi="Times" w:cs="Arial"/>
                <w:color w:val="000000"/>
              </w:rPr>
            </w:pPr>
            <w:r w:rsidRPr="00451A12">
              <w:rPr>
                <w:rFonts w:ascii="Times" w:hAnsi="Times" w:cs="Arial"/>
                <w:color w:val="000000"/>
              </w:rPr>
              <w:t>13.08</w:t>
            </w:r>
          </w:p>
        </w:tc>
        <w:tc>
          <w:tcPr>
            <w:tcW w:w="1197" w:type="dxa"/>
          </w:tcPr>
          <w:p w14:paraId="7E7F4C2C" w14:textId="77777777" w:rsidR="003213FA" w:rsidRPr="00451A12" w:rsidRDefault="003213FA" w:rsidP="00451A12">
            <w:pPr>
              <w:rPr>
                <w:rFonts w:ascii="Times" w:hAnsi="Times" w:cs="Arial"/>
                <w:color w:val="000000"/>
              </w:rPr>
            </w:pPr>
            <w:r w:rsidRPr="00451A12">
              <w:rPr>
                <w:rFonts w:ascii="Times" w:hAnsi="Times" w:cs="Arial"/>
                <w:color w:val="000000"/>
              </w:rPr>
              <w:t>1231</w:t>
            </w:r>
          </w:p>
        </w:tc>
        <w:tc>
          <w:tcPr>
            <w:tcW w:w="1486" w:type="dxa"/>
          </w:tcPr>
          <w:p w14:paraId="749A2559" w14:textId="77777777" w:rsidR="003213FA" w:rsidRPr="00451A12" w:rsidRDefault="003213FA" w:rsidP="00451A12">
            <w:pPr>
              <w:rPr>
                <w:rFonts w:ascii="Times" w:hAnsi="Times" w:cs="Arial"/>
                <w:color w:val="000000"/>
              </w:rPr>
            </w:pPr>
            <w:r w:rsidRPr="00451A12">
              <w:rPr>
                <w:rFonts w:ascii="Times" w:hAnsi="Times" w:cs="Arial"/>
                <w:color w:val="000000"/>
              </w:rPr>
              <w:t>61</w:t>
            </w:r>
          </w:p>
        </w:tc>
      </w:tr>
      <w:tr w:rsidR="003213FA" w:rsidRPr="00451A12" w14:paraId="4208C7B8" w14:textId="77777777" w:rsidTr="003213FA">
        <w:tc>
          <w:tcPr>
            <w:tcW w:w="784" w:type="dxa"/>
          </w:tcPr>
          <w:p w14:paraId="0F7BC0D7" w14:textId="17455949" w:rsidR="003213FA" w:rsidRPr="00451A12" w:rsidRDefault="00574DCB" w:rsidP="00451A12">
            <w:pPr>
              <w:rPr>
                <w:rFonts w:ascii="Times" w:hAnsi="Times" w:cs="Arial"/>
                <w:color w:val="000000"/>
              </w:rPr>
            </w:pPr>
            <w:r>
              <w:rPr>
                <w:rFonts w:ascii="Times" w:hAnsi="Times" w:cs="Arial"/>
                <w:color w:val="000000"/>
              </w:rPr>
              <w:t>plant</w:t>
            </w:r>
          </w:p>
        </w:tc>
        <w:tc>
          <w:tcPr>
            <w:tcW w:w="1843" w:type="dxa"/>
          </w:tcPr>
          <w:p w14:paraId="50CBF028" w14:textId="627722B7" w:rsidR="003213FA" w:rsidRPr="00451A12" w:rsidRDefault="003213FA" w:rsidP="00451A12">
            <w:pPr>
              <w:rPr>
                <w:rFonts w:ascii="Times" w:hAnsi="Times" w:cs="Arial"/>
                <w:color w:val="000000"/>
              </w:rPr>
            </w:pPr>
            <w:proofErr w:type="spellStart"/>
            <w:r w:rsidRPr="00451A12">
              <w:rPr>
                <w:rFonts w:ascii="Times" w:hAnsi="Times" w:cs="Arial"/>
                <w:color w:val="000000"/>
              </w:rPr>
              <w:t>nanoviridae</w:t>
            </w:r>
            <w:proofErr w:type="spellEnd"/>
          </w:p>
        </w:tc>
        <w:tc>
          <w:tcPr>
            <w:tcW w:w="1319" w:type="dxa"/>
          </w:tcPr>
          <w:p w14:paraId="3AC90227" w14:textId="77777777" w:rsidR="003213FA" w:rsidRPr="00451A12" w:rsidRDefault="003213FA" w:rsidP="00451A12">
            <w:pPr>
              <w:rPr>
                <w:rFonts w:ascii="Times" w:hAnsi="Times" w:cs="Arial"/>
                <w:color w:val="000000"/>
              </w:rPr>
            </w:pPr>
            <w:r w:rsidRPr="00451A12">
              <w:rPr>
                <w:rFonts w:ascii="Times" w:hAnsi="Times" w:cs="Arial"/>
                <w:color w:val="000000"/>
              </w:rPr>
              <w:t>3110</w:t>
            </w:r>
          </w:p>
        </w:tc>
        <w:tc>
          <w:tcPr>
            <w:tcW w:w="1369" w:type="dxa"/>
          </w:tcPr>
          <w:p w14:paraId="4C6460EB" w14:textId="7899BA5D" w:rsidR="003213FA" w:rsidRPr="00451A12" w:rsidRDefault="007E2579" w:rsidP="00451A12">
            <w:pPr>
              <w:rPr>
                <w:rFonts w:ascii="Times" w:hAnsi="Times" w:cs="Arial"/>
                <w:color w:val="000000"/>
              </w:rPr>
            </w:pPr>
            <w:r>
              <w:rPr>
                <w:rFonts w:ascii="Times" w:hAnsi="Times" w:cs="Arial"/>
                <w:color w:val="000000"/>
              </w:rPr>
              <w:t>---</w:t>
            </w:r>
          </w:p>
        </w:tc>
        <w:tc>
          <w:tcPr>
            <w:tcW w:w="858" w:type="dxa"/>
          </w:tcPr>
          <w:p w14:paraId="41E6ED8A" w14:textId="378521C3" w:rsidR="003213FA" w:rsidRPr="00451A12" w:rsidRDefault="003213FA" w:rsidP="003213FA">
            <w:pPr>
              <w:rPr>
                <w:rFonts w:ascii="Times" w:hAnsi="Times" w:cs="Arial"/>
                <w:color w:val="000000"/>
              </w:rPr>
            </w:pPr>
            <w:r w:rsidRPr="00451A12">
              <w:rPr>
                <w:rFonts w:ascii="Times" w:hAnsi="Times" w:cs="Arial"/>
                <w:color w:val="000000"/>
              </w:rPr>
              <w:t>4.92</w:t>
            </w:r>
          </w:p>
        </w:tc>
        <w:tc>
          <w:tcPr>
            <w:tcW w:w="1197" w:type="dxa"/>
          </w:tcPr>
          <w:p w14:paraId="53339CA0" w14:textId="77777777" w:rsidR="003213FA" w:rsidRPr="00451A12" w:rsidRDefault="003213FA" w:rsidP="00451A12">
            <w:pPr>
              <w:rPr>
                <w:rFonts w:ascii="Times" w:hAnsi="Times" w:cs="Arial"/>
                <w:color w:val="000000"/>
              </w:rPr>
            </w:pPr>
            <w:r w:rsidRPr="00451A12">
              <w:rPr>
                <w:rFonts w:ascii="Times" w:hAnsi="Times" w:cs="Arial"/>
                <w:color w:val="000000"/>
              </w:rPr>
              <w:t>1183</w:t>
            </w:r>
          </w:p>
        </w:tc>
        <w:tc>
          <w:tcPr>
            <w:tcW w:w="1486" w:type="dxa"/>
          </w:tcPr>
          <w:p w14:paraId="7E0C89A0" w14:textId="77777777" w:rsidR="003213FA" w:rsidRPr="00451A12" w:rsidRDefault="003213FA" w:rsidP="00451A12">
            <w:pPr>
              <w:rPr>
                <w:rFonts w:ascii="Times" w:hAnsi="Times" w:cs="Arial"/>
                <w:color w:val="000000"/>
              </w:rPr>
            </w:pPr>
            <w:r w:rsidRPr="00451A12">
              <w:rPr>
                <w:rFonts w:ascii="Times" w:hAnsi="Times" w:cs="Arial"/>
                <w:color w:val="000000"/>
              </w:rPr>
              <w:t>282</w:t>
            </w:r>
          </w:p>
        </w:tc>
      </w:tr>
      <w:tr w:rsidR="003213FA" w:rsidRPr="00451A12" w14:paraId="67A612C8" w14:textId="77777777" w:rsidTr="003213FA">
        <w:tc>
          <w:tcPr>
            <w:tcW w:w="784" w:type="dxa"/>
          </w:tcPr>
          <w:p w14:paraId="6DCF7BCD" w14:textId="04B5E7D6" w:rsidR="003213FA" w:rsidRPr="00451A12" w:rsidRDefault="001867B4" w:rsidP="00451A12">
            <w:pPr>
              <w:rPr>
                <w:rFonts w:ascii="Times" w:hAnsi="Times" w:cs="Arial"/>
                <w:color w:val="000000"/>
              </w:rPr>
            </w:pPr>
            <w:r>
              <w:rPr>
                <w:rFonts w:ascii="Times" w:hAnsi="Times" w:cs="Arial"/>
                <w:color w:val="000000"/>
              </w:rPr>
              <w:t>RNA</w:t>
            </w:r>
          </w:p>
        </w:tc>
        <w:tc>
          <w:tcPr>
            <w:tcW w:w="1843" w:type="dxa"/>
          </w:tcPr>
          <w:p w14:paraId="65E2BCC7" w14:textId="19A1C356" w:rsidR="003213FA" w:rsidRPr="00451A12" w:rsidRDefault="003213FA" w:rsidP="00451A12">
            <w:pPr>
              <w:rPr>
                <w:rFonts w:ascii="Times" w:hAnsi="Times" w:cs="Arial"/>
                <w:color w:val="000000"/>
              </w:rPr>
            </w:pPr>
            <w:bookmarkStart w:id="13" w:name="OLE_LINK8"/>
            <w:bookmarkStart w:id="14" w:name="OLE_LINK9"/>
            <w:proofErr w:type="spellStart"/>
            <w:r w:rsidRPr="00451A12">
              <w:rPr>
                <w:rFonts w:ascii="Times" w:hAnsi="Times" w:cs="Arial"/>
                <w:color w:val="000000"/>
              </w:rPr>
              <w:t>caliciviridae</w:t>
            </w:r>
            <w:bookmarkEnd w:id="13"/>
            <w:bookmarkEnd w:id="14"/>
            <w:proofErr w:type="spellEnd"/>
          </w:p>
        </w:tc>
        <w:tc>
          <w:tcPr>
            <w:tcW w:w="1319" w:type="dxa"/>
          </w:tcPr>
          <w:p w14:paraId="4670FD74" w14:textId="77777777" w:rsidR="003213FA" w:rsidRPr="00451A12" w:rsidRDefault="003213FA" w:rsidP="00451A12">
            <w:pPr>
              <w:rPr>
                <w:rFonts w:ascii="Times" w:hAnsi="Times" w:cs="Arial"/>
                <w:color w:val="000000"/>
              </w:rPr>
            </w:pPr>
            <w:r w:rsidRPr="00451A12">
              <w:rPr>
                <w:rFonts w:ascii="Times" w:hAnsi="Times" w:cs="Arial"/>
                <w:color w:val="000000"/>
              </w:rPr>
              <w:t>32405</w:t>
            </w:r>
          </w:p>
        </w:tc>
        <w:tc>
          <w:tcPr>
            <w:tcW w:w="1369" w:type="dxa"/>
          </w:tcPr>
          <w:p w14:paraId="77B818D7" w14:textId="3A2AB3DE" w:rsidR="003213FA" w:rsidRPr="00451A12" w:rsidRDefault="00656615" w:rsidP="00451A12">
            <w:pPr>
              <w:rPr>
                <w:rFonts w:ascii="Times" w:hAnsi="Times" w:cs="Arial"/>
                <w:color w:val="000000"/>
              </w:rPr>
            </w:pPr>
            <w:r w:rsidRPr="00656615">
              <w:rPr>
                <w:rFonts w:ascii="Times" w:hAnsi="Times" w:cs="Arial"/>
                <w:color w:val="000000"/>
              </w:rPr>
              <w:t>gastroenteritis</w:t>
            </w:r>
          </w:p>
        </w:tc>
        <w:tc>
          <w:tcPr>
            <w:tcW w:w="858" w:type="dxa"/>
          </w:tcPr>
          <w:p w14:paraId="6C9DD7CE" w14:textId="096CFF93" w:rsidR="003213FA" w:rsidRPr="00451A12" w:rsidRDefault="003213FA" w:rsidP="003213FA">
            <w:pPr>
              <w:rPr>
                <w:rFonts w:ascii="Times" w:hAnsi="Times" w:cs="Arial"/>
                <w:color w:val="000000"/>
              </w:rPr>
            </w:pPr>
            <w:r w:rsidRPr="00451A12">
              <w:rPr>
                <w:rFonts w:ascii="Times" w:hAnsi="Times" w:cs="Arial"/>
                <w:color w:val="000000"/>
              </w:rPr>
              <w:t>5.30</w:t>
            </w:r>
          </w:p>
        </w:tc>
        <w:tc>
          <w:tcPr>
            <w:tcW w:w="1197" w:type="dxa"/>
          </w:tcPr>
          <w:p w14:paraId="7E6CE2A8" w14:textId="77777777" w:rsidR="003213FA" w:rsidRPr="00451A12" w:rsidRDefault="003213FA" w:rsidP="00451A12">
            <w:pPr>
              <w:rPr>
                <w:rFonts w:ascii="Times" w:hAnsi="Times" w:cs="Arial"/>
                <w:color w:val="000000"/>
              </w:rPr>
            </w:pPr>
            <w:r w:rsidRPr="00451A12">
              <w:rPr>
                <w:rFonts w:ascii="Times" w:hAnsi="Times" w:cs="Arial"/>
                <w:color w:val="000000"/>
              </w:rPr>
              <w:t>1072</w:t>
            </w:r>
          </w:p>
        </w:tc>
        <w:tc>
          <w:tcPr>
            <w:tcW w:w="1486" w:type="dxa"/>
          </w:tcPr>
          <w:p w14:paraId="32404BBB" w14:textId="77777777" w:rsidR="003213FA" w:rsidRPr="00451A12" w:rsidRDefault="003213FA" w:rsidP="00451A12">
            <w:pPr>
              <w:rPr>
                <w:rFonts w:ascii="Times" w:hAnsi="Times" w:cs="Arial"/>
                <w:color w:val="000000"/>
              </w:rPr>
            </w:pPr>
            <w:r w:rsidRPr="00451A12">
              <w:rPr>
                <w:rFonts w:ascii="Times" w:hAnsi="Times" w:cs="Arial"/>
                <w:color w:val="000000"/>
              </w:rPr>
              <w:t>292</w:t>
            </w:r>
          </w:p>
        </w:tc>
      </w:tr>
      <w:tr w:rsidR="003213FA" w:rsidRPr="00451A12" w14:paraId="4D43B9F3" w14:textId="77777777" w:rsidTr="003213FA">
        <w:tc>
          <w:tcPr>
            <w:tcW w:w="784" w:type="dxa"/>
          </w:tcPr>
          <w:p w14:paraId="21B04DF0" w14:textId="06B085DC" w:rsidR="003213FA" w:rsidRPr="00451A12" w:rsidRDefault="001867B4" w:rsidP="00451A12">
            <w:pPr>
              <w:rPr>
                <w:rFonts w:ascii="Times" w:hAnsi="Times" w:cs="Arial"/>
                <w:color w:val="000000"/>
              </w:rPr>
            </w:pPr>
            <w:r>
              <w:rPr>
                <w:rFonts w:ascii="Times" w:hAnsi="Times" w:cs="Arial"/>
                <w:color w:val="000000"/>
              </w:rPr>
              <w:t>RNA</w:t>
            </w:r>
          </w:p>
        </w:tc>
        <w:tc>
          <w:tcPr>
            <w:tcW w:w="1843" w:type="dxa"/>
          </w:tcPr>
          <w:p w14:paraId="692B784B" w14:textId="4BCD6534" w:rsidR="003213FA" w:rsidRPr="00451A12" w:rsidRDefault="003213FA" w:rsidP="00451A12">
            <w:pPr>
              <w:rPr>
                <w:rFonts w:ascii="Times" w:hAnsi="Times" w:cs="Arial"/>
                <w:color w:val="000000"/>
              </w:rPr>
            </w:pPr>
            <w:bookmarkStart w:id="15" w:name="OLE_LINK10"/>
            <w:bookmarkStart w:id="16" w:name="OLE_LINK11"/>
            <w:proofErr w:type="spellStart"/>
            <w:r w:rsidRPr="00451A12">
              <w:rPr>
                <w:rFonts w:ascii="Times" w:hAnsi="Times" w:cs="Arial"/>
                <w:color w:val="000000"/>
              </w:rPr>
              <w:t>paramyxoviridae</w:t>
            </w:r>
            <w:bookmarkEnd w:id="15"/>
            <w:bookmarkEnd w:id="16"/>
            <w:proofErr w:type="spellEnd"/>
          </w:p>
        </w:tc>
        <w:tc>
          <w:tcPr>
            <w:tcW w:w="1319" w:type="dxa"/>
          </w:tcPr>
          <w:p w14:paraId="43B2B5D4" w14:textId="77777777" w:rsidR="003213FA" w:rsidRPr="00451A12" w:rsidRDefault="003213FA" w:rsidP="00451A12">
            <w:pPr>
              <w:rPr>
                <w:rFonts w:ascii="Times" w:hAnsi="Times" w:cs="Arial"/>
                <w:color w:val="000000"/>
              </w:rPr>
            </w:pPr>
            <w:r w:rsidRPr="00451A12">
              <w:rPr>
                <w:rFonts w:ascii="Times" w:hAnsi="Times" w:cs="Arial"/>
                <w:color w:val="000000"/>
              </w:rPr>
              <w:t>29726</w:t>
            </w:r>
          </w:p>
        </w:tc>
        <w:tc>
          <w:tcPr>
            <w:tcW w:w="1369" w:type="dxa"/>
          </w:tcPr>
          <w:p w14:paraId="39F66507" w14:textId="31090E38" w:rsidR="003213FA" w:rsidRPr="00451A12" w:rsidRDefault="00656615" w:rsidP="00451A12">
            <w:pPr>
              <w:rPr>
                <w:rFonts w:ascii="Times" w:hAnsi="Times" w:cs="Arial"/>
                <w:color w:val="000000"/>
              </w:rPr>
            </w:pPr>
            <w:r w:rsidRPr="00656615">
              <w:rPr>
                <w:rFonts w:ascii="Times" w:hAnsi="Times" w:cs="Arial"/>
                <w:color w:val="000000"/>
              </w:rPr>
              <w:t>measles</w:t>
            </w:r>
          </w:p>
        </w:tc>
        <w:tc>
          <w:tcPr>
            <w:tcW w:w="858" w:type="dxa"/>
          </w:tcPr>
          <w:p w14:paraId="3C8E7D4F" w14:textId="359553B0" w:rsidR="003213FA" w:rsidRPr="00451A12" w:rsidRDefault="003213FA" w:rsidP="003213FA">
            <w:pPr>
              <w:rPr>
                <w:rFonts w:ascii="Times" w:hAnsi="Times" w:cs="Arial"/>
                <w:color w:val="000000"/>
              </w:rPr>
            </w:pPr>
            <w:r w:rsidRPr="00451A12">
              <w:rPr>
                <w:rFonts w:ascii="Times" w:hAnsi="Times" w:cs="Arial"/>
                <w:color w:val="000000"/>
              </w:rPr>
              <w:t>10.06</w:t>
            </w:r>
          </w:p>
        </w:tc>
        <w:tc>
          <w:tcPr>
            <w:tcW w:w="1197" w:type="dxa"/>
          </w:tcPr>
          <w:p w14:paraId="416A0947" w14:textId="77777777" w:rsidR="003213FA" w:rsidRPr="00451A12" w:rsidRDefault="003213FA" w:rsidP="00451A12">
            <w:pPr>
              <w:rPr>
                <w:rFonts w:ascii="Times" w:hAnsi="Times" w:cs="Arial"/>
                <w:color w:val="000000"/>
              </w:rPr>
            </w:pPr>
            <w:r w:rsidRPr="00451A12">
              <w:rPr>
                <w:rFonts w:ascii="Times" w:hAnsi="Times" w:cs="Arial"/>
                <w:color w:val="000000"/>
              </w:rPr>
              <w:t>1008</w:t>
            </w:r>
          </w:p>
        </w:tc>
        <w:tc>
          <w:tcPr>
            <w:tcW w:w="1486" w:type="dxa"/>
          </w:tcPr>
          <w:p w14:paraId="1BF2D0DF" w14:textId="77777777" w:rsidR="003213FA" w:rsidRPr="00451A12" w:rsidRDefault="003213FA" w:rsidP="00451A12">
            <w:pPr>
              <w:rPr>
                <w:rFonts w:ascii="Times" w:hAnsi="Times" w:cs="Arial"/>
                <w:color w:val="000000"/>
              </w:rPr>
            </w:pPr>
            <w:r w:rsidRPr="00451A12">
              <w:rPr>
                <w:rFonts w:ascii="Times" w:hAnsi="Times" w:cs="Arial"/>
                <w:color w:val="000000"/>
              </w:rPr>
              <w:t>327</w:t>
            </w:r>
          </w:p>
        </w:tc>
      </w:tr>
      <w:tr w:rsidR="003213FA" w:rsidRPr="00451A12" w14:paraId="6803D4E6" w14:textId="77777777" w:rsidTr="003213FA">
        <w:tc>
          <w:tcPr>
            <w:tcW w:w="784" w:type="dxa"/>
          </w:tcPr>
          <w:p w14:paraId="497CE712" w14:textId="518BA31B" w:rsidR="003213FA" w:rsidRPr="00451A12" w:rsidRDefault="001867B4" w:rsidP="00451A12">
            <w:pPr>
              <w:rPr>
                <w:rFonts w:ascii="Times" w:hAnsi="Times" w:cs="Arial"/>
                <w:color w:val="000000"/>
              </w:rPr>
            </w:pPr>
            <w:r>
              <w:rPr>
                <w:rFonts w:ascii="Times" w:hAnsi="Times" w:cs="Arial"/>
                <w:color w:val="000000"/>
              </w:rPr>
              <w:t>RNA</w:t>
            </w:r>
          </w:p>
        </w:tc>
        <w:tc>
          <w:tcPr>
            <w:tcW w:w="1843" w:type="dxa"/>
          </w:tcPr>
          <w:p w14:paraId="3A418F4C" w14:textId="03AAC60F" w:rsidR="003213FA" w:rsidRPr="00451A12" w:rsidRDefault="003213FA" w:rsidP="00451A12">
            <w:pPr>
              <w:rPr>
                <w:rFonts w:ascii="Times" w:hAnsi="Times" w:cs="Arial"/>
                <w:color w:val="000000"/>
              </w:rPr>
            </w:pPr>
            <w:bookmarkStart w:id="17" w:name="OLE_LINK14"/>
            <w:bookmarkStart w:id="18" w:name="OLE_LINK15"/>
            <w:proofErr w:type="spellStart"/>
            <w:r w:rsidRPr="00451A12">
              <w:rPr>
                <w:rFonts w:ascii="Times" w:hAnsi="Times" w:cs="Arial"/>
                <w:color w:val="000000"/>
              </w:rPr>
              <w:t>bromoviridae</w:t>
            </w:r>
            <w:bookmarkEnd w:id="17"/>
            <w:bookmarkEnd w:id="18"/>
            <w:proofErr w:type="spellEnd"/>
          </w:p>
        </w:tc>
        <w:tc>
          <w:tcPr>
            <w:tcW w:w="1319" w:type="dxa"/>
          </w:tcPr>
          <w:p w14:paraId="00231F4B" w14:textId="77777777" w:rsidR="003213FA" w:rsidRPr="00451A12" w:rsidRDefault="003213FA" w:rsidP="00451A12">
            <w:pPr>
              <w:rPr>
                <w:rFonts w:ascii="Times" w:hAnsi="Times" w:cs="Arial"/>
                <w:color w:val="000000"/>
              </w:rPr>
            </w:pPr>
            <w:r w:rsidRPr="00451A12">
              <w:rPr>
                <w:rFonts w:ascii="Times" w:hAnsi="Times" w:cs="Arial"/>
                <w:color w:val="000000"/>
              </w:rPr>
              <w:t>4677</w:t>
            </w:r>
          </w:p>
        </w:tc>
        <w:tc>
          <w:tcPr>
            <w:tcW w:w="1369" w:type="dxa"/>
          </w:tcPr>
          <w:p w14:paraId="5E743B10" w14:textId="6C9B7006" w:rsidR="003213FA" w:rsidRPr="00451A12" w:rsidRDefault="00044666" w:rsidP="00451A12">
            <w:pPr>
              <w:rPr>
                <w:rFonts w:ascii="Times" w:hAnsi="Times" w:cs="Arial"/>
                <w:color w:val="000000"/>
              </w:rPr>
            </w:pPr>
            <w:r>
              <w:rPr>
                <w:rFonts w:ascii="Times" w:hAnsi="Times" w:cs="Arial"/>
                <w:color w:val="000000"/>
              </w:rPr>
              <w:t>(plants)</w:t>
            </w:r>
          </w:p>
        </w:tc>
        <w:tc>
          <w:tcPr>
            <w:tcW w:w="858" w:type="dxa"/>
          </w:tcPr>
          <w:p w14:paraId="2C0AC535" w14:textId="3CB86400" w:rsidR="003213FA" w:rsidRPr="00451A12" w:rsidRDefault="003213FA" w:rsidP="003213FA">
            <w:pPr>
              <w:rPr>
                <w:rFonts w:ascii="Times" w:hAnsi="Times" w:cs="Arial"/>
                <w:color w:val="000000"/>
              </w:rPr>
            </w:pPr>
            <w:r w:rsidRPr="00451A12">
              <w:rPr>
                <w:rFonts w:ascii="Times" w:hAnsi="Times" w:cs="Arial"/>
                <w:color w:val="000000"/>
              </w:rPr>
              <w:t>4.08</w:t>
            </w:r>
          </w:p>
        </w:tc>
        <w:tc>
          <w:tcPr>
            <w:tcW w:w="1197" w:type="dxa"/>
          </w:tcPr>
          <w:p w14:paraId="343C55CD" w14:textId="77777777" w:rsidR="003213FA" w:rsidRPr="00451A12" w:rsidRDefault="003213FA" w:rsidP="00451A12">
            <w:pPr>
              <w:rPr>
                <w:rFonts w:ascii="Times" w:hAnsi="Times" w:cs="Arial"/>
                <w:color w:val="000000"/>
              </w:rPr>
            </w:pPr>
            <w:r w:rsidRPr="00451A12">
              <w:rPr>
                <w:rFonts w:ascii="Times" w:hAnsi="Times" w:cs="Arial"/>
                <w:color w:val="000000"/>
              </w:rPr>
              <w:t>764</w:t>
            </w:r>
          </w:p>
        </w:tc>
        <w:tc>
          <w:tcPr>
            <w:tcW w:w="1486" w:type="dxa"/>
          </w:tcPr>
          <w:p w14:paraId="09B46142" w14:textId="77777777" w:rsidR="003213FA" w:rsidRPr="00451A12" w:rsidRDefault="003213FA" w:rsidP="00451A12">
            <w:pPr>
              <w:rPr>
                <w:rFonts w:ascii="Times" w:hAnsi="Times" w:cs="Arial"/>
                <w:color w:val="000000"/>
              </w:rPr>
            </w:pPr>
            <w:r w:rsidRPr="00451A12">
              <w:rPr>
                <w:rFonts w:ascii="Times" w:hAnsi="Times" w:cs="Arial"/>
                <w:color w:val="000000"/>
              </w:rPr>
              <w:t>384</w:t>
            </w:r>
          </w:p>
        </w:tc>
      </w:tr>
      <w:tr w:rsidR="003213FA" w:rsidRPr="00451A12" w14:paraId="045C1FC4" w14:textId="77777777" w:rsidTr="003213FA">
        <w:tc>
          <w:tcPr>
            <w:tcW w:w="784" w:type="dxa"/>
          </w:tcPr>
          <w:p w14:paraId="7F510AFD" w14:textId="74FD1CA5" w:rsidR="003213FA" w:rsidRPr="00451A12" w:rsidRDefault="001867B4" w:rsidP="00451A12">
            <w:pPr>
              <w:rPr>
                <w:rFonts w:ascii="Times" w:hAnsi="Times" w:cs="Arial"/>
                <w:color w:val="000000"/>
              </w:rPr>
            </w:pPr>
            <w:r>
              <w:rPr>
                <w:rFonts w:ascii="Times" w:hAnsi="Times" w:cs="Arial"/>
                <w:color w:val="000000"/>
              </w:rPr>
              <w:t>RNA</w:t>
            </w:r>
          </w:p>
        </w:tc>
        <w:tc>
          <w:tcPr>
            <w:tcW w:w="1843" w:type="dxa"/>
          </w:tcPr>
          <w:p w14:paraId="760B7709" w14:textId="57B96B2A" w:rsidR="003213FA" w:rsidRPr="00451A12" w:rsidRDefault="003213FA" w:rsidP="00451A12">
            <w:pPr>
              <w:rPr>
                <w:rFonts w:ascii="Times" w:hAnsi="Times" w:cs="Arial"/>
                <w:color w:val="000000"/>
              </w:rPr>
            </w:pPr>
            <w:bookmarkStart w:id="19" w:name="OLE_LINK12"/>
            <w:bookmarkStart w:id="20" w:name="OLE_LINK13"/>
            <w:proofErr w:type="spellStart"/>
            <w:r w:rsidRPr="00451A12">
              <w:rPr>
                <w:rFonts w:ascii="Times" w:hAnsi="Times" w:cs="Arial"/>
                <w:color w:val="000000"/>
              </w:rPr>
              <w:t>arenaviridae</w:t>
            </w:r>
            <w:bookmarkEnd w:id="19"/>
            <w:bookmarkEnd w:id="20"/>
            <w:proofErr w:type="spellEnd"/>
          </w:p>
        </w:tc>
        <w:tc>
          <w:tcPr>
            <w:tcW w:w="1319" w:type="dxa"/>
          </w:tcPr>
          <w:p w14:paraId="30E27B4C" w14:textId="77777777" w:rsidR="003213FA" w:rsidRPr="00451A12" w:rsidRDefault="003213FA" w:rsidP="00451A12">
            <w:pPr>
              <w:rPr>
                <w:rFonts w:ascii="Times" w:hAnsi="Times" w:cs="Arial"/>
                <w:color w:val="000000"/>
              </w:rPr>
            </w:pPr>
            <w:r w:rsidRPr="00451A12">
              <w:rPr>
                <w:rFonts w:ascii="Times" w:hAnsi="Times" w:cs="Arial"/>
                <w:color w:val="000000"/>
              </w:rPr>
              <w:t>2639</w:t>
            </w:r>
          </w:p>
        </w:tc>
        <w:tc>
          <w:tcPr>
            <w:tcW w:w="1369" w:type="dxa"/>
          </w:tcPr>
          <w:p w14:paraId="7BA0E327" w14:textId="11D95B77" w:rsidR="003213FA" w:rsidRPr="00451A12" w:rsidRDefault="00656615" w:rsidP="00451A12">
            <w:pPr>
              <w:rPr>
                <w:rFonts w:ascii="Times" w:hAnsi="Times" w:cs="Arial"/>
                <w:color w:val="000000"/>
              </w:rPr>
            </w:pPr>
            <w:r>
              <w:rPr>
                <w:rFonts w:ascii="Times" w:hAnsi="Times" w:cs="Arial"/>
                <w:color w:val="000000"/>
              </w:rPr>
              <w:t>(animals)</w:t>
            </w:r>
          </w:p>
        </w:tc>
        <w:tc>
          <w:tcPr>
            <w:tcW w:w="858" w:type="dxa"/>
          </w:tcPr>
          <w:p w14:paraId="6637597C" w14:textId="08E11E68" w:rsidR="003213FA" w:rsidRPr="00451A12" w:rsidRDefault="003213FA" w:rsidP="003213FA">
            <w:pPr>
              <w:rPr>
                <w:rFonts w:ascii="Times" w:hAnsi="Times" w:cs="Arial"/>
                <w:color w:val="000000"/>
              </w:rPr>
            </w:pPr>
            <w:r w:rsidRPr="00451A12">
              <w:rPr>
                <w:rFonts w:ascii="Times" w:hAnsi="Times" w:cs="Arial"/>
                <w:color w:val="000000"/>
              </w:rPr>
              <w:t>2.29</w:t>
            </w:r>
          </w:p>
        </w:tc>
        <w:tc>
          <w:tcPr>
            <w:tcW w:w="1197" w:type="dxa"/>
          </w:tcPr>
          <w:p w14:paraId="7470CFDF" w14:textId="77777777" w:rsidR="003213FA" w:rsidRPr="00451A12" w:rsidRDefault="003213FA" w:rsidP="00451A12">
            <w:pPr>
              <w:rPr>
                <w:rFonts w:ascii="Times" w:hAnsi="Times" w:cs="Arial"/>
                <w:color w:val="000000"/>
              </w:rPr>
            </w:pPr>
            <w:r w:rsidRPr="00451A12">
              <w:rPr>
                <w:rFonts w:ascii="Times" w:hAnsi="Times" w:cs="Arial"/>
                <w:color w:val="000000"/>
              </w:rPr>
              <w:t>758</w:t>
            </w:r>
          </w:p>
        </w:tc>
        <w:tc>
          <w:tcPr>
            <w:tcW w:w="1486" w:type="dxa"/>
          </w:tcPr>
          <w:p w14:paraId="26E39872" w14:textId="77777777" w:rsidR="003213FA" w:rsidRPr="00451A12" w:rsidRDefault="003213FA" w:rsidP="00451A12">
            <w:pPr>
              <w:rPr>
                <w:rFonts w:ascii="Times" w:hAnsi="Times" w:cs="Arial"/>
                <w:color w:val="000000"/>
              </w:rPr>
            </w:pPr>
            <w:r w:rsidRPr="00451A12">
              <w:rPr>
                <w:rFonts w:ascii="Times" w:hAnsi="Times" w:cs="Arial"/>
                <w:color w:val="000000"/>
              </w:rPr>
              <w:t>469</w:t>
            </w:r>
          </w:p>
        </w:tc>
      </w:tr>
    </w:tbl>
    <w:p w14:paraId="0933F391" w14:textId="77777777" w:rsidR="00451A12" w:rsidRDefault="00451A12" w:rsidP="0047280B">
      <w:pPr>
        <w:rPr>
          <w:rFonts w:ascii="Times" w:hAnsi="Times" w:cs="Arial"/>
          <w:color w:val="000000"/>
        </w:rPr>
      </w:pPr>
    </w:p>
    <w:p w14:paraId="2F732D1F" w14:textId="77777777" w:rsidR="0047280B" w:rsidRPr="0047280B" w:rsidRDefault="0047280B" w:rsidP="0047280B">
      <w:pPr>
        <w:rPr>
          <w:rFonts w:ascii="Times" w:hAnsi="Times" w:cs="Times New Roman"/>
        </w:rPr>
      </w:pPr>
      <w:r w:rsidRPr="0047280B">
        <w:rPr>
          <w:rFonts w:ascii="Times" w:hAnsi="Times" w:cs="Arial"/>
          <w:color w:val="000000"/>
        </w:rPr>
        <w:t>Statistics of viruses known to infect humans, genomes sequenced, genetic diversity?</w:t>
      </w:r>
    </w:p>
    <w:p w14:paraId="7096CF68" w14:textId="77777777" w:rsidR="0047280B" w:rsidRPr="0047280B" w:rsidRDefault="0047280B" w:rsidP="0047280B">
      <w:pPr>
        <w:rPr>
          <w:rFonts w:ascii="Times" w:eastAsia="Times New Roman" w:hAnsi="Times" w:cs="Times New Roman"/>
        </w:rPr>
      </w:pPr>
    </w:p>
    <w:p w14:paraId="649FBE1E" w14:textId="4E99D034" w:rsidR="0047280B" w:rsidRDefault="0047280B" w:rsidP="0047280B">
      <w:pPr>
        <w:rPr>
          <w:rFonts w:ascii="Times" w:hAnsi="Times" w:cs="Arial"/>
          <w:color w:val="000000"/>
        </w:rPr>
      </w:pPr>
      <w:del w:id="21" w:author="P Uetz" w:date="2017-09-03T22:59:00Z">
        <w:r w:rsidRPr="002217EA" w:rsidDel="006607A1">
          <w:rPr>
            <w:rFonts w:ascii="Times" w:hAnsi="Times" w:cs="Arial"/>
            <w:b/>
            <w:color w:val="000000"/>
          </w:rPr>
          <w:delText>Statistics of</w:delText>
        </w:r>
      </w:del>
      <w:ins w:id="22" w:author="P Uetz" w:date="2017-09-03T22:59:00Z">
        <w:r w:rsidR="006607A1" w:rsidRPr="002217EA">
          <w:rPr>
            <w:rFonts w:ascii="Times" w:hAnsi="Times" w:cs="Arial"/>
            <w:b/>
            <w:color w:val="000000"/>
          </w:rPr>
          <w:t>Table 2</w:t>
        </w:r>
        <w:r w:rsidR="006607A1">
          <w:rPr>
            <w:rFonts w:ascii="Times" w:hAnsi="Times" w:cs="Arial"/>
            <w:color w:val="000000"/>
          </w:rPr>
          <w:t>.</w:t>
        </w:r>
      </w:ins>
      <w:r w:rsidRPr="0047280B">
        <w:rPr>
          <w:rFonts w:ascii="Times" w:hAnsi="Times" w:cs="Arial"/>
          <w:color w:val="000000"/>
        </w:rPr>
        <w:t xml:space="preserve"> human disease caused by these viruses, case numbers, mortality, economic damage etc.</w:t>
      </w:r>
    </w:p>
    <w:p w14:paraId="70D88D31" w14:textId="77777777" w:rsidR="002C7B7F" w:rsidRDefault="002C7B7F" w:rsidP="0047280B">
      <w:pPr>
        <w:rPr>
          <w:rFonts w:ascii="Times" w:hAnsi="Times" w:cs="Arial"/>
          <w:color w:val="000000"/>
        </w:rPr>
      </w:pPr>
    </w:p>
    <w:tbl>
      <w:tblPr>
        <w:tblStyle w:val="TableGrid"/>
        <w:tblW w:w="8996" w:type="dxa"/>
        <w:tblLook w:val="04A0" w:firstRow="1" w:lastRow="0" w:firstColumn="1" w:lastColumn="0" w:noHBand="0" w:noVBand="1"/>
      </w:tblPr>
      <w:tblGrid>
        <w:gridCol w:w="1622"/>
        <w:gridCol w:w="1816"/>
        <w:gridCol w:w="1678"/>
        <w:gridCol w:w="1365"/>
        <w:gridCol w:w="1417"/>
        <w:gridCol w:w="1098"/>
      </w:tblGrid>
      <w:tr w:rsidR="002C7B7F" w:rsidRPr="002C7B7F" w14:paraId="1D3623C8" w14:textId="28A8B111" w:rsidTr="0021017E">
        <w:tc>
          <w:tcPr>
            <w:tcW w:w="1622" w:type="dxa"/>
          </w:tcPr>
          <w:p w14:paraId="5730FD9D" w14:textId="01389F1F" w:rsidR="002C7B7F" w:rsidRPr="002C7B7F" w:rsidRDefault="002C7B7F" w:rsidP="002C7B7F">
            <w:pPr>
              <w:rPr>
                <w:rFonts w:ascii="Times" w:hAnsi="Times" w:cs="Times New Roman"/>
                <w:b/>
              </w:rPr>
            </w:pPr>
            <w:r w:rsidRPr="002C7B7F">
              <w:rPr>
                <w:rFonts w:ascii="Times" w:hAnsi="Times" w:cs="Times New Roman"/>
                <w:b/>
              </w:rPr>
              <w:t>Virus (class)</w:t>
            </w:r>
          </w:p>
        </w:tc>
        <w:tc>
          <w:tcPr>
            <w:tcW w:w="1816" w:type="dxa"/>
          </w:tcPr>
          <w:p w14:paraId="0D7E429C" w14:textId="45B8FCAD" w:rsidR="002C7B7F" w:rsidRPr="002C7B7F" w:rsidRDefault="002C7B7F" w:rsidP="002C7B7F">
            <w:pPr>
              <w:rPr>
                <w:rFonts w:ascii="Times" w:hAnsi="Times" w:cs="Times New Roman"/>
                <w:b/>
              </w:rPr>
            </w:pPr>
            <w:r w:rsidRPr="002C7B7F">
              <w:rPr>
                <w:rFonts w:ascii="Times" w:hAnsi="Times" w:cs="Times New Roman"/>
                <w:b/>
              </w:rPr>
              <w:t>Infections</w:t>
            </w:r>
          </w:p>
        </w:tc>
        <w:tc>
          <w:tcPr>
            <w:tcW w:w="1678" w:type="dxa"/>
          </w:tcPr>
          <w:p w14:paraId="3FCE1497" w14:textId="33CC245E" w:rsidR="002C7B7F" w:rsidRPr="002C7B7F" w:rsidRDefault="002C7B7F" w:rsidP="002C7B7F">
            <w:pPr>
              <w:rPr>
                <w:rFonts w:ascii="Times" w:hAnsi="Times" w:cs="Times New Roman"/>
                <w:b/>
              </w:rPr>
            </w:pPr>
            <w:r w:rsidRPr="002C7B7F">
              <w:rPr>
                <w:rFonts w:ascii="Times" w:hAnsi="Times" w:cs="Times New Roman"/>
                <w:b/>
              </w:rPr>
              <w:t>Morbidity</w:t>
            </w:r>
          </w:p>
        </w:tc>
        <w:tc>
          <w:tcPr>
            <w:tcW w:w="1365" w:type="dxa"/>
          </w:tcPr>
          <w:p w14:paraId="5FF8CE5A" w14:textId="19EA72F2" w:rsidR="002C7B7F" w:rsidRPr="002C7B7F" w:rsidRDefault="002C7B7F" w:rsidP="002C7B7F">
            <w:pPr>
              <w:rPr>
                <w:rFonts w:ascii="Times" w:hAnsi="Times" w:cs="Times New Roman"/>
                <w:b/>
              </w:rPr>
            </w:pPr>
            <w:r w:rsidRPr="002C7B7F">
              <w:rPr>
                <w:rFonts w:ascii="Times" w:hAnsi="Times" w:cs="Times New Roman"/>
                <w:b/>
              </w:rPr>
              <w:t>Mortality</w:t>
            </w:r>
          </w:p>
        </w:tc>
        <w:tc>
          <w:tcPr>
            <w:tcW w:w="1417" w:type="dxa"/>
          </w:tcPr>
          <w:p w14:paraId="6711494E" w14:textId="2917D138" w:rsidR="002C7B7F" w:rsidRPr="002C7B7F" w:rsidRDefault="002C7B7F" w:rsidP="002C7B7F">
            <w:pPr>
              <w:rPr>
                <w:rFonts w:ascii="Times" w:hAnsi="Times" w:cs="Times New Roman"/>
                <w:b/>
              </w:rPr>
            </w:pPr>
            <w:r>
              <w:rPr>
                <w:rFonts w:ascii="Times" w:hAnsi="Times" w:cs="Times New Roman"/>
                <w:b/>
              </w:rPr>
              <w:t>C</w:t>
            </w:r>
            <w:r w:rsidRPr="002C7B7F">
              <w:rPr>
                <w:rFonts w:ascii="Times" w:hAnsi="Times" w:cs="Times New Roman"/>
                <w:b/>
              </w:rPr>
              <w:t>ost</w:t>
            </w:r>
          </w:p>
        </w:tc>
        <w:tc>
          <w:tcPr>
            <w:tcW w:w="1098" w:type="dxa"/>
          </w:tcPr>
          <w:p w14:paraId="6A9DA753" w14:textId="3AD762C7" w:rsidR="002C7B7F" w:rsidRPr="002C7B7F" w:rsidRDefault="002C7B7F" w:rsidP="002C7B7F">
            <w:pPr>
              <w:rPr>
                <w:rFonts w:ascii="Times" w:hAnsi="Times" w:cs="Times New Roman"/>
                <w:b/>
              </w:rPr>
            </w:pPr>
            <w:r w:rsidRPr="002C7B7F">
              <w:rPr>
                <w:rFonts w:ascii="Times" w:hAnsi="Times" w:cs="Times New Roman"/>
                <w:b/>
              </w:rPr>
              <w:t>Refs</w:t>
            </w:r>
          </w:p>
        </w:tc>
      </w:tr>
      <w:tr w:rsidR="002C7B7F" w14:paraId="681A7E1D" w14:textId="3D29064D" w:rsidTr="0021017E">
        <w:tc>
          <w:tcPr>
            <w:tcW w:w="1622" w:type="dxa"/>
          </w:tcPr>
          <w:p w14:paraId="41077F75" w14:textId="747FB3EE" w:rsidR="002C7B7F" w:rsidRDefault="002C7B7F" w:rsidP="002C7B7F">
            <w:pPr>
              <w:rPr>
                <w:rFonts w:ascii="Times" w:hAnsi="Times" w:cs="Times New Roman"/>
              </w:rPr>
            </w:pPr>
            <w:r>
              <w:rPr>
                <w:rFonts w:ascii="Times" w:hAnsi="Times" w:cs="Times New Roman"/>
              </w:rPr>
              <w:t>HSV-1/2</w:t>
            </w:r>
          </w:p>
        </w:tc>
        <w:tc>
          <w:tcPr>
            <w:tcW w:w="1816" w:type="dxa"/>
          </w:tcPr>
          <w:p w14:paraId="57B17023" w14:textId="329732DD" w:rsidR="002C7B7F" w:rsidRDefault="002C7B7F" w:rsidP="002C7B7F">
            <w:pPr>
              <w:rPr>
                <w:rFonts w:ascii="Times" w:hAnsi="Times" w:cs="Times New Roman"/>
              </w:rPr>
            </w:pPr>
            <w:r w:rsidRPr="002C7B7F">
              <w:rPr>
                <w:rFonts w:ascii="Times" w:hAnsi="Times" w:cs="Times New Roman"/>
              </w:rPr>
              <w:t xml:space="preserve">3.7 </w:t>
            </w:r>
            <w:r>
              <w:rPr>
                <w:rFonts w:ascii="Times" w:hAnsi="Times" w:cs="Times New Roman"/>
              </w:rPr>
              <w:t>B / ~700M</w:t>
            </w:r>
          </w:p>
        </w:tc>
        <w:tc>
          <w:tcPr>
            <w:tcW w:w="1678" w:type="dxa"/>
          </w:tcPr>
          <w:p w14:paraId="4D27D73D" w14:textId="6226B928" w:rsidR="002C7B7F" w:rsidRDefault="002C7B7F" w:rsidP="002C7B7F">
            <w:pPr>
              <w:rPr>
                <w:rFonts w:ascii="Times" w:hAnsi="Times" w:cs="Times New Roman"/>
              </w:rPr>
            </w:pPr>
            <w:r>
              <w:rPr>
                <w:rFonts w:ascii="Times" w:hAnsi="Times" w:cs="Times New Roman"/>
              </w:rPr>
              <w:t>3M/</w:t>
            </w:r>
            <w:proofErr w:type="spellStart"/>
            <w:r>
              <w:rPr>
                <w:rFonts w:ascii="Times" w:hAnsi="Times" w:cs="Times New Roman"/>
              </w:rPr>
              <w:t>yr</w:t>
            </w:r>
            <w:proofErr w:type="spellEnd"/>
            <w:r>
              <w:rPr>
                <w:rFonts w:ascii="Times" w:hAnsi="Times" w:cs="Times New Roman"/>
              </w:rPr>
              <w:t xml:space="preserve"> (US)</w:t>
            </w:r>
          </w:p>
        </w:tc>
        <w:tc>
          <w:tcPr>
            <w:tcW w:w="1365" w:type="dxa"/>
          </w:tcPr>
          <w:p w14:paraId="0C7927EA" w14:textId="029A0B93" w:rsidR="002C7B7F" w:rsidRDefault="002C7B7F" w:rsidP="002C7B7F">
            <w:pPr>
              <w:rPr>
                <w:rFonts w:ascii="Times" w:hAnsi="Times" w:cs="Times New Roman"/>
              </w:rPr>
            </w:pPr>
            <w:r>
              <w:rPr>
                <w:rFonts w:ascii="Times" w:hAnsi="Times" w:cs="Times New Roman"/>
              </w:rPr>
              <w:t>low</w:t>
            </w:r>
          </w:p>
        </w:tc>
        <w:tc>
          <w:tcPr>
            <w:tcW w:w="1417" w:type="dxa"/>
          </w:tcPr>
          <w:p w14:paraId="1EFCECF0" w14:textId="0293AD6D" w:rsidR="002C7B7F" w:rsidRDefault="002C7B7F" w:rsidP="002C7B7F">
            <w:pPr>
              <w:rPr>
                <w:rFonts w:ascii="Times" w:hAnsi="Times" w:cs="Times New Roman"/>
              </w:rPr>
            </w:pPr>
            <w:r>
              <w:rPr>
                <w:rFonts w:ascii="Times" w:hAnsi="Times" w:cs="Times New Roman"/>
              </w:rPr>
              <w:t>$1B</w:t>
            </w:r>
            <w:r w:rsidR="00F21D5F">
              <w:rPr>
                <w:rFonts w:ascii="Times" w:hAnsi="Times" w:cs="Times New Roman"/>
              </w:rPr>
              <w:t xml:space="preserve"> (US)</w:t>
            </w:r>
          </w:p>
        </w:tc>
        <w:tc>
          <w:tcPr>
            <w:tcW w:w="1098" w:type="dxa"/>
          </w:tcPr>
          <w:p w14:paraId="69E38812" w14:textId="77777777" w:rsidR="002C7B7F" w:rsidRDefault="002C7B7F" w:rsidP="002C7B7F">
            <w:pPr>
              <w:rPr>
                <w:rFonts w:ascii="Times" w:hAnsi="Times" w:cs="Times New Roman"/>
              </w:rPr>
            </w:pPr>
          </w:p>
        </w:tc>
      </w:tr>
      <w:tr w:rsidR="002C7B7F" w14:paraId="14821F45" w14:textId="58E7FB0C" w:rsidTr="0021017E">
        <w:tc>
          <w:tcPr>
            <w:tcW w:w="1622" w:type="dxa"/>
          </w:tcPr>
          <w:p w14:paraId="5B6510F3" w14:textId="12AA136D" w:rsidR="002C7B7F" w:rsidRDefault="0047217B" w:rsidP="002C7B7F">
            <w:pPr>
              <w:rPr>
                <w:rFonts w:ascii="Times" w:hAnsi="Times" w:cs="Times New Roman"/>
              </w:rPr>
            </w:pPr>
            <w:r>
              <w:rPr>
                <w:rFonts w:ascii="Times" w:hAnsi="Times" w:cs="Times New Roman"/>
              </w:rPr>
              <w:t>HIV-1/2</w:t>
            </w:r>
          </w:p>
        </w:tc>
        <w:tc>
          <w:tcPr>
            <w:tcW w:w="1816" w:type="dxa"/>
          </w:tcPr>
          <w:p w14:paraId="4F482221" w14:textId="21B80AD3" w:rsidR="002C7B7F" w:rsidRDefault="0047217B" w:rsidP="002C7B7F">
            <w:pPr>
              <w:rPr>
                <w:rFonts w:ascii="Times" w:hAnsi="Times" w:cs="Times New Roman"/>
              </w:rPr>
            </w:pPr>
            <w:r>
              <w:rPr>
                <w:rFonts w:ascii="Times" w:hAnsi="Times" w:cs="Times New Roman"/>
              </w:rPr>
              <w:t>36M (world)</w:t>
            </w:r>
          </w:p>
        </w:tc>
        <w:tc>
          <w:tcPr>
            <w:tcW w:w="1678" w:type="dxa"/>
          </w:tcPr>
          <w:p w14:paraId="1D521C64" w14:textId="77777777" w:rsidR="002C7B7F" w:rsidRDefault="002C7B7F" w:rsidP="002C7B7F">
            <w:pPr>
              <w:rPr>
                <w:rFonts w:ascii="Times" w:hAnsi="Times" w:cs="Times New Roman"/>
              </w:rPr>
            </w:pPr>
          </w:p>
        </w:tc>
        <w:tc>
          <w:tcPr>
            <w:tcW w:w="1365" w:type="dxa"/>
          </w:tcPr>
          <w:p w14:paraId="7217D7FB" w14:textId="2C840C68" w:rsidR="002C7B7F" w:rsidRDefault="0047217B" w:rsidP="002C7B7F">
            <w:pPr>
              <w:rPr>
                <w:rFonts w:ascii="Times" w:hAnsi="Times" w:cs="Times New Roman"/>
              </w:rPr>
            </w:pPr>
            <w:r>
              <w:rPr>
                <w:rFonts w:ascii="Times" w:hAnsi="Times" w:cs="Times New Roman"/>
              </w:rPr>
              <w:t>25M total</w:t>
            </w:r>
            <w:r w:rsidRPr="0047217B">
              <w:rPr>
                <w:rFonts w:ascii="Times" w:hAnsi="Times" w:cs="Times New Roman"/>
                <w:vertAlign w:val="superscript"/>
              </w:rPr>
              <w:t>1</w:t>
            </w:r>
          </w:p>
        </w:tc>
        <w:tc>
          <w:tcPr>
            <w:tcW w:w="1417" w:type="dxa"/>
          </w:tcPr>
          <w:p w14:paraId="17C5A61B" w14:textId="77777777" w:rsidR="002C7B7F" w:rsidRDefault="002C7B7F" w:rsidP="002C7B7F">
            <w:pPr>
              <w:rPr>
                <w:rFonts w:ascii="Times" w:hAnsi="Times" w:cs="Times New Roman"/>
              </w:rPr>
            </w:pPr>
          </w:p>
        </w:tc>
        <w:tc>
          <w:tcPr>
            <w:tcW w:w="1098" w:type="dxa"/>
          </w:tcPr>
          <w:p w14:paraId="5696D366" w14:textId="77777777" w:rsidR="002C7B7F" w:rsidRDefault="002C7B7F" w:rsidP="002C7B7F">
            <w:pPr>
              <w:rPr>
                <w:rFonts w:ascii="Times" w:hAnsi="Times" w:cs="Times New Roman"/>
              </w:rPr>
            </w:pPr>
          </w:p>
        </w:tc>
      </w:tr>
      <w:tr w:rsidR="002C7B7F" w14:paraId="4DB2C972" w14:textId="7338DA4D" w:rsidTr="0021017E">
        <w:tc>
          <w:tcPr>
            <w:tcW w:w="1622" w:type="dxa"/>
          </w:tcPr>
          <w:p w14:paraId="5EF65C27" w14:textId="12703E47" w:rsidR="002C7B7F" w:rsidRDefault="0047217B" w:rsidP="002C7B7F">
            <w:pPr>
              <w:rPr>
                <w:rFonts w:ascii="Times" w:hAnsi="Times" w:cs="Times New Roman"/>
              </w:rPr>
            </w:pPr>
            <w:r>
              <w:rPr>
                <w:rFonts w:ascii="Times" w:hAnsi="Times" w:cs="Times New Roman"/>
              </w:rPr>
              <w:t>Influenza</w:t>
            </w:r>
          </w:p>
        </w:tc>
        <w:tc>
          <w:tcPr>
            <w:tcW w:w="1816" w:type="dxa"/>
          </w:tcPr>
          <w:p w14:paraId="2C3A25F3" w14:textId="5D4D6D86" w:rsidR="002C7B7F" w:rsidRDefault="00D4474E" w:rsidP="002C7B7F">
            <w:pPr>
              <w:rPr>
                <w:rFonts w:ascii="Times" w:hAnsi="Times" w:cs="Times New Roman"/>
              </w:rPr>
            </w:pPr>
            <w:bookmarkStart w:id="23" w:name="OLE_LINK28"/>
            <w:bookmarkStart w:id="24" w:name="OLE_LINK29"/>
            <w:r>
              <w:rPr>
                <w:rFonts w:ascii="Times" w:hAnsi="Times" w:cs="Times New Roman"/>
              </w:rPr>
              <w:t>&gt;</w:t>
            </w:r>
            <w:r w:rsidR="00B96DBA">
              <w:rPr>
                <w:rFonts w:ascii="Times" w:hAnsi="Times" w:cs="Times New Roman"/>
              </w:rPr>
              <w:t>30M (US)</w:t>
            </w:r>
            <w:r w:rsidRPr="00D4474E">
              <w:rPr>
                <w:rFonts w:ascii="Times" w:hAnsi="Times" w:cs="Times New Roman"/>
                <w:vertAlign w:val="superscript"/>
              </w:rPr>
              <w:t>3</w:t>
            </w:r>
            <w:bookmarkEnd w:id="23"/>
            <w:bookmarkEnd w:id="24"/>
          </w:p>
        </w:tc>
        <w:tc>
          <w:tcPr>
            <w:tcW w:w="1678" w:type="dxa"/>
          </w:tcPr>
          <w:p w14:paraId="4DCEB6B0" w14:textId="4E6394B9" w:rsidR="002C7B7F" w:rsidRDefault="00D4474E" w:rsidP="002C7B7F">
            <w:pPr>
              <w:rPr>
                <w:rFonts w:ascii="Times" w:hAnsi="Times" w:cs="Times New Roman"/>
              </w:rPr>
            </w:pPr>
            <w:r w:rsidRPr="00D4474E">
              <w:rPr>
                <w:rFonts w:ascii="Times" w:hAnsi="Times" w:cs="Times New Roman"/>
              </w:rPr>
              <w:t>30M (US)</w:t>
            </w:r>
            <w:r w:rsidRPr="00D4474E">
              <w:rPr>
                <w:rFonts w:ascii="Times" w:hAnsi="Times" w:cs="Times New Roman"/>
                <w:vertAlign w:val="superscript"/>
              </w:rPr>
              <w:t>3</w:t>
            </w:r>
          </w:p>
        </w:tc>
        <w:tc>
          <w:tcPr>
            <w:tcW w:w="1365" w:type="dxa"/>
          </w:tcPr>
          <w:p w14:paraId="0E436EDC" w14:textId="26D8E3AD" w:rsidR="002C7B7F" w:rsidRDefault="006A1EE3" w:rsidP="002C7B7F">
            <w:pPr>
              <w:rPr>
                <w:rFonts w:ascii="Times" w:hAnsi="Times" w:cs="Times New Roman"/>
              </w:rPr>
            </w:pPr>
            <w:r>
              <w:rPr>
                <w:rFonts w:ascii="Times" w:hAnsi="Times" w:cs="Times New Roman"/>
              </w:rPr>
              <w:t>50M 1918</w:t>
            </w:r>
            <w:bookmarkStart w:id="25" w:name="OLE_LINK26"/>
            <w:bookmarkStart w:id="26" w:name="OLE_LINK27"/>
            <w:r w:rsidRPr="006A1EE3">
              <w:rPr>
                <w:rFonts w:ascii="Times" w:hAnsi="Times" w:cs="Times New Roman"/>
                <w:vertAlign w:val="superscript"/>
              </w:rPr>
              <w:t>2</w:t>
            </w:r>
            <w:bookmarkEnd w:id="25"/>
            <w:bookmarkEnd w:id="26"/>
          </w:p>
        </w:tc>
        <w:tc>
          <w:tcPr>
            <w:tcW w:w="1417" w:type="dxa"/>
          </w:tcPr>
          <w:p w14:paraId="4C009722" w14:textId="204D360C" w:rsidR="002C7B7F" w:rsidRDefault="007D557D" w:rsidP="002C7B7F">
            <w:pPr>
              <w:rPr>
                <w:rFonts w:ascii="Times" w:hAnsi="Times" w:cs="Times New Roman"/>
              </w:rPr>
            </w:pPr>
            <w:r>
              <w:rPr>
                <w:rFonts w:ascii="Times" w:hAnsi="Times" w:cs="Times New Roman"/>
              </w:rPr>
              <w:t>$10</w:t>
            </w:r>
            <w:r w:rsidR="00D4474E">
              <w:rPr>
                <w:rFonts w:ascii="Times" w:hAnsi="Times" w:cs="Times New Roman"/>
              </w:rPr>
              <w:t>-90B</w:t>
            </w:r>
          </w:p>
        </w:tc>
        <w:tc>
          <w:tcPr>
            <w:tcW w:w="1098" w:type="dxa"/>
          </w:tcPr>
          <w:p w14:paraId="671BAB8A" w14:textId="77777777" w:rsidR="002C7B7F" w:rsidRDefault="002C7B7F" w:rsidP="002C7B7F">
            <w:pPr>
              <w:rPr>
                <w:rFonts w:ascii="Times" w:hAnsi="Times" w:cs="Times New Roman"/>
              </w:rPr>
            </w:pPr>
          </w:p>
        </w:tc>
      </w:tr>
      <w:tr w:rsidR="002C7B7F" w14:paraId="25685A4F" w14:textId="2B90B8CE" w:rsidTr="0021017E">
        <w:tc>
          <w:tcPr>
            <w:tcW w:w="1622" w:type="dxa"/>
          </w:tcPr>
          <w:p w14:paraId="5EE6E8F0" w14:textId="09585D87" w:rsidR="002C7B7F" w:rsidRDefault="0002367D" w:rsidP="002C7B7F">
            <w:pPr>
              <w:rPr>
                <w:rFonts w:ascii="Times" w:hAnsi="Times" w:cs="Times New Roman"/>
              </w:rPr>
            </w:pPr>
            <w:r>
              <w:rPr>
                <w:rFonts w:ascii="Times" w:hAnsi="Times" w:cs="Times New Roman"/>
              </w:rPr>
              <w:t>Measles</w:t>
            </w:r>
          </w:p>
        </w:tc>
        <w:tc>
          <w:tcPr>
            <w:tcW w:w="1816" w:type="dxa"/>
          </w:tcPr>
          <w:p w14:paraId="5B8326D0" w14:textId="12DF3087" w:rsidR="002C7B7F" w:rsidRDefault="00872373" w:rsidP="0002367D">
            <w:pPr>
              <w:rPr>
                <w:rFonts w:ascii="Times" w:hAnsi="Times" w:cs="Times New Roman"/>
              </w:rPr>
            </w:pPr>
            <w:bookmarkStart w:id="27" w:name="OLE_LINK30"/>
            <w:bookmarkStart w:id="28" w:name="OLE_LINK31"/>
            <w:r>
              <w:rPr>
                <w:rFonts w:ascii="Times" w:hAnsi="Times" w:cs="Times New Roman"/>
              </w:rPr>
              <w:t>&gt;</w:t>
            </w:r>
            <w:r w:rsidR="0002367D" w:rsidRPr="0002367D">
              <w:rPr>
                <w:rFonts w:ascii="Times" w:hAnsi="Times" w:cs="Times New Roman"/>
              </w:rPr>
              <w:t xml:space="preserve">20 </w:t>
            </w:r>
            <w:r w:rsidR="0021017E">
              <w:rPr>
                <w:rFonts w:ascii="Times" w:hAnsi="Times" w:cs="Times New Roman"/>
              </w:rPr>
              <w:t>M (</w:t>
            </w:r>
            <w:proofErr w:type="spellStart"/>
            <w:r w:rsidR="0002367D">
              <w:rPr>
                <w:rFonts w:ascii="Times" w:hAnsi="Times" w:cs="Times New Roman"/>
              </w:rPr>
              <w:t>ww</w:t>
            </w:r>
            <w:proofErr w:type="spellEnd"/>
            <w:proofErr w:type="gramStart"/>
            <w:r w:rsidR="0002367D">
              <w:rPr>
                <w:rFonts w:ascii="Times" w:hAnsi="Times" w:cs="Times New Roman"/>
              </w:rPr>
              <w:t>)</w:t>
            </w:r>
            <w:bookmarkEnd w:id="27"/>
            <w:bookmarkEnd w:id="28"/>
            <w:r w:rsidR="0021017E">
              <w:rPr>
                <w:rFonts w:ascii="Times" w:hAnsi="Times" w:cs="Times New Roman"/>
              </w:rPr>
              <w:t xml:space="preserve"> ?</w:t>
            </w:r>
            <w:proofErr w:type="gramEnd"/>
          </w:p>
        </w:tc>
        <w:tc>
          <w:tcPr>
            <w:tcW w:w="1678" w:type="dxa"/>
          </w:tcPr>
          <w:p w14:paraId="5174DB6B" w14:textId="34705A19" w:rsidR="002C7B7F" w:rsidRDefault="00872373" w:rsidP="002C7B7F">
            <w:pPr>
              <w:rPr>
                <w:rFonts w:ascii="Times" w:hAnsi="Times" w:cs="Times New Roman"/>
              </w:rPr>
            </w:pPr>
            <w:r>
              <w:rPr>
                <w:rFonts w:ascii="Times" w:hAnsi="Times" w:cs="Times New Roman"/>
              </w:rPr>
              <w:t>&lt;</w:t>
            </w:r>
            <w:r w:rsidR="00BA5840" w:rsidRPr="00BA5840">
              <w:rPr>
                <w:rFonts w:ascii="Times" w:hAnsi="Times" w:cs="Times New Roman"/>
              </w:rPr>
              <w:t>20 M (</w:t>
            </w:r>
            <w:proofErr w:type="spellStart"/>
            <w:r w:rsidR="00BA5840" w:rsidRPr="00BA5840">
              <w:rPr>
                <w:rFonts w:ascii="Times" w:hAnsi="Times" w:cs="Times New Roman"/>
              </w:rPr>
              <w:t>ww</w:t>
            </w:r>
            <w:proofErr w:type="spellEnd"/>
            <w:proofErr w:type="gramStart"/>
            <w:r w:rsidR="00BA5840" w:rsidRPr="00BA5840">
              <w:rPr>
                <w:rFonts w:ascii="Times" w:hAnsi="Times" w:cs="Times New Roman"/>
              </w:rPr>
              <w:t>)</w:t>
            </w:r>
            <w:r w:rsidR="00BA5840">
              <w:rPr>
                <w:rFonts w:ascii="Times" w:hAnsi="Times" w:cs="Times New Roman"/>
              </w:rPr>
              <w:t xml:space="preserve"> ?</w:t>
            </w:r>
            <w:proofErr w:type="gramEnd"/>
          </w:p>
        </w:tc>
        <w:tc>
          <w:tcPr>
            <w:tcW w:w="1365" w:type="dxa"/>
          </w:tcPr>
          <w:p w14:paraId="0B127A41" w14:textId="35CBF3B5" w:rsidR="002C7B7F" w:rsidRDefault="0002367D" w:rsidP="002C7B7F">
            <w:pPr>
              <w:rPr>
                <w:rFonts w:ascii="Times" w:hAnsi="Times" w:cs="Times New Roman"/>
              </w:rPr>
            </w:pPr>
            <w:r>
              <w:rPr>
                <w:rFonts w:ascii="Times" w:hAnsi="Times" w:cs="Times New Roman"/>
              </w:rPr>
              <w:t>140-500k</w:t>
            </w:r>
            <w:r w:rsidRPr="0002367D">
              <w:rPr>
                <w:rFonts w:ascii="Times" w:hAnsi="Times" w:cs="Times New Roman"/>
                <w:vertAlign w:val="superscript"/>
              </w:rPr>
              <w:t>4</w:t>
            </w:r>
          </w:p>
        </w:tc>
        <w:tc>
          <w:tcPr>
            <w:tcW w:w="1417" w:type="dxa"/>
          </w:tcPr>
          <w:p w14:paraId="5EE8D60B" w14:textId="5D3CDFA2" w:rsidR="002C7B7F" w:rsidRDefault="00BA5840" w:rsidP="002C7B7F">
            <w:pPr>
              <w:rPr>
                <w:rFonts w:ascii="Times" w:hAnsi="Times" w:cs="Times New Roman"/>
              </w:rPr>
            </w:pPr>
            <w:r>
              <w:rPr>
                <w:rFonts w:ascii="Times" w:hAnsi="Times" w:cs="Times New Roman"/>
              </w:rPr>
              <w:t>$3-7B (US)</w:t>
            </w:r>
          </w:p>
        </w:tc>
        <w:tc>
          <w:tcPr>
            <w:tcW w:w="1098" w:type="dxa"/>
          </w:tcPr>
          <w:p w14:paraId="6A0E9159" w14:textId="77777777" w:rsidR="002C7B7F" w:rsidRDefault="002C7B7F" w:rsidP="002C7B7F">
            <w:pPr>
              <w:rPr>
                <w:rFonts w:ascii="Times" w:hAnsi="Times" w:cs="Times New Roman"/>
              </w:rPr>
            </w:pPr>
          </w:p>
        </w:tc>
      </w:tr>
      <w:tr w:rsidR="002C7B7F" w14:paraId="603A2CD6" w14:textId="4BEAED5B" w:rsidTr="0021017E">
        <w:tc>
          <w:tcPr>
            <w:tcW w:w="1622" w:type="dxa"/>
          </w:tcPr>
          <w:p w14:paraId="2F5D5B46" w14:textId="7CA7C1DF" w:rsidR="002C7B7F" w:rsidRDefault="0021017E" w:rsidP="002C7B7F">
            <w:pPr>
              <w:rPr>
                <w:rFonts w:ascii="Times" w:hAnsi="Times" w:cs="Times New Roman"/>
              </w:rPr>
            </w:pPr>
            <w:r>
              <w:rPr>
                <w:rFonts w:ascii="Times" w:hAnsi="Times" w:cs="Times New Roman"/>
              </w:rPr>
              <w:t>Hepatitis C</w:t>
            </w:r>
          </w:p>
        </w:tc>
        <w:tc>
          <w:tcPr>
            <w:tcW w:w="1816" w:type="dxa"/>
          </w:tcPr>
          <w:p w14:paraId="2B83465A" w14:textId="069198D1" w:rsidR="002C7B7F" w:rsidRDefault="00A81EE0" w:rsidP="0021017E">
            <w:pPr>
              <w:rPr>
                <w:rFonts w:ascii="Times" w:hAnsi="Times" w:cs="Times New Roman"/>
              </w:rPr>
            </w:pPr>
            <w:r>
              <w:rPr>
                <w:rFonts w:ascii="Times" w:hAnsi="Times" w:cs="Times New Roman"/>
              </w:rPr>
              <w:t>60-12</w:t>
            </w:r>
            <w:r w:rsidR="0021017E" w:rsidRPr="0021017E">
              <w:rPr>
                <w:rFonts w:ascii="Times" w:hAnsi="Times" w:cs="Times New Roman"/>
              </w:rPr>
              <w:t>0</w:t>
            </w:r>
            <w:r w:rsidR="0021017E">
              <w:rPr>
                <w:rFonts w:ascii="Times" w:hAnsi="Times" w:cs="Times New Roman"/>
              </w:rPr>
              <w:t>M (</w:t>
            </w:r>
            <w:proofErr w:type="spellStart"/>
            <w:r w:rsidR="0021017E">
              <w:rPr>
                <w:rFonts w:ascii="Times" w:hAnsi="Times" w:cs="Times New Roman"/>
              </w:rPr>
              <w:t>ww</w:t>
            </w:r>
            <w:proofErr w:type="spellEnd"/>
            <w:r w:rsidR="0021017E">
              <w:rPr>
                <w:rFonts w:ascii="Times" w:hAnsi="Times" w:cs="Times New Roman"/>
              </w:rPr>
              <w:t>)</w:t>
            </w:r>
          </w:p>
        </w:tc>
        <w:tc>
          <w:tcPr>
            <w:tcW w:w="1678" w:type="dxa"/>
          </w:tcPr>
          <w:p w14:paraId="662EADD4" w14:textId="4AC58A9D" w:rsidR="002C7B7F" w:rsidRDefault="0021017E" w:rsidP="0021017E">
            <w:pPr>
              <w:rPr>
                <w:rFonts w:ascii="Times" w:hAnsi="Times" w:cs="Times New Roman"/>
              </w:rPr>
            </w:pPr>
            <w:r>
              <w:rPr>
                <w:rFonts w:ascii="Times" w:hAnsi="Times" w:cs="Times New Roman"/>
              </w:rPr>
              <w:t>4M</w:t>
            </w:r>
          </w:p>
        </w:tc>
        <w:tc>
          <w:tcPr>
            <w:tcW w:w="1365" w:type="dxa"/>
          </w:tcPr>
          <w:p w14:paraId="27CF94A1" w14:textId="77777777" w:rsidR="002C7B7F" w:rsidRDefault="002C7B7F" w:rsidP="002C7B7F">
            <w:pPr>
              <w:rPr>
                <w:rFonts w:ascii="Times" w:hAnsi="Times" w:cs="Times New Roman"/>
              </w:rPr>
            </w:pPr>
          </w:p>
        </w:tc>
        <w:tc>
          <w:tcPr>
            <w:tcW w:w="1417" w:type="dxa"/>
          </w:tcPr>
          <w:p w14:paraId="6185AC91" w14:textId="5B57DAB9" w:rsidR="002C7B7F" w:rsidRDefault="00A81EE0" w:rsidP="002C7B7F">
            <w:pPr>
              <w:rPr>
                <w:rFonts w:ascii="Times" w:hAnsi="Times" w:cs="Times New Roman"/>
              </w:rPr>
            </w:pPr>
            <w:r>
              <w:rPr>
                <w:rFonts w:ascii="Times" w:hAnsi="Times" w:cs="Times New Roman"/>
              </w:rPr>
              <w:t>$10</w:t>
            </w:r>
            <w:r w:rsidR="006B4FD5">
              <w:rPr>
                <w:rFonts w:ascii="Times" w:hAnsi="Times" w:cs="Times New Roman"/>
              </w:rPr>
              <w:t xml:space="preserve">B </w:t>
            </w:r>
            <w:r w:rsidRPr="00A81EE0">
              <w:rPr>
                <w:rFonts w:ascii="Times" w:hAnsi="Times" w:cs="Times New Roman"/>
                <w:vertAlign w:val="superscript"/>
              </w:rPr>
              <w:t>5</w:t>
            </w:r>
          </w:p>
        </w:tc>
        <w:tc>
          <w:tcPr>
            <w:tcW w:w="1098" w:type="dxa"/>
          </w:tcPr>
          <w:p w14:paraId="0EA096BA" w14:textId="19490D00" w:rsidR="002C7B7F" w:rsidRDefault="00624432" w:rsidP="00624432">
            <w:pPr>
              <w:rPr>
                <w:rFonts w:ascii="Times" w:hAnsi="Times" w:cs="Times New Roman"/>
              </w:rPr>
            </w:pPr>
            <w:r>
              <w:rPr>
                <w:rFonts w:ascii="Times" w:hAnsi="Times" w:cs="Times New Roman"/>
              </w:rPr>
              <w:fldChar w:fldCharType="begin">
                <w:fldData xml:space="preserve">PEVuZE5vdGU+PENpdGU+PEF1dGhvcj5Xb25nPC9BdXRob3I+PFllYXI+MjAwMDwvWWVhcj48UmVj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</w:fldData>
              </w:fldChar>
            </w:r>
            <w:r>
              <w:rPr>
                <w:rFonts w:ascii="Times" w:hAnsi="Times" w:cs="Times New Roman"/>
              </w:rPr>
              <w:instrText xml:space="preserve"> ADDIN EN.CITE </w:instrText>
            </w:r>
            <w:r>
              <w:rPr>
                <w:rFonts w:ascii="Times" w:hAnsi="Times" w:cs="Times New Roman"/>
              </w:rPr>
              <w:fldChar w:fldCharType="begin">
                <w:fldData xml:space="preserve">PEVuZE5vdGU+PENpdGU+PEF1dGhvcj5Xb25nPC9BdXRob3I+PFllYXI+MjAwMDwvWWVhcj48UmVj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</w:fldData>
              </w:fldChar>
            </w:r>
            <w:r>
              <w:rPr>
                <w:rFonts w:ascii="Times" w:hAnsi="Times" w:cs="Times New Roman"/>
              </w:rPr>
              <w:instrText xml:space="preserve"> ADDIN EN.CITE.DATA </w:instrText>
            </w:r>
            <w:r>
              <w:rPr>
                <w:rFonts w:ascii="Times" w:hAnsi="Times" w:cs="Times New Roman"/>
              </w:rPr>
            </w:r>
            <w:r>
              <w:rPr>
                <w:rFonts w:ascii="Times" w:hAnsi="Times" w:cs="Times New Roman"/>
              </w:rPr>
              <w:fldChar w:fldCharType="end"/>
            </w:r>
            <w:r>
              <w:rPr>
                <w:rFonts w:ascii="Times" w:hAnsi="Times" w:cs="Times New Roman"/>
              </w:rPr>
            </w:r>
            <w:r>
              <w:rPr>
                <w:rFonts w:ascii="Times" w:hAnsi="Times" w:cs="Times New Roman"/>
              </w:rPr>
              <w:fldChar w:fldCharType="separate"/>
            </w:r>
            <w:r>
              <w:rPr>
                <w:rFonts w:ascii="Times" w:hAnsi="Times" w:cs="Times New Roman"/>
                <w:noProof/>
              </w:rPr>
              <w:t>(1)</w:t>
            </w:r>
            <w:r>
              <w:rPr>
                <w:rFonts w:ascii="Times" w:hAnsi="Times" w:cs="Times New Roman"/>
              </w:rPr>
              <w:fldChar w:fldCharType="end"/>
            </w:r>
          </w:p>
        </w:tc>
      </w:tr>
      <w:tr w:rsidR="002C7B7F" w14:paraId="1CAE734E" w14:textId="41C308CE" w:rsidTr="0021017E">
        <w:tc>
          <w:tcPr>
            <w:tcW w:w="1622" w:type="dxa"/>
          </w:tcPr>
          <w:p w14:paraId="32D6F8BE" w14:textId="460EA84C" w:rsidR="002C7B7F" w:rsidRDefault="0098472D" w:rsidP="002C7B7F">
            <w:pPr>
              <w:rPr>
                <w:rFonts w:ascii="Times" w:hAnsi="Times" w:cs="Times New Roman"/>
              </w:rPr>
            </w:pPr>
            <w:r>
              <w:rPr>
                <w:rFonts w:ascii="Times" w:hAnsi="Times" w:cs="Times New Roman"/>
              </w:rPr>
              <w:t>Hepatitis B</w:t>
            </w:r>
          </w:p>
        </w:tc>
        <w:tc>
          <w:tcPr>
            <w:tcW w:w="1816" w:type="dxa"/>
          </w:tcPr>
          <w:p w14:paraId="7C11532F" w14:textId="38B7B09D" w:rsidR="002C7B7F" w:rsidRDefault="0098472D" w:rsidP="0098472D">
            <w:pPr>
              <w:rPr>
                <w:rFonts w:ascii="Times" w:hAnsi="Times" w:cs="Times New Roman"/>
              </w:rPr>
            </w:pPr>
            <w:r>
              <w:rPr>
                <w:rFonts w:ascii="Times" w:hAnsi="Times" w:cs="Times New Roman"/>
              </w:rPr>
              <w:t xml:space="preserve">248 M </w:t>
            </w:r>
            <w:proofErr w:type="spellStart"/>
            <w:r>
              <w:rPr>
                <w:rFonts w:ascii="Times" w:hAnsi="Times" w:cs="Times New Roman"/>
              </w:rPr>
              <w:t>ww</w:t>
            </w:r>
            <w:proofErr w:type="spellEnd"/>
          </w:p>
        </w:tc>
        <w:tc>
          <w:tcPr>
            <w:tcW w:w="1678" w:type="dxa"/>
          </w:tcPr>
          <w:p w14:paraId="3FB11AD3" w14:textId="77777777" w:rsidR="002C7B7F" w:rsidRDefault="002C7B7F" w:rsidP="0098472D">
            <w:pPr>
              <w:rPr>
                <w:rFonts w:ascii="Times" w:hAnsi="Times" w:cs="Times New Roman"/>
              </w:rPr>
            </w:pPr>
          </w:p>
        </w:tc>
        <w:tc>
          <w:tcPr>
            <w:tcW w:w="1365" w:type="dxa"/>
          </w:tcPr>
          <w:p w14:paraId="085EE819" w14:textId="0C7A747E" w:rsidR="002C7B7F" w:rsidRDefault="0098472D" w:rsidP="0098472D">
            <w:pPr>
              <w:rPr>
                <w:rFonts w:ascii="Times" w:hAnsi="Times" w:cs="Times New Roman"/>
              </w:rPr>
            </w:pPr>
            <w:r>
              <w:rPr>
                <w:rFonts w:ascii="Times" w:hAnsi="Times" w:cs="Times New Roman"/>
              </w:rPr>
              <w:t xml:space="preserve">600 k  </w:t>
            </w:r>
            <w:proofErr w:type="spellStart"/>
            <w:r>
              <w:rPr>
                <w:rFonts w:ascii="Times" w:hAnsi="Times" w:cs="Times New Roman"/>
              </w:rPr>
              <w:t>ww</w:t>
            </w:r>
            <w:proofErr w:type="spellEnd"/>
          </w:p>
        </w:tc>
        <w:tc>
          <w:tcPr>
            <w:tcW w:w="1417" w:type="dxa"/>
          </w:tcPr>
          <w:p w14:paraId="3BFAB996" w14:textId="77777777" w:rsidR="002C7B7F" w:rsidRDefault="002C7B7F" w:rsidP="0098472D">
            <w:pPr>
              <w:rPr>
                <w:rFonts w:ascii="Times" w:hAnsi="Times" w:cs="Times New Roman"/>
              </w:rPr>
            </w:pPr>
          </w:p>
        </w:tc>
        <w:tc>
          <w:tcPr>
            <w:tcW w:w="1098" w:type="dxa"/>
          </w:tcPr>
          <w:p w14:paraId="72359941" w14:textId="39AD1F61" w:rsidR="002C7B7F" w:rsidRDefault="00624432" w:rsidP="00624432">
            <w:pPr>
              <w:rPr>
                <w:rFonts w:ascii="Times" w:hAnsi="Times" w:cs="Times New Roman"/>
              </w:rPr>
            </w:pPr>
            <w:r>
              <w:rPr>
                <w:rFonts w:ascii="Times" w:hAnsi="Times" w:cs="Times New Roman"/>
              </w:rPr>
              <w:fldChar w:fldCharType="begin"/>
            </w:r>
            <w:r>
              <w:rPr>
                <w:rFonts w:ascii="Times" w:hAnsi="Times" w:cs="Times New Roman"/>
              </w:rPr>
              <w:instrText xml:space="preserve"> ADDIN EN.CITE &lt;EndNote&gt;&lt;Cite&gt;&lt;Author&gt;Maynard&lt;/Author&gt;&lt;Year&gt;1990&lt;/Year&gt;&lt;RecNum&gt;123&lt;/RecNum&gt;&lt;DisplayText&gt;(2)&lt;/DisplayText&gt;&lt;record&gt;&lt;rec-number&gt;123&lt;/rec-number&gt;&lt;foreign-keys&gt;&lt;key app="EN" db-id="fzxf5s9pk0992pefpet5d9rcvs2ae90rrfad" timestamp="1504493410"&gt;123&lt;/key&gt;&lt;/foreign-keys&gt;&lt;ref-type name="Journal Article"&gt;17&lt;/ref-type&gt;&lt;contributors&gt;&lt;authors&gt;&lt;author&gt;Maynard, J. E.&lt;/author&gt;&lt;/authors&gt;&lt;/contributors&gt;&lt;auth-address&gt;International Task Force on Hepatitis B Immunization, Seattle, WA.&lt;/auth-address&gt;&lt;titles&gt;&lt;title&gt;Hepatitis B: global importance and need for control&lt;/title&gt;&lt;secondary-title&gt;Vaccine&lt;/secondary-title&gt;&lt;/titles&gt;&lt;periodical&gt;&lt;full-title&gt;Vaccine&lt;/full-title&gt;&lt;/periodical&gt;&lt;pages&gt;S18-20; discussion S21-3&lt;/pages&gt;&lt;volume&gt;8 Suppl&lt;/volume&gt;&lt;keywords&gt;&lt;keyword&gt;Global Health&lt;/keyword&gt;&lt;keyword&gt;Hepatitis B/epidemiology/*prevention &amp;amp; control&lt;/keyword&gt;&lt;keyword&gt;Hepatitis B Vaccines&lt;/keyword&gt;&lt;keyword&gt;Humans&lt;/keyword&gt;&lt;keyword&gt;Viral Hepatitis Vaccines/supply &amp;amp; distribution&lt;/keyword&gt;&lt;/keywords&gt;&lt;dates&gt;&lt;year&gt;1990&lt;/year&gt;&lt;pub-dates&gt;&lt;date&gt;Mar&lt;/date&gt;&lt;/pub-dates&gt;&lt;/dates&gt;&lt;isbn&gt;0264-410X (Print)&amp;#xD;0264-410X (Linking)&lt;/isbn&gt;&lt;accession-num&gt;2139281&lt;/accession-num&gt;&lt;urls&gt;&lt;related-urls&gt;&lt;url&gt;https://www.ncbi.nlm.nih.gov/pubmed/2139281&lt;/url&gt;&lt;/related-urls&gt;&lt;/urls&gt;&lt;/record&gt;&lt;/Cite&gt;&lt;/EndNote&gt;</w:instrText>
            </w:r>
            <w:r>
              <w:rPr>
                <w:rFonts w:ascii="Times" w:hAnsi="Times" w:cs="Times New Roman"/>
              </w:rPr>
              <w:fldChar w:fldCharType="separate"/>
            </w:r>
            <w:r>
              <w:rPr>
                <w:rFonts w:ascii="Times" w:hAnsi="Times" w:cs="Times New Roman"/>
                <w:noProof/>
              </w:rPr>
              <w:t>(2)</w:t>
            </w:r>
            <w:r>
              <w:rPr>
                <w:rFonts w:ascii="Times" w:hAnsi="Times" w:cs="Times New Roman"/>
              </w:rPr>
              <w:fldChar w:fldCharType="end"/>
            </w:r>
            <w:r w:rsidR="00C878B4">
              <w:rPr>
                <w:rFonts w:ascii="Times" w:hAnsi="Times" w:cs="Times New Roman"/>
              </w:rPr>
              <w:t xml:space="preserve">, </w:t>
            </w:r>
            <w:r>
              <w:rPr>
                <w:rFonts w:ascii="Times" w:hAnsi="Times" w:cs="Times New Roman"/>
              </w:rPr>
              <w:fldChar w:fldCharType="begin"/>
            </w:r>
            <w:r>
              <w:rPr>
                <w:rFonts w:ascii="Times" w:hAnsi="Times" w:cs="Times New Roman"/>
              </w:rPr>
              <w:instrText xml:space="preserve"> ADDIN EN.CITE &lt;EndNote&gt;&lt;Cite&gt;&lt;Author&gt;Ott&lt;/Author&gt;&lt;Year&gt;2012&lt;/Year&gt;&lt;RecNum&gt;124&lt;/RecNum&gt;&lt;DisplayText&gt;(3)&lt;/DisplayText&gt;&lt;record&gt;&lt;rec-number&gt;124&lt;/rec-number&gt;&lt;foreign-keys&gt;&lt;key app="EN" db-id="fzxf5s9pk0992pefpet5d9rcvs2ae90rrfad" timestamp="1504493433"&gt;124&lt;/key&gt;&lt;/foreign-keys&gt;&lt;ref-type name="Journal Article"&gt;17&lt;/ref-type&gt;&lt;contributors&gt;&lt;authors&gt;&lt;author&gt;Ott, J. J.&lt;/author&gt;&lt;author&gt;Stevens, G. A.&lt;/author&gt;&lt;author&gt;Groeger, J.&lt;/author&gt;&lt;author&gt;Wiersma, S. T.&lt;/author&gt;&lt;/authors&gt;&lt;/contributors&gt;&lt;auth-address&gt;World Health Organization, 20, Avenue Appia, 1211 Geneva 27, Switzerland.&lt;/auth-address&gt;&lt;titles&gt;&lt;title&gt;Global epidemiology of hepatitis B virus infection: new estimates of age-specific HBsAg seroprevalence and endemicity&lt;/title&gt;&lt;secondary-title&gt;Vaccine&lt;/secondary-title&gt;&lt;/titles&gt;&lt;periodical&gt;&lt;full-title&gt;Vaccine&lt;/full-title&gt;&lt;/periodical&gt;&lt;pages&gt;2212-9&lt;/pages&gt;&lt;volume&gt;30&lt;/volume&gt;&lt;number&gt;12&lt;/number&gt;&lt;keywords&gt;&lt;keyword&gt;Adolescent&lt;/keyword&gt;&lt;keyword&gt;Adult&lt;/keyword&gt;&lt;keyword&gt;Age Factors&lt;/keyword&gt;&lt;keyword&gt;Aged&lt;/keyword&gt;&lt;keyword&gt;Aged, 80 and over&lt;/keyword&gt;&lt;keyword&gt;Child&lt;/keyword&gt;&lt;keyword&gt;Child, Preschool&lt;/keyword&gt;&lt;keyword&gt;Female&lt;/keyword&gt;&lt;keyword&gt;Geography&lt;/keyword&gt;&lt;keyword&gt;*Global Health&lt;/keyword&gt;&lt;keyword&gt;Hepatitis B Surface Antigens/*blood&lt;/keyword&gt;&lt;keyword&gt;Hepatitis B, Chronic/*epidemiology&lt;/keyword&gt;&lt;keyword&gt;Humans&lt;/keyword&gt;&lt;keyword&gt;Infant&lt;/keyword&gt;&lt;keyword&gt;Infant, Newborn&lt;/keyword&gt;&lt;keyword&gt;Male&lt;/keyword&gt;&lt;keyword&gt;Middle Aged&lt;/keyword&gt;&lt;keyword&gt;Seroepidemiologic Studies&lt;/keyword&gt;&lt;keyword&gt;Sex Factors&lt;/keyword&gt;&lt;keyword&gt;Young Adult&lt;/keyword&gt;&lt;/keywords&gt;&lt;dates&gt;&lt;year&gt;2012&lt;/year&gt;&lt;pub-dates&gt;&lt;date&gt;Mar 09&lt;/date&gt;&lt;/pub-dates&gt;&lt;/dates&gt;&lt;isbn&gt;1873-2518 (Electronic)&amp;#xD;0264-410X (Linking)&lt;/isbn&gt;&lt;accession-num&gt;22273662&lt;/accession-num&gt;&lt;urls&gt;&lt;related-urls&gt;&lt;url&gt;https://www.ncbi.nlm.nih.gov/pubmed/22273662&lt;/url&gt;&lt;/related-urls&gt;&lt;/urls&gt;&lt;electronic-resource-num&gt;10.1016/j.vaccine.2011.12.116&lt;/electronic-resource-num&gt;&lt;/record&gt;&lt;/Cite&gt;&lt;/EndNote&gt;</w:instrText>
            </w:r>
            <w:r>
              <w:rPr>
                <w:rFonts w:ascii="Times" w:hAnsi="Times" w:cs="Times New Roman"/>
              </w:rPr>
              <w:fldChar w:fldCharType="separate"/>
            </w:r>
            <w:r>
              <w:rPr>
                <w:rFonts w:ascii="Times" w:hAnsi="Times" w:cs="Times New Roman"/>
                <w:noProof/>
              </w:rPr>
              <w:t>(3)</w:t>
            </w:r>
            <w:r>
              <w:rPr>
                <w:rFonts w:ascii="Times" w:hAnsi="Times" w:cs="Times New Roman"/>
              </w:rPr>
              <w:fldChar w:fldCharType="end"/>
            </w:r>
          </w:p>
        </w:tc>
      </w:tr>
      <w:tr w:rsidR="002C7B7F" w14:paraId="0714246B" w14:textId="0D454B54" w:rsidTr="0021017E">
        <w:tc>
          <w:tcPr>
            <w:tcW w:w="1622" w:type="dxa"/>
          </w:tcPr>
          <w:p w14:paraId="6B8A3992" w14:textId="4A71707A" w:rsidR="002C7B7F" w:rsidRDefault="00734A4A" w:rsidP="002C7B7F">
            <w:pPr>
              <w:rPr>
                <w:rFonts w:ascii="Times" w:hAnsi="Times" w:cs="Times New Roman"/>
              </w:rPr>
            </w:pPr>
            <w:r>
              <w:rPr>
                <w:rFonts w:ascii="Times" w:hAnsi="Times" w:cs="Times New Roman"/>
              </w:rPr>
              <w:t>Zika</w:t>
            </w:r>
          </w:p>
        </w:tc>
        <w:tc>
          <w:tcPr>
            <w:tcW w:w="1816" w:type="dxa"/>
          </w:tcPr>
          <w:p w14:paraId="30CF85C2" w14:textId="0424B5D8" w:rsidR="002C7B7F" w:rsidRDefault="00734A4A" w:rsidP="0098472D">
            <w:pPr>
              <w:rPr>
                <w:rFonts w:ascii="Times" w:hAnsi="Times" w:cs="Times New Roman"/>
              </w:rPr>
            </w:pPr>
            <w:r>
              <w:rPr>
                <w:rFonts w:ascii="Times" w:hAnsi="Times" w:cs="Times New Roman"/>
              </w:rPr>
              <w:t xml:space="preserve">740k S </w:t>
            </w:r>
            <w:proofErr w:type="spellStart"/>
            <w:r>
              <w:rPr>
                <w:rFonts w:ascii="Times" w:hAnsi="Times" w:cs="Times New Roman"/>
              </w:rPr>
              <w:t>Amer</w:t>
            </w:r>
            <w:proofErr w:type="spellEnd"/>
          </w:p>
        </w:tc>
        <w:tc>
          <w:tcPr>
            <w:tcW w:w="1678" w:type="dxa"/>
          </w:tcPr>
          <w:p w14:paraId="244B36B9" w14:textId="0F60E4DB" w:rsidR="002C7B7F" w:rsidRDefault="00734A4A" w:rsidP="0098472D">
            <w:pPr>
              <w:rPr>
                <w:rFonts w:ascii="Times" w:hAnsi="Times" w:cs="Times New Roman"/>
              </w:rPr>
            </w:pPr>
            <w:r>
              <w:rPr>
                <w:rFonts w:ascii="Times" w:hAnsi="Times" w:cs="Times New Roman"/>
              </w:rPr>
              <w:t xml:space="preserve">&gt;2,6k </w:t>
            </w:r>
            <w:proofErr w:type="spellStart"/>
            <w:r>
              <w:rPr>
                <w:rFonts w:ascii="Times" w:hAnsi="Times" w:cs="Times New Roman"/>
              </w:rPr>
              <w:t>microc</w:t>
            </w:r>
            <w:proofErr w:type="spellEnd"/>
            <w:r>
              <w:rPr>
                <w:rFonts w:ascii="Times" w:hAnsi="Times" w:cs="Times New Roman"/>
              </w:rPr>
              <w:t>.</w:t>
            </w:r>
          </w:p>
        </w:tc>
        <w:tc>
          <w:tcPr>
            <w:tcW w:w="1365" w:type="dxa"/>
          </w:tcPr>
          <w:p w14:paraId="747F297A" w14:textId="54CD71B0" w:rsidR="002C7B7F" w:rsidRDefault="004C27B8" w:rsidP="0098472D">
            <w:pPr>
              <w:rPr>
                <w:rFonts w:ascii="Times" w:hAnsi="Times" w:cs="Times New Roman"/>
              </w:rPr>
            </w:pPr>
            <w:r>
              <w:rPr>
                <w:rFonts w:ascii="Times" w:hAnsi="Times" w:cs="Times New Roman"/>
              </w:rPr>
              <w:t>low</w:t>
            </w:r>
          </w:p>
        </w:tc>
        <w:tc>
          <w:tcPr>
            <w:tcW w:w="1417" w:type="dxa"/>
          </w:tcPr>
          <w:p w14:paraId="4D671818" w14:textId="77777777" w:rsidR="002C7B7F" w:rsidRDefault="002C7B7F" w:rsidP="0098472D">
            <w:pPr>
              <w:rPr>
                <w:rFonts w:ascii="Times" w:hAnsi="Times" w:cs="Times New Roman"/>
              </w:rPr>
            </w:pPr>
          </w:p>
        </w:tc>
        <w:tc>
          <w:tcPr>
            <w:tcW w:w="1098" w:type="dxa"/>
          </w:tcPr>
          <w:p w14:paraId="36677A9B" w14:textId="2BD515B6" w:rsidR="002C7B7F" w:rsidRDefault="000A7598" w:rsidP="000A7598">
            <w:pPr>
              <w:rPr>
                <w:rFonts w:ascii="Times" w:hAnsi="Times" w:cs="Times New Roman"/>
              </w:rPr>
            </w:pPr>
            <w:r>
              <w:rPr>
                <w:rFonts w:ascii="Times" w:hAnsi="Times" w:cs="Times New Roman"/>
              </w:rPr>
              <w:fldChar w:fldCharType="begin"/>
            </w:r>
            <w:r>
              <w:rPr>
                <w:rFonts w:ascii="Times" w:hAnsi="Times" w:cs="Times New Roman"/>
              </w:rPr>
              <w:instrText xml:space="preserve"> ADDIN EN.CITE &lt;EndNote&gt;&lt;Cite&gt;&lt;Author&gt;Fischer&lt;/Author&gt;&lt;Year&gt;2016&lt;/Year&gt;&lt;RecNum&gt;126&lt;/RecNum&gt;&lt;DisplayText&gt;(4)&lt;/DisplayText&gt;&lt;record&gt;&lt;rec-number&gt;126&lt;/rec-number&gt;&lt;foreign-keys&gt;&lt;key app="EN" db-id="fzxf5s9pk0992pefpet5d9rcvs2ae90rrfad" timestamp="1504493678"&gt;126&lt;/key&gt;&lt;/foreign-keys&gt;&lt;ref-type name="Online Multimedia"&gt;48&lt;/ref-type&gt;&lt;contributors&gt;&lt;authors&gt;&lt;author&gt;Fischer, M.&lt;/author&gt;&lt;/authors&gt;&lt;/contributors&gt;&lt;titles&gt;&lt;title&gt;Zika virus epidemiology update&lt;/title&gt;&lt;/titles&gt;&lt;dates&gt;&lt;year&gt;2016&lt;/year&gt;&lt;pub-dates&gt;&lt;date&gt;3 Sep 2017&lt;/date&gt;&lt;/pub-dates&gt;&lt;/dates&gt;&lt;urls&gt;&lt;related-urls&gt;&lt;url&gt;https://www.hhs.gov/sites/default/files/Fischer_Zika%20Virus%20Epidemiology%20Update%20Remediated.pdf&lt;/url&gt;&lt;/related-urls&gt;&lt;/urls&gt;&lt;/record&gt;&lt;/Cite&gt;&lt;/EndNote&gt;</w:instrText>
            </w:r>
            <w:r>
              <w:rPr>
                <w:rFonts w:ascii="Times" w:hAnsi="Times" w:cs="Times New Roman"/>
              </w:rPr>
              <w:fldChar w:fldCharType="separate"/>
            </w:r>
            <w:r>
              <w:rPr>
                <w:rFonts w:ascii="Times" w:hAnsi="Times" w:cs="Times New Roman"/>
                <w:noProof/>
              </w:rPr>
              <w:t>(4)</w:t>
            </w:r>
            <w:r>
              <w:rPr>
                <w:rFonts w:ascii="Times" w:hAnsi="Times" w:cs="Times New Roman"/>
              </w:rPr>
              <w:fldChar w:fldCharType="end"/>
            </w:r>
          </w:p>
        </w:tc>
      </w:tr>
      <w:tr w:rsidR="00C92F8D" w14:paraId="705899A9" w14:textId="77777777" w:rsidTr="0021017E">
        <w:trPr>
          <w:ins w:id="29" w:author="Goodacre, Norman *" w:date="2017-09-04T11:30:00Z"/>
        </w:trPr>
        <w:tc>
          <w:tcPr>
            <w:tcW w:w="1622" w:type="dxa"/>
          </w:tcPr>
          <w:p w14:paraId="32EBE8FA" w14:textId="7A00B1DE" w:rsidR="00C92F8D" w:rsidRDefault="00C92F8D" w:rsidP="002C7B7F">
            <w:pPr>
              <w:rPr>
                <w:ins w:id="30" w:author="Goodacre, Norman *" w:date="2017-09-04T11:30:00Z"/>
                <w:rFonts w:ascii="Times" w:hAnsi="Times" w:cs="Times New Roman"/>
              </w:rPr>
            </w:pPr>
            <w:ins w:id="31" w:author="Goodacre, Norman *" w:date="2017-09-04T11:30:00Z">
              <w:r>
                <w:rPr>
                  <w:rFonts w:ascii="Times" w:hAnsi="Times"/>
                </w:rPr>
                <w:t>MERS-</w:t>
              </w:r>
              <w:proofErr w:type="spellStart"/>
              <w:r>
                <w:rPr>
                  <w:rFonts w:ascii="Times" w:hAnsi="Times"/>
                </w:rPr>
                <w:t>CoV</w:t>
              </w:r>
              <w:proofErr w:type="spellEnd"/>
            </w:ins>
          </w:p>
        </w:tc>
        <w:tc>
          <w:tcPr>
            <w:tcW w:w="1816" w:type="dxa"/>
          </w:tcPr>
          <w:p w14:paraId="1F559D4F" w14:textId="07B49C6B" w:rsidR="00C92F8D" w:rsidRDefault="00C92F8D" w:rsidP="0098472D">
            <w:pPr>
              <w:rPr>
                <w:ins w:id="32" w:author="Goodacre, Norman *" w:date="2017-09-04T11:30:00Z"/>
                <w:rFonts w:ascii="Times" w:hAnsi="Times" w:cs="Times New Roman"/>
              </w:rPr>
            </w:pPr>
            <w:ins w:id="33" w:author="Goodacre, Norman *" w:date="2017-09-04T11:30:00Z">
              <w:r>
                <w:rPr>
                  <w:rFonts w:ascii="Times" w:hAnsi="Times"/>
                </w:rPr>
                <w:t>2067</w:t>
              </w:r>
            </w:ins>
          </w:p>
        </w:tc>
        <w:tc>
          <w:tcPr>
            <w:tcW w:w="1678" w:type="dxa"/>
          </w:tcPr>
          <w:p w14:paraId="3280950D" w14:textId="77777777" w:rsidR="00C92F8D" w:rsidRDefault="00C92F8D" w:rsidP="0098472D">
            <w:pPr>
              <w:rPr>
                <w:ins w:id="34" w:author="Goodacre, Norman *" w:date="2017-09-04T11:30:00Z"/>
                <w:rFonts w:ascii="Times" w:hAnsi="Times" w:cs="Times New Roman"/>
              </w:rPr>
            </w:pPr>
          </w:p>
        </w:tc>
        <w:tc>
          <w:tcPr>
            <w:tcW w:w="1365" w:type="dxa"/>
          </w:tcPr>
          <w:p w14:paraId="09E2D3CA" w14:textId="36E177A2" w:rsidR="00C92F8D" w:rsidRDefault="00C92F8D" w:rsidP="0098472D">
            <w:pPr>
              <w:rPr>
                <w:ins w:id="35" w:author="Goodacre, Norman *" w:date="2017-09-04T11:30:00Z"/>
                <w:rFonts w:ascii="Times" w:hAnsi="Times" w:cs="Times New Roman"/>
              </w:rPr>
            </w:pPr>
            <w:ins w:id="36" w:author="Goodacre, Norman *" w:date="2017-09-04T11:30:00Z">
              <w:r>
                <w:rPr>
                  <w:rFonts w:ascii="Times" w:hAnsi="Times"/>
                </w:rPr>
                <w:t>720 total</w:t>
              </w:r>
            </w:ins>
          </w:p>
        </w:tc>
        <w:tc>
          <w:tcPr>
            <w:tcW w:w="1417" w:type="dxa"/>
          </w:tcPr>
          <w:p w14:paraId="5DE3AB79" w14:textId="02B755A0" w:rsidR="00C92F8D" w:rsidRDefault="00C92F8D" w:rsidP="0098472D">
            <w:pPr>
              <w:rPr>
                <w:ins w:id="37" w:author="Goodacre, Norman *" w:date="2017-09-04T11:30:00Z"/>
                <w:rFonts w:ascii="Times" w:hAnsi="Times" w:cs="Times New Roman"/>
              </w:rPr>
            </w:pPr>
            <w:ins w:id="38" w:author="Goodacre, Norman *" w:date="2017-09-04T11:30:00Z">
              <w:r>
                <w:rPr>
                  <w:rFonts w:ascii="Times" w:hAnsi="Times"/>
                </w:rPr>
                <w:t>$15-20B</w:t>
              </w:r>
            </w:ins>
          </w:p>
        </w:tc>
        <w:tc>
          <w:tcPr>
            <w:tcW w:w="1098" w:type="dxa"/>
          </w:tcPr>
          <w:p w14:paraId="0236188D" w14:textId="77777777" w:rsidR="00C92F8D" w:rsidRDefault="00C92F8D" w:rsidP="000A7598">
            <w:pPr>
              <w:rPr>
                <w:ins w:id="39" w:author="Goodacre, Norman *" w:date="2017-09-04T11:30:00Z"/>
                <w:rFonts w:ascii="Times" w:hAnsi="Times" w:cs="Times New Roman"/>
              </w:rPr>
            </w:pPr>
          </w:p>
        </w:tc>
      </w:tr>
      <w:tr w:rsidR="00C92F8D" w14:paraId="60C5B8A1" w14:textId="77777777" w:rsidTr="0021017E">
        <w:trPr>
          <w:ins w:id="40" w:author="Goodacre, Norman *" w:date="2017-09-04T11:30:00Z"/>
        </w:trPr>
        <w:tc>
          <w:tcPr>
            <w:tcW w:w="1622" w:type="dxa"/>
          </w:tcPr>
          <w:p w14:paraId="34C24DB4" w14:textId="4E5C9173" w:rsidR="00C92F8D" w:rsidRDefault="00C92F8D" w:rsidP="002C7B7F">
            <w:pPr>
              <w:rPr>
                <w:ins w:id="41" w:author="Goodacre, Norman *" w:date="2017-09-04T11:30:00Z"/>
                <w:rFonts w:ascii="Times" w:hAnsi="Times" w:cs="Times New Roman"/>
              </w:rPr>
            </w:pPr>
            <w:ins w:id="42" w:author="Goodacre, Norman *" w:date="2017-09-04T11:30:00Z">
              <w:r>
                <w:rPr>
                  <w:rFonts w:ascii="Times" w:hAnsi="Times"/>
                </w:rPr>
                <w:t>SARS-</w:t>
              </w:r>
              <w:proofErr w:type="spellStart"/>
              <w:r>
                <w:rPr>
                  <w:rFonts w:ascii="Times" w:hAnsi="Times"/>
                </w:rPr>
                <w:t>CoV</w:t>
              </w:r>
              <w:proofErr w:type="spellEnd"/>
            </w:ins>
          </w:p>
        </w:tc>
        <w:tc>
          <w:tcPr>
            <w:tcW w:w="1816" w:type="dxa"/>
          </w:tcPr>
          <w:p w14:paraId="1D2BCEA1" w14:textId="5044B6B4" w:rsidR="00C92F8D" w:rsidRDefault="00C92F8D" w:rsidP="0098472D">
            <w:pPr>
              <w:rPr>
                <w:ins w:id="43" w:author="Goodacre, Norman *" w:date="2017-09-04T11:30:00Z"/>
                <w:rFonts w:ascii="Times" w:hAnsi="Times" w:cs="Times New Roman"/>
              </w:rPr>
            </w:pPr>
            <w:ins w:id="44" w:author="Goodacre, Norman *" w:date="2017-09-04T11:30:00Z">
              <w:r>
                <w:rPr>
                  <w:rFonts w:ascii="Times" w:hAnsi="Times"/>
                </w:rPr>
                <w:t>8098</w:t>
              </w:r>
            </w:ins>
          </w:p>
        </w:tc>
        <w:tc>
          <w:tcPr>
            <w:tcW w:w="1678" w:type="dxa"/>
          </w:tcPr>
          <w:p w14:paraId="34A2C0F8" w14:textId="77777777" w:rsidR="00C92F8D" w:rsidRDefault="00C92F8D" w:rsidP="0098472D">
            <w:pPr>
              <w:rPr>
                <w:ins w:id="45" w:author="Goodacre, Norman *" w:date="2017-09-04T11:30:00Z"/>
                <w:rFonts w:ascii="Times" w:hAnsi="Times" w:cs="Times New Roman"/>
              </w:rPr>
            </w:pPr>
          </w:p>
        </w:tc>
        <w:tc>
          <w:tcPr>
            <w:tcW w:w="1365" w:type="dxa"/>
          </w:tcPr>
          <w:p w14:paraId="62D1B2B3" w14:textId="772204A2" w:rsidR="00C92F8D" w:rsidRDefault="00C92F8D" w:rsidP="0098472D">
            <w:pPr>
              <w:rPr>
                <w:ins w:id="46" w:author="Goodacre, Norman *" w:date="2017-09-04T11:30:00Z"/>
                <w:rFonts w:ascii="Times" w:hAnsi="Times" w:cs="Times New Roman"/>
              </w:rPr>
            </w:pPr>
            <w:ins w:id="47" w:author="Goodacre, Norman *" w:date="2017-09-04T11:30:00Z">
              <w:r>
                <w:rPr>
                  <w:rFonts w:ascii="Times" w:hAnsi="Times"/>
                </w:rPr>
                <w:t>774</w:t>
              </w:r>
            </w:ins>
          </w:p>
        </w:tc>
        <w:tc>
          <w:tcPr>
            <w:tcW w:w="1417" w:type="dxa"/>
          </w:tcPr>
          <w:p w14:paraId="21C1573E" w14:textId="6F18B49C" w:rsidR="00C92F8D" w:rsidRDefault="00C92F8D" w:rsidP="0098472D">
            <w:pPr>
              <w:rPr>
                <w:ins w:id="48" w:author="Goodacre, Norman *" w:date="2017-09-04T11:30:00Z"/>
                <w:rFonts w:ascii="Times" w:hAnsi="Times" w:cs="Times New Roman"/>
              </w:rPr>
            </w:pPr>
            <w:ins w:id="49" w:author="Goodacre, Norman *" w:date="2017-09-04T11:30:00Z">
              <w:r>
                <w:rPr>
                  <w:rFonts w:ascii="Times" w:hAnsi="Times"/>
                </w:rPr>
                <w:t xml:space="preserve">$40B </w:t>
              </w:r>
            </w:ins>
          </w:p>
        </w:tc>
        <w:tc>
          <w:tcPr>
            <w:tcW w:w="1098" w:type="dxa"/>
          </w:tcPr>
          <w:p w14:paraId="113CB3AD" w14:textId="77777777" w:rsidR="00C92F8D" w:rsidRDefault="00C92F8D" w:rsidP="000A7598">
            <w:pPr>
              <w:rPr>
                <w:ins w:id="50" w:author="Goodacre, Norman *" w:date="2017-09-04T11:30:00Z"/>
                <w:rFonts w:ascii="Times" w:hAnsi="Times" w:cs="Times New Roman"/>
              </w:rPr>
            </w:pPr>
          </w:p>
        </w:tc>
      </w:tr>
    </w:tbl>
    <w:p w14:paraId="3EAD780D" w14:textId="77777777" w:rsidR="002C7B7F" w:rsidRDefault="002C7B7F" w:rsidP="0047280B">
      <w:pPr>
        <w:rPr>
          <w:rFonts w:ascii="Times" w:hAnsi="Times" w:cs="Times New Roman"/>
        </w:rPr>
      </w:pPr>
    </w:p>
    <w:p w14:paraId="6BCA36A5" w14:textId="2770F83B" w:rsidR="0002367D" w:rsidRDefault="0047217B" w:rsidP="0047280B">
      <w:pPr>
        <w:rPr>
          <w:rFonts w:ascii="Times" w:hAnsi="Times" w:cs="Times New Roman"/>
        </w:rPr>
      </w:pPr>
      <w:r w:rsidRPr="0047217B">
        <w:rPr>
          <w:rFonts w:ascii="Times" w:hAnsi="Times" w:cs="Times New Roman"/>
          <w:vertAlign w:val="superscript"/>
        </w:rPr>
        <w:t>1</w:t>
      </w:r>
      <w:r>
        <w:rPr>
          <w:rFonts w:ascii="Times" w:hAnsi="Times" w:cs="Times New Roman"/>
        </w:rPr>
        <w:t xml:space="preserve"> globally, since 1981.</w:t>
      </w:r>
      <w:r w:rsidR="006A1EE3">
        <w:rPr>
          <w:rFonts w:ascii="Times" w:hAnsi="Times" w:cs="Times New Roman"/>
        </w:rPr>
        <w:t xml:space="preserve"> </w:t>
      </w:r>
      <w:r w:rsidR="006A1EE3" w:rsidRPr="006A1EE3">
        <w:rPr>
          <w:rFonts w:ascii="Times" w:hAnsi="Times" w:cs="Times New Roman"/>
          <w:vertAlign w:val="superscript"/>
        </w:rPr>
        <w:t>2</w:t>
      </w:r>
      <w:r w:rsidR="006A1EE3">
        <w:rPr>
          <w:rFonts w:ascii="Times" w:hAnsi="Times" w:cs="Times New Roman"/>
          <w:vertAlign w:val="superscript"/>
        </w:rPr>
        <w:t xml:space="preserve"> </w:t>
      </w:r>
      <w:r w:rsidR="006A1EE3">
        <w:rPr>
          <w:rFonts w:ascii="Times" w:hAnsi="Times" w:cs="Times New Roman"/>
        </w:rPr>
        <w:t>Spanish flu of 1918.</w:t>
      </w:r>
      <w:r w:rsidR="0002367D" w:rsidRPr="0002367D">
        <w:rPr>
          <w:rFonts w:ascii="Times" w:hAnsi="Times" w:cs="Times New Roman"/>
          <w:vertAlign w:val="superscript"/>
        </w:rPr>
        <w:t xml:space="preserve"> 3</w:t>
      </w:r>
      <w:r w:rsidR="0002367D">
        <w:rPr>
          <w:rFonts w:ascii="Times" w:hAnsi="Times" w:cs="Times New Roman"/>
        </w:rPr>
        <w:t xml:space="preserve"> 30 million outpatient visits. </w:t>
      </w:r>
      <w:r w:rsidR="0002367D" w:rsidRPr="0002367D">
        <w:rPr>
          <w:rFonts w:ascii="Times" w:hAnsi="Times" w:cs="Times New Roman"/>
          <w:vertAlign w:val="superscript"/>
        </w:rPr>
        <w:t xml:space="preserve">4 </w:t>
      </w:r>
      <w:r w:rsidR="0002367D" w:rsidRPr="0002367D">
        <w:rPr>
          <w:rFonts w:ascii="Times" w:hAnsi="Times" w:cs="Times New Roman"/>
        </w:rPr>
        <w:t>The death rate is decreasing, from 535,000 deaths in 2000 to 139,300 deaths in 2010.</w:t>
      </w:r>
      <w:r w:rsidR="00A81EE0">
        <w:rPr>
          <w:rFonts w:ascii="Times" w:hAnsi="Times" w:cs="Times New Roman"/>
        </w:rPr>
        <w:t xml:space="preserve"> </w:t>
      </w:r>
      <w:r w:rsidR="00A81EE0" w:rsidRPr="00A81EE0">
        <w:rPr>
          <w:rFonts w:ascii="Times" w:hAnsi="Times" w:cs="Times New Roman"/>
          <w:vertAlign w:val="superscript"/>
        </w:rPr>
        <w:t>5</w:t>
      </w:r>
      <w:r w:rsidR="00A81EE0">
        <w:rPr>
          <w:rFonts w:ascii="Times" w:hAnsi="Times" w:cs="Times New Roman"/>
        </w:rPr>
        <w:t xml:space="preserve"> </w:t>
      </w:r>
      <w:r w:rsidR="00A81EE0" w:rsidRPr="00A81EE0">
        <w:rPr>
          <w:rFonts w:ascii="Times" w:hAnsi="Times" w:cs="Times New Roman"/>
        </w:rPr>
        <w:t>$10·7 billion in direct medical expenditures in the USA for HCV-related disease from 2010 to 2019</w:t>
      </w:r>
    </w:p>
    <w:p w14:paraId="60DCBDC2" w14:textId="479F36F3" w:rsidR="0047217B" w:rsidRPr="0047280B" w:rsidRDefault="0002367D" w:rsidP="0047280B">
      <w:pPr>
        <w:rPr>
          <w:rFonts w:ascii="Times" w:hAnsi="Times" w:cs="Times New Roman"/>
        </w:rPr>
      </w:pPr>
      <w:r>
        <w:rPr>
          <w:rFonts w:ascii="Times" w:hAnsi="Times" w:cs="Times New Roman"/>
        </w:rPr>
        <w:t>WW = worldwide.</w:t>
      </w:r>
    </w:p>
    <w:p w14:paraId="15F28441" w14:textId="5A2556F1" w:rsidR="00C878B4" w:rsidRPr="00C878B4" w:rsidDel="00624432" w:rsidRDefault="0098472D" w:rsidP="00C878B4">
      <w:pPr>
        <w:ind w:left="274" w:hanging="274"/>
        <w:rPr>
          <w:del w:id="51" w:author="P Uetz" w:date="2017-09-03T22:52:00Z"/>
          <w:rFonts w:ascii="Times" w:eastAsia="Times New Roman" w:hAnsi="Times" w:cs="Times New Roman"/>
        </w:rPr>
      </w:pPr>
      <w:del w:id="52" w:author="P Uetz" w:date="2017-09-03T22:52:00Z">
        <w:r w:rsidDel="00624432">
          <w:rPr>
            <w:rFonts w:ascii="Times" w:eastAsia="Times New Roman" w:hAnsi="Times" w:cs="Times New Roman"/>
          </w:rPr>
          <w:delText xml:space="preserve">R1 = </w:delText>
        </w:r>
        <w:bookmarkStart w:id="53" w:name="OLE_LINK22"/>
        <w:bookmarkStart w:id="54" w:name="OLE_LINK23"/>
        <w:r w:rsidR="00C878B4" w:rsidRPr="00C878B4" w:rsidDel="00624432">
          <w:rPr>
            <w:rFonts w:ascii="Times" w:eastAsia="Times New Roman" w:hAnsi="Times" w:cs="Times New Roman"/>
          </w:rPr>
          <w:delText>Maynard JE. Hepatitis B</w:delText>
        </w:r>
        <w:bookmarkEnd w:id="53"/>
        <w:bookmarkEnd w:id="54"/>
        <w:r w:rsidR="00C878B4" w:rsidRPr="00C878B4" w:rsidDel="00624432">
          <w:rPr>
            <w:rFonts w:ascii="Times" w:eastAsia="Times New Roman" w:hAnsi="Times" w:cs="Times New Roman"/>
          </w:rPr>
          <w:delText>: global importance and need for control. Vaccine 1990; 8 Suppl:S18.</w:delText>
        </w:r>
      </w:del>
    </w:p>
    <w:p w14:paraId="5F4D701F" w14:textId="7980E1D8" w:rsidR="0047280B" w:rsidDel="00624432" w:rsidRDefault="00C878B4" w:rsidP="00C878B4">
      <w:pPr>
        <w:ind w:left="274" w:hanging="274"/>
        <w:rPr>
          <w:del w:id="55" w:author="P Uetz" w:date="2017-09-03T22:52:00Z"/>
          <w:rFonts w:ascii="Times" w:eastAsia="Times New Roman" w:hAnsi="Times" w:cs="Times New Roman"/>
        </w:rPr>
      </w:pPr>
      <w:del w:id="56" w:author="P Uetz" w:date="2017-09-03T22:52:00Z">
        <w:r w:rsidDel="00624432">
          <w:rPr>
            <w:rFonts w:ascii="Times" w:eastAsia="Times New Roman" w:hAnsi="Times" w:cs="Times New Roman"/>
          </w:rPr>
          <w:delText xml:space="preserve">R2 = </w:delText>
        </w:r>
        <w:r w:rsidRPr="00C878B4" w:rsidDel="00624432">
          <w:rPr>
            <w:rFonts w:ascii="Times" w:eastAsia="Times New Roman" w:hAnsi="Times" w:cs="Times New Roman"/>
          </w:rPr>
          <w:delText xml:space="preserve">Ott JJ, Stevens GA, Groeger J, Wiersma ST. </w:delText>
        </w:r>
        <w:bookmarkStart w:id="57" w:name="OLE_LINK24"/>
        <w:bookmarkStart w:id="58" w:name="OLE_LINK25"/>
        <w:r w:rsidRPr="00C878B4" w:rsidDel="00624432">
          <w:rPr>
            <w:rFonts w:ascii="Times" w:eastAsia="Times New Roman" w:hAnsi="Times" w:cs="Times New Roman"/>
          </w:rPr>
          <w:delText>Global epidemiology of hepatitis B virus infection</w:delText>
        </w:r>
        <w:bookmarkEnd w:id="57"/>
        <w:bookmarkEnd w:id="58"/>
        <w:r w:rsidRPr="00C878B4" w:rsidDel="00624432">
          <w:rPr>
            <w:rFonts w:ascii="Times" w:eastAsia="Times New Roman" w:hAnsi="Times" w:cs="Times New Roman"/>
          </w:rPr>
          <w:delText>: new estimates of age-specific HBsAg seroprevalence and endemicity. Vaccine 2012; 30:2212.</w:delText>
        </w:r>
      </w:del>
    </w:p>
    <w:p w14:paraId="4FE8EA15" w14:textId="0743D23D" w:rsidR="00A81EE0" w:rsidDel="000A7598" w:rsidRDefault="00A81EE0" w:rsidP="00C878B4">
      <w:pPr>
        <w:ind w:left="274" w:hanging="274"/>
        <w:rPr>
          <w:del w:id="59" w:author="P Uetz" w:date="2017-09-03T22:54:00Z"/>
          <w:rFonts w:ascii="Times" w:eastAsia="Times New Roman" w:hAnsi="Times" w:cs="Times New Roman"/>
        </w:rPr>
      </w:pPr>
      <w:del w:id="60" w:author="P Uetz" w:date="2017-09-03T22:54:00Z">
        <w:r w:rsidDel="000A7598">
          <w:rPr>
            <w:rFonts w:ascii="Times" w:eastAsia="Times New Roman" w:hAnsi="Times" w:cs="Times New Roman"/>
          </w:rPr>
          <w:delText>R3 =</w:delText>
        </w:r>
        <w:r w:rsidR="00DE65A4" w:rsidDel="000A7598">
          <w:rPr>
            <w:rFonts w:ascii="Times" w:eastAsia="Times New Roman" w:hAnsi="Times" w:cs="Times New Roman"/>
          </w:rPr>
          <w:delText xml:space="preserve"> </w:delText>
        </w:r>
        <w:bookmarkStart w:id="61" w:name="OLE_LINK34"/>
        <w:bookmarkStart w:id="62" w:name="OLE_LINK35"/>
        <w:r w:rsidR="00117EAD" w:rsidDel="000A7598">
          <w:fldChar w:fldCharType="begin"/>
        </w:r>
        <w:r w:rsidR="00117EAD" w:rsidDel="000A7598">
          <w:delInstrText xml:space="preserve"> HYPERLINK "https://www.hhs.gov/sites/default/files/Fischer_Zika%20Virus%20Epidemiology%20Update%20Remediated.pdf" </w:delInstrText>
        </w:r>
        <w:r w:rsidR="00117EAD" w:rsidDel="000A7598">
          <w:fldChar w:fldCharType="separate"/>
        </w:r>
        <w:r w:rsidR="006B4FD5" w:rsidRPr="00402373" w:rsidDel="000A7598">
          <w:rPr>
            <w:rStyle w:val="Hyperlink"/>
            <w:rFonts w:ascii="Times" w:eastAsia="Times New Roman" w:hAnsi="Times" w:cs="Times New Roman"/>
          </w:rPr>
          <w:delText>https://www.hhs.gov/sites/default/files/Fischer_Zika%20Virus%20Epidemiology%20Update%20Remediated.pdf</w:delText>
        </w:r>
        <w:r w:rsidR="00117EAD" w:rsidDel="000A7598">
          <w:rPr>
            <w:rStyle w:val="Hyperlink"/>
            <w:rFonts w:ascii="Times" w:eastAsia="Times New Roman" w:hAnsi="Times" w:cs="Times New Roman"/>
          </w:rPr>
          <w:fldChar w:fldCharType="end"/>
        </w:r>
        <w:bookmarkEnd w:id="61"/>
        <w:bookmarkEnd w:id="62"/>
      </w:del>
    </w:p>
    <w:p w14:paraId="38A9CD9C" w14:textId="3E6D9DA6" w:rsidR="006B4FD5" w:rsidDel="00624432" w:rsidRDefault="006B4FD5" w:rsidP="00C878B4">
      <w:pPr>
        <w:ind w:left="274" w:hanging="274"/>
        <w:rPr>
          <w:del w:id="63" w:author="P Uetz" w:date="2017-09-03T22:51:00Z"/>
          <w:rFonts w:ascii="Times" w:eastAsia="Times New Roman" w:hAnsi="Times" w:cs="Times New Roman"/>
        </w:rPr>
      </w:pPr>
      <w:del w:id="64" w:author="P Uetz" w:date="2017-09-03T22:51:00Z">
        <w:r w:rsidDel="00624432">
          <w:rPr>
            <w:rFonts w:ascii="Times" w:eastAsia="Times New Roman" w:hAnsi="Times" w:cs="Times New Roman"/>
          </w:rPr>
          <w:delText xml:space="preserve">R4 = </w:delText>
        </w:r>
        <w:r w:rsidRPr="006B4FD5" w:rsidDel="00624432">
          <w:rPr>
            <w:rFonts w:ascii="Times" w:eastAsia="Times New Roman" w:hAnsi="Times" w:cs="Times New Roman"/>
          </w:rPr>
          <w:delText xml:space="preserve">Wong JB, McQuillan GM, McHutchison JG, Poynard T. </w:delText>
        </w:r>
        <w:bookmarkStart w:id="65" w:name="OLE_LINK32"/>
        <w:bookmarkStart w:id="66" w:name="OLE_LINK33"/>
        <w:r w:rsidRPr="006B4FD5" w:rsidDel="00624432">
          <w:rPr>
            <w:rFonts w:ascii="Times" w:eastAsia="Times New Roman" w:hAnsi="Times" w:cs="Times New Roman"/>
          </w:rPr>
          <w:delText>Estimating future hepatitis C morbidity</w:delText>
        </w:r>
        <w:bookmarkEnd w:id="65"/>
        <w:bookmarkEnd w:id="66"/>
        <w:r w:rsidRPr="006B4FD5" w:rsidDel="00624432">
          <w:rPr>
            <w:rFonts w:ascii="Times" w:eastAsia="Times New Roman" w:hAnsi="Times" w:cs="Times New Roman"/>
          </w:rPr>
          <w:delText>, mortality, and costs in the United States. Am J Public Health 2000; 90: 1562–69.</w:delText>
        </w:r>
      </w:del>
    </w:p>
    <w:p w14:paraId="7E85C2E4" w14:textId="77777777" w:rsidR="00C92F8D" w:rsidRPr="00C92F8D" w:rsidRDefault="00C92F8D" w:rsidP="00C92F8D">
      <w:pPr>
        <w:spacing w:after="240"/>
        <w:rPr>
          <w:ins w:id="67" w:author="Goodacre, Norman *" w:date="2017-09-04T11:31:00Z"/>
          <w:rFonts w:ascii="Times" w:eastAsia="Times New Roman" w:hAnsi="Times" w:cs="Times New Roman"/>
        </w:rPr>
      </w:pPr>
      <w:ins w:id="68" w:author="Goodacre, Norman *" w:date="2017-09-04T11:31:00Z">
        <w:r w:rsidRPr="00C92F8D">
          <w:rPr>
            <w:rFonts w:ascii="Times" w:eastAsia="Times New Roman" w:hAnsi="Times" w:cs="Times New Roman"/>
            <w:highlight w:val="yellow"/>
          </w:rPr>
          <w:t>***MERS</w:t>
        </w:r>
        <w:r w:rsidRPr="00C92F8D">
          <w:rPr>
            <w:rFonts w:ascii="Times" w:eastAsia="Times New Roman" w:hAnsi="Times" w:cs="Times New Roman"/>
          </w:rPr>
          <w:t xml:space="preserve"> = Infection and Mortality </w:t>
        </w:r>
        <w:r w:rsidRPr="00C92F8D">
          <w:rPr>
            <w:rFonts w:ascii="Times New Roman" w:hAnsi="Times New Roman" w:cs="Times New Roman"/>
          </w:rPr>
          <w:fldChar w:fldCharType="begin"/>
        </w:r>
        <w:r w:rsidRPr="00C92F8D">
          <w:rPr>
            <w:rFonts w:ascii="Times New Roman" w:hAnsi="Times New Roman" w:cs="Times New Roman"/>
          </w:rPr>
          <w:instrText xml:space="preserve"> HYPERLINK "http://www.who.int/emergencies/mers-cov/risk-assessment-july-2017.pdf?ua=1" </w:instrText>
        </w:r>
        <w:r w:rsidRPr="00C92F8D">
          <w:rPr>
            <w:rFonts w:ascii="Times New Roman" w:hAnsi="Times New Roman" w:cs="Times New Roman"/>
          </w:rPr>
          <w:fldChar w:fldCharType="separate"/>
        </w:r>
        <w:r w:rsidRPr="00C92F8D">
          <w:rPr>
            <w:rFonts w:ascii="Times" w:eastAsia="Times New Roman" w:hAnsi="Times" w:cs="Times New Roman"/>
            <w:color w:val="0000FF" w:themeColor="hyperlink"/>
            <w:u w:val="single"/>
          </w:rPr>
          <w:t>http://www.who.int/emergencies/mers-cov/risk-assessment-july-2017.pdf?ua=1</w:t>
        </w:r>
        <w:r w:rsidRPr="00C92F8D">
          <w:rPr>
            <w:rFonts w:ascii="Times" w:eastAsia="Times New Roman" w:hAnsi="Times" w:cs="Times New Roman"/>
            <w:color w:val="0000FF" w:themeColor="hyperlink"/>
            <w:u w:val="single"/>
          </w:rPr>
          <w:fldChar w:fldCharType="end"/>
        </w:r>
      </w:ins>
    </w:p>
    <w:p w14:paraId="6C92B3B7" w14:textId="77777777" w:rsidR="00C92F8D" w:rsidRPr="00C92F8D" w:rsidRDefault="00C92F8D" w:rsidP="00C92F8D">
      <w:pPr>
        <w:rPr>
          <w:ins w:id="69" w:author="Goodacre, Norman *" w:date="2017-09-04T11:31:00Z"/>
          <w:rFonts w:ascii="Times" w:eastAsia="Times New Roman" w:hAnsi="Times" w:cs="Times New Roman"/>
        </w:rPr>
      </w:pPr>
      <w:ins w:id="70" w:author="Goodacre, Norman *" w:date="2017-09-04T11:31:00Z">
        <w:r w:rsidRPr="00C92F8D">
          <w:rPr>
            <w:rFonts w:ascii="Times New Roman" w:hAnsi="Times New Roman" w:cs="Times New Roman"/>
          </w:rPr>
          <w:lastRenderedPageBreak/>
          <w:fldChar w:fldCharType="begin"/>
        </w:r>
        <w:r w:rsidRPr="00C92F8D">
          <w:rPr>
            <w:rFonts w:ascii="Times New Roman" w:hAnsi="Times New Roman" w:cs="Times New Roman"/>
          </w:rPr>
          <w:instrText xml:space="preserve"> HYPERLINK "http://www.who.int/emergencies/mers-cov/en/" \t "pmc_ext" </w:instrText>
        </w:r>
        <w:r w:rsidRPr="00C92F8D">
          <w:rPr>
            <w:rFonts w:ascii="Times New Roman" w:hAnsi="Times New Roman" w:cs="Times New Roman"/>
          </w:rPr>
          <w:fldChar w:fldCharType="separate"/>
        </w:r>
        <w:r w:rsidRPr="00C92F8D">
          <w:rPr>
            <w:rFonts w:ascii="Times" w:eastAsia="Times New Roman" w:hAnsi="Times" w:cs="Times New Roman"/>
            <w:color w:val="642A8F"/>
            <w:u w:val="single"/>
          </w:rPr>
          <w:t>http://www.who.int/emergencies/mers-cov/en/</w:t>
        </w:r>
        <w:r w:rsidRPr="00C92F8D">
          <w:rPr>
            <w:rFonts w:ascii="Times" w:eastAsia="Times New Roman" w:hAnsi="Times" w:cs="Times New Roman"/>
            <w:color w:val="642A8F"/>
            <w:u w:val="single"/>
          </w:rPr>
          <w:fldChar w:fldCharType="end"/>
        </w:r>
      </w:ins>
    </w:p>
    <w:p w14:paraId="53055C4E" w14:textId="77777777" w:rsidR="00C92F8D" w:rsidRPr="00C92F8D" w:rsidRDefault="00C92F8D" w:rsidP="00C92F8D">
      <w:pPr>
        <w:rPr>
          <w:ins w:id="71" w:author="Goodacre, Norman *" w:date="2017-09-04T11:31:00Z"/>
          <w:rFonts w:ascii="Times" w:eastAsia="Times New Roman" w:hAnsi="Times" w:cs="Times New Roman"/>
        </w:rPr>
      </w:pPr>
    </w:p>
    <w:p w14:paraId="0FB2FAAD" w14:textId="77777777" w:rsidR="00C92F8D" w:rsidRPr="00C92F8D" w:rsidRDefault="00C92F8D" w:rsidP="00C92F8D">
      <w:pPr>
        <w:rPr>
          <w:ins w:id="72" w:author="Goodacre, Norman *" w:date="2017-09-04T11:31:00Z"/>
          <w:rFonts w:ascii="Times" w:eastAsia="Times New Roman" w:hAnsi="Times" w:cs="Times New Roman"/>
        </w:rPr>
      </w:pPr>
      <w:ins w:id="73" w:author="Goodacre, Norman *" w:date="2017-09-04T11:31:00Z">
        <w:r w:rsidRPr="00C92F8D">
          <w:rPr>
            <w:rFonts w:ascii="Times" w:eastAsia="Times New Roman" w:hAnsi="Times" w:cs="Times New Roman"/>
            <w:highlight w:val="yellow"/>
          </w:rPr>
          <w:t>***SARS</w:t>
        </w:r>
        <w:r w:rsidRPr="00C92F8D">
          <w:rPr>
            <w:rFonts w:ascii="Times" w:eastAsia="Times New Roman" w:hAnsi="Times" w:cs="Times New Roman"/>
          </w:rPr>
          <w:t xml:space="preserve"> = Economic cost </w:t>
        </w:r>
        <w:r w:rsidRPr="00C92F8D">
          <w:rPr>
            <w:rFonts w:ascii="Times New Roman" w:hAnsi="Times New Roman" w:cs="Times New Roman"/>
          </w:rPr>
          <w:fldChar w:fldCharType="begin"/>
        </w:r>
        <w:r w:rsidRPr="00C92F8D">
          <w:rPr>
            <w:rFonts w:ascii="Times New Roman" w:hAnsi="Times New Roman" w:cs="Times New Roman"/>
          </w:rPr>
          <w:instrText xml:space="preserve"> HYPERLINK "https://www.ncbi.nlm.nih.gov/books/NBK92486/" </w:instrText>
        </w:r>
        <w:r w:rsidRPr="00C92F8D">
          <w:rPr>
            <w:rFonts w:ascii="Times New Roman" w:hAnsi="Times New Roman" w:cs="Times New Roman"/>
          </w:rPr>
          <w:fldChar w:fldCharType="separate"/>
        </w:r>
        <w:r w:rsidRPr="00C92F8D">
          <w:rPr>
            <w:rFonts w:ascii="Times" w:eastAsia="Times New Roman" w:hAnsi="Times" w:cs="Times New Roman"/>
            <w:color w:val="0000FF" w:themeColor="hyperlink"/>
            <w:u w:val="single"/>
          </w:rPr>
          <w:t>https://www.ncbi.nlm.nih.gov/books/NBK92486/</w:t>
        </w:r>
        <w:r w:rsidRPr="00C92F8D">
          <w:rPr>
            <w:rFonts w:ascii="Times" w:eastAsia="Times New Roman" w:hAnsi="Times" w:cs="Times New Roman"/>
            <w:color w:val="0000FF" w:themeColor="hyperlink"/>
            <w:u w:val="single"/>
          </w:rPr>
          <w:fldChar w:fldCharType="end"/>
        </w:r>
      </w:ins>
    </w:p>
    <w:p w14:paraId="60476642" w14:textId="77777777" w:rsidR="00C92F8D" w:rsidRPr="00C92F8D" w:rsidRDefault="00C92F8D" w:rsidP="00C92F8D">
      <w:pPr>
        <w:rPr>
          <w:ins w:id="74" w:author="Goodacre, Norman *" w:date="2017-09-04T11:31:00Z"/>
          <w:rFonts w:ascii="Times New Roman" w:eastAsia="Times New Roman" w:hAnsi="Times New Roman" w:cs="Times New Roman"/>
        </w:rPr>
      </w:pPr>
      <w:proofErr w:type="spellStart"/>
      <w:ins w:id="75" w:author="Goodacre, Norman *" w:date="2017-09-04T11:31:00Z">
        <w:r w:rsidRPr="00C92F8D">
          <w:rPr>
            <w:rFonts w:ascii="Times" w:eastAsia="Times New Roman" w:hAnsi="Times" w:cs="Times New Roman"/>
            <w:color w:val="222222"/>
            <w:shd w:val="clear" w:color="auto" w:fill="FFFFFF"/>
          </w:rPr>
          <w:t>Oberholtzer</w:t>
        </w:r>
        <w:proofErr w:type="spellEnd"/>
        <w:r w:rsidRPr="00C92F8D">
          <w:rPr>
            <w:rFonts w:ascii="Times" w:eastAsia="Times New Roman" w:hAnsi="Times" w:cs="Times New Roman"/>
            <w:color w:val="222222"/>
            <w:shd w:val="clear" w:color="auto" w:fill="FFFFFF"/>
          </w:rPr>
          <w:t>, Katherine, et al., eds. </w:t>
        </w:r>
        <w:r w:rsidRPr="00C92F8D">
          <w:rPr>
            <w:rFonts w:ascii="Times" w:eastAsia="Times New Roman" w:hAnsi="Times" w:cs="Times New Roman"/>
            <w:i/>
            <w:iCs/>
            <w:color w:val="222222"/>
          </w:rPr>
          <w:t>Learning from SARS: Preparing for the Next Disease Outbreak--Workshop Summary</w:t>
        </w:r>
        <w:r w:rsidRPr="00C92F8D">
          <w:rPr>
            <w:rFonts w:ascii="Times" w:eastAsia="Times New Roman" w:hAnsi="Times" w:cs="Times New Roman"/>
            <w:color w:val="222222"/>
            <w:shd w:val="clear" w:color="auto" w:fill="FFFFFF"/>
          </w:rPr>
          <w:t>. National Academies Press, 2004. (</w:t>
        </w:r>
        <w:r w:rsidRPr="00C92F8D">
          <w:rPr>
            <w:rFonts w:ascii="Times New Roman" w:eastAsia="Times New Roman" w:hAnsi="Times New Roman" w:cs="Times New Roman"/>
            <w:color w:val="000000"/>
            <w:shd w:val="clear" w:color="auto" w:fill="FFFFFF"/>
          </w:rPr>
          <w:t>now estimated to have been around $40 billion, and possibly as high as $54 billion if investors remain cautious about the possibility of future outbreaks</w:t>
        </w:r>
        <w:r w:rsidRPr="00C92F8D">
          <w:rPr>
            <w:rFonts w:ascii="Times" w:eastAsia="Times New Roman" w:hAnsi="Times" w:cs="Times New Roman"/>
            <w:color w:val="222222"/>
            <w:shd w:val="clear" w:color="auto" w:fill="FFFFFF"/>
          </w:rPr>
          <w:t>)</w:t>
        </w:r>
      </w:ins>
    </w:p>
    <w:p w14:paraId="51A1CE17" w14:textId="77777777" w:rsidR="0098472D" w:rsidRPr="0047280B" w:rsidRDefault="0098472D" w:rsidP="0047280B">
      <w:pPr>
        <w:spacing w:after="240"/>
        <w:rPr>
          <w:rFonts w:ascii="Times" w:eastAsia="Times New Roman" w:hAnsi="Times" w:cs="Times New Roman"/>
        </w:rPr>
      </w:pPr>
    </w:p>
    <w:p w14:paraId="38D32C54" w14:textId="77777777" w:rsidR="0047280B" w:rsidRPr="0047280B" w:rsidRDefault="0047280B" w:rsidP="0047280B">
      <w:pPr>
        <w:rPr>
          <w:rFonts w:ascii="Times" w:hAnsi="Times" w:cs="Times New Roman"/>
        </w:rPr>
      </w:pPr>
      <w:commentRangeStart w:id="76"/>
      <w:r w:rsidRPr="0047280B">
        <w:rPr>
          <w:rFonts w:ascii="Times" w:hAnsi="Times" w:cs="Arial"/>
          <w:b/>
          <w:bCs/>
          <w:color w:val="000000"/>
        </w:rPr>
        <w:t>Virus-host interactions in humans</w:t>
      </w:r>
    </w:p>
    <w:p w14:paraId="18586EE8" w14:textId="2BF53C24" w:rsidR="0047280B" w:rsidRPr="0047280B" w:rsidDel="007C3EB7" w:rsidRDefault="0047280B" w:rsidP="0047280B">
      <w:pPr>
        <w:rPr>
          <w:del w:id="77" w:author="P Uetz" w:date="2017-09-03T22:56:00Z"/>
          <w:rFonts w:ascii="Times" w:eastAsia="Times New Roman" w:hAnsi="Times" w:cs="Times New Roman"/>
        </w:rPr>
      </w:pPr>
    </w:p>
    <w:p w14:paraId="4F7FAAB6" w14:textId="6BF68FF0" w:rsidR="008E5B21" w:rsidRDefault="008E5B21" w:rsidP="0047280B">
      <w:pPr>
        <w:rPr>
          <w:rFonts w:ascii="Times" w:hAnsi="Times" w:cs="Arial"/>
          <w:color w:val="000000"/>
        </w:rPr>
      </w:pPr>
      <w:r>
        <w:rPr>
          <w:rFonts w:ascii="Times" w:hAnsi="Times" w:cs="Arial"/>
          <w:color w:val="000000"/>
        </w:rPr>
        <w:t>Our level of understanding human-virus PPIs is highly biased towards a few well-studied viruses. For instance, only 2 viruses have more than 1000 inte</w:t>
      </w:r>
      <w:r w:rsidR="00BF3A61">
        <w:rPr>
          <w:rFonts w:ascii="Times" w:hAnsi="Times" w:cs="Arial"/>
          <w:color w:val="000000"/>
        </w:rPr>
        <w:t xml:space="preserve">ractions listed in </w:t>
      </w:r>
      <w:proofErr w:type="spellStart"/>
      <w:r w:rsidR="00BF3A61">
        <w:rPr>
          <w:rFonts w:ascii="Times" w:hAnsi="Times" w:cs="Arial"/>
          <w:color w:val="000000"/>
        </w:rPr>
        <w:t>VirusMentha</w:t>
      </w:r>
      <w:proofErr w:type="spellEnd"/>
      <w:r w:rsidR="00BF3A61">
        <w:rPr>
          <w:rFonts w:ascii="Times" w:hAnsi="Times" w:cs="Arial"/>
          <w:color w:val="000000"/>
        </w:rPr>
        <w:t>, namely Epstein-Barr Virus (EBV) with 1766 and HIV-1</w:t>
      </w:r>
      <w:r w:rsidR="005C2037">
        <w:rPr>
          <w:rFonts w:ascii="Times" w:hAnsi="Times" w:cs="Arial"/>
          <w:color w:val="000000"/>
        </w:rPr>
        <w:t xml:space="preserve"> with 1304 PPIs, respectively (</w:t>
      </w:r>
      <w:r w:rsidR="005C2037" w:rsidRPr="000550AF">
        <w:rPr>
          <w:rFonts w:ascii="Times" w:hAnsi="Times" w:cs="Arial"/>
          <w:b/>
          <w:color w:val="000000"/>
        </w:rPr>
        <w:t xml:space="preserve">Table </w:t>
      </w:r>
      <w:r w:rsidR="005C2037" w:rsidRPr="002217EA">
        <w:rPr>
          <w:rFonts w:ascii="Times" w:hAnsi="Times" w:cs="Arial"/>
          <w:b/>
          <w:color w:val="000000"/>
          <w:highlight w:val="yellow"/>
        </w:rPr>
        <w:t>X</w:t>
      </w:r>
      <w:r w:rsidR="005C2037">
        <w:rPr>
          <w:rFonts w:ascii="Times" w:hAnsi="Times" w:cs="Arial"/>
          <w:color w:val="000000"/>
        </w:rPr>
        <w:t>). Only 4 virus families have more th</w:t>
      </w:r>
      <w:r w:rsidR="00CF615F">
        <w:rPr>
          <w:rFonts w:ascii="Times" w:hAnsi="Times" w:cs="Arial"/>
          <w:color w:val="000000"/>
        </w:rPr>
        <w:t>an 1000 PPIs when all their PPIs</w:t>
      </w:r>
      <w:r w:rsidR="005C2037">
        <w:rPr>
          <w:rFonts w:ascii="Times" w:hAnsi="Times" w:cs="Arial"/>
          <w:color w:val="000000"/>
        </w:rPr>
        <w:t xml:space="preserve"> are combined, namely </w:t>
      </w:r>
      <w:proofErr w:type="spellStart"/>
      <w:r w:rsidR="005C2037">
        <w:rPr>
          <w:rFonts w:ascii="Times" w:hAnsi="Times" w:cs="Arial"/>
          <w:color w:val="000000"/>
        </w:rPr>
        <w:t>O</w:t>
      </w:r>
      <w:r w:rsidR="00C93F7B">
        <w:rPr>
          <w:rFonts w:ascii="Times" w:hAnsi="Times" w:cs="Arial"/>
          <w:color w:val="000000"/>
        </w:rPr>
        <w:t>rthomyxoviruses</w:t>
      </w:r>
      <w:proofErr w:type="spellEnd"/>
      <w:r w:rsidR="005C2037">
        <w:rPr>
          <w:rFonts w:ascii="Times" w:hAnsi="Times" w:cs="Arial"/>
          <w:color w:val="000000"/>
        </w:rPr>
        <w:t xml:space="preserve"> (5494</w:t>
      </w:r>
      <w:proofErr w:type="gramStart"/>
      <w:r w:rsidR="005C2037">
        <w:rPr>
          <w:rFonts w:ascii="Times" w:hAnsi="Times" w:cs="Arial"/>
          <w:color w:val="000000"/>
        </w:rPr>
        <w:t>),  herpesviruses</w:t>
      </w:r>
      <w:proofErr w:type="gramEnd"/>
      <w:r w:rsidR="005C2037">
        <w:rPr>
          <w:rFonts w:ascii="Times" w:hAnsi="Times" w:cs="Arial"/>
          <w:color w:val="000000"/>
        </w:rPr>
        <w:t xml:space="preserve"> (5423), </w:t>
      </w:r>
      <w:r w:rsidR="00C93F7B">
        <w:rPr>
          <w:rFonts w:ascii="Times" w:hAnsi="Times" w:cs="Arial"/>
          <w:color w:val="000000"/>
        </w:rPr>
        <w:t>papillomaviruses</w:t>
      </w:r>
      <w:r w:rsidR="005C2037">
        <w:rPr>
          <w:rFonts w:ascii="Times" w:hAnsi="Times" w:cs="Arial"/>
          <w:color w:val="000000"/>
        </w:rPr>
        <w:t xml:space="preserve"> (3927) and retroviruses (</w:t>
      </w:r>
      <w:r w:rsidR="00C93F7B">
        <w:rPr>
          <w:rFonts w:ascii="Times" w:hAnsi="Times" w:cs="Arial"/>
          <w:color w:val="000000"/>
        </w:rPr>
        <w:t xml:space="preserve">2285), respectively. </w:t>
      </w:r>
      <w:r w:rsidR="000643F6">
        <w:rPr>
          <w:rFonts w:ascii="Times" w:hAnsi="Times" w:cs="Arial"/>
          <w:color w:val="000000"/>
        </w:rPr>
        <w:t xml:space="preserve">While these numbers are roughly similar, they represent vastly different genome sizes and virus diversity within families. For instance, HIV encodes only about 10 proteins while it has more than a </w:t>
      </w:r>
      <w:proofErr w:type="gramStart"/>
      <w:r w:rsidR="000643F6">
        <w:rPr>
          <w:rFonts w:ascii="Times" w:hAnsi="Times" w:cs="Arial"/>
          <w:color w:val="000000"/>
        </w:rPr>
        <w:t>100  interactions</w:t>
      </w:r>
      <w:proofErr w:type="gramEnd"/>
      <w:r w:rsidR="000643F6">
        <w:rPr>
          <w:rFonts w:ascii="Times" w:hAnsi="Times" w:cs="Arial"/>
          <w:color w:val="000000"/>
        </w:rPr>
        <w:t xml:space="preserve"> per protein. EBV, by comparison, encodes about 85 proteins and thus each protein interacts with “only” 20 proteins on average. </w:t>
      </w:r>
      <w:commentRangeEnd w:id="76"/>
      <w:r w:rsidR="00471732">
        <w:rPr>
          <w:rStyle w:val="CommentReference"/>
        </w:rPr>
        <w:commentReference w:id="76"/>
      </w:r>
    </w:p>
    <w:p w14:paraId="6FC4ECF8" w14:textId="77777777" w:rsidR="008E5B21" w:rsidRDefault="008E5B21" w:rsidP="0047280B">
      <w:pPr>
        <w:rPr>
          <w:rFonts w:ascii="Times" w:hAnsi="Times" w:cs="Arial"/>
          <w:color w:val="000000"/>
        </w:rPr>
      </w:pPr>
    </w:p>
    <w:p w14:paraId="4CC99BB7" w14:textId="3B876910" w:rsidR="00920886" w:rsidRPr="00B2401F" w:rsidRDefault="00920886" w:rsidP="0047280B">
      <w:pPr>
        <w:rPr>
          <w:rFonts w:ascii="Times" w:hAnsi="Times" w:cs="Arial"/>
          <w:b/>
          <w:color w:val="000000"/>
        </w:rPr>
      </w:pPr>
      <w:r w:rsidRPr="00B2401F">
        <w:rPr>
          <w:rFonts w:ascii="Times" w:hAnsi="Times" w:cs="Arial"/>
          <w:b/>
          <w:color w:val="000000"/>
        </w:rPr>
        <w:t xml:space="preserve">How </w:t>
      </w:r>
      <w:proofErr w:type="spellStart"/>
      <w:r w:rsidRPr="00B2401F">
        <w:rPr>
          <w:rFonts w:ascii="Times" w:hAnsi="Times" w:cs="Arial"/>
          <w:b/>
          <w:color w:val="000000"/>
        </w:rPr>
        <w:t>realiable</w:t>
      </w:r>
      <w:proofErr w:type="spellEnd"/>
      <w:r w:rsidRPr="00B2401F">
        <w:rPr>
          <w:rFonts w:ascii="Times" w:hAnsi="Times" w:cs="Arial"/>
          <w:b/>
          <w:color w:val="000000"/>
        </w:rPr>
        <w:t xml:space="preserve"> are published virus-host interactions?</w:t>
      </w:r>
    </w:p>
    <w:p w14:paraId="69F4F204" w14:textId="77777777" w:rsidR="00E36E34" w:rsidRDefault="00920886" w:rsidP="00E36E34">
      <w:pPr>
        <w:spacing w:after="120"/>
        <w:rPr>
          <w:rFonts w:ascii="Times" w:hAnsi="Times" w:cs="Arial"/>
          <w:color w:val="000000"/>
        </w:rPr>
      </w:pPr>
      <w:r>
        <w:rPr>
          <w:rFonts w:ascii="Times" w:hAnsi="Times" w:cs="Arial"/>
          <w:color w:val="000000"/>
        </w:rPr>
        <w:t xml:space="preserve">There are very few studies that systematically validated human-virus interactions for their biochemical or even physiological validity. </w:t>
      </w:r>
      <w:proofErr w:type="spellStart"/>
      <w:r w:rsidR="00B2401F">
        <w:rPr>
          <w:rFonts w:ascii="Times" w:hAnsi="Times" w:cs="Arial"/>
          <w:color w:val="000000"/>
        </w:rPr>
        <w:t>Blasche</w:t>
      </w:r>
      <w:proofErr w:type="spellEnd"/>
      <w:r w:rsidR="00B2401F">
        <w:rPr>
          <w:rFonts w:ascii="Times" w:hAnsi="Times" w:cs="Arial"/>
          <w:color w:val="000000"/>
        </w:rPr>
        <w:t xml:space="preserve"> et al. found 60 “high-confidence” interactions among phage lambda and its host, E. coli, while only 30 interactions had been found during intense study over 50 years. Only </w:t>
      </w:r>
      <w:r w:rsidR="00B2401F" w:rsidRPr="002217EA">
        <w:rPr>
          <w:rFonts w:ascii="Times" w:hAnsi="Times" w:cs="Arial"/>
          <w:color w:val="000000"/>
          <w:highlight w:val="yellow"/>
        </w:rPr>
        <w:t>X</w:t>
      </w:r>
      <w:r w:rsidR="00B2401F">
        <w:rPr>
          <w:rFonts w:ascii="Times" w:hAnsi="Times" w:cs="Arial"/>
          <w:color w:val="000000"/>
        </w:rPr>
        <w:t xml:space="preserve"> out of 60 had been found before, hence we can infer a false negative rate of </w:t>
      </w:r>
      <w:r w:rsidR="00B2401F" w:rsidRPr="002217EA">
        <w:rPr>
          <w:rFonts w:ascii="Times" w:hAnsi="Times" w:cs="Arial"/>
          <w:color w:val="000000"/>
          <w:highlight w:val="yellow"/>
        </w:rPr>
        <w:t>X</w:t>
      </w:r>
      <w:r w:rsidR="00B2401F">
        <w:rPr>
          <w:rFonts w:ascii="Times" w:hAnsi="Times" w:cs="Arial"/>
          <w:color w:val="000000"/>
        </w:rPr>
        <w:t xml:space="preserve"> and a substantial false positive rate.</w:t>
      </w:r>
    </w:p>
    <w:p w14:paraId="03B525DF" w14:textId="0E90B957" w:rsidR="00C122A2" w:rsidRDefault="00C122A2" w:rsidP="00E36E34">
      <w:pPr>
        <w:spacing w:after="120"/>
        <w:rPr>
          <w:rFonts w:ascii="Times" w:hAnsi="Times" w:cs="Arial"/>
          <w:color w:val="000000"/>
        </w:rPr>
      </w:pPr>
      <w:r>
        <w:rPr>
          <w:rFonts w:ascii="Times" w:hAnsi="Times" w:cs="Arial"/>
          <w:color w:val="000000"/>
        </w:rPr>
        <w:t>Among the first attempts to validate human virus-host interactions was our study of KSHV-human interactions</w:t>
      </w:r>
      <w:r w:rsidR="00245D05">
        <w:rPr>
          <w:rFonts w:ascii="Times" w:hAnsi="Times" w:cs="Arial"/>
          <w:color w:val="000000"/>
        </w:rPr>
        <w:t xml:space="preserve"> </w:t>
      </w:r>
      <w:del w:id="78" w:author="P Uetz" w:date="2017-09-03T22:58:00Z">
        <w:r w:rsidR="00245D05" w:rsidDel="007C3EB7">
          <w:rPr>
            <w:rFonts w:ascii="Times" w:hAnsi="Times" w:cs="Arial"/>
            <w:color w:val="000000"/>
          </w:rPr>
          <w:delText>(</w:delText>
        </w:r>
      </w:del>
      <w:r w:rsidR="007C3EB7">
        <w:rPr>
          <w:rFonts w:ascii="Times" w:hAnsi="Times" w:cs="Arial"/>
          <w:color w:val="000000"/>
        </w:rPr>
        <w:fldChar w:fldCharType="begin"/>
      </w:r>
      <w:r w:rsidR="007C3EB7">
        <w:rPr>
          <w:rFonts w:ascii="Times" w:hAnsi="Times" w:cs="Arial"/>
          <w:color w:val="000000"/>
        </w:rPr>
        <w:instrText xml:space="preserve"> ADDIN EN.CITE &lt;EndNote&gt;&lt;Cite&gt;&lt;Author&gt;Uetz&lt;/Author&gt;&lt;Year&gt;2006&lt;/Year&gt;&lt;RecNum&gt;127&lt;/RecNum&gt;&lt;DisplayText&gt;(5)&lt;/DisplayText&gt;&lt;record&gt;&lt;rec-number&gt;127&lt;/rec-number&gt;&lt;foreign-keys&gt;&lt;key app="EN" db-id="fzxf5s9pk0992pefpet5d9rcvs2ae90rrfad" timestamp="1504493836"&gt;127&lt;/key&gt;&lt;/foreign-keys&gt;&lt;ref-type name="Journal Article"&gt;17&lt;/ref-type&gt;&lt;contributors&gt;&lt;authors&gt;&lt;author&gt;Uetz, P.&lt;/author&gt;&lt;author&gt;Dong, Y. A.&lt;/author&gt;&lt;author&gt;Zeretzke, C.&lt;/author&gt;&lt;author&gt;Atzler, C.&lt;/author&gt;&lt;author&gt;Baiker, A.&lt;/author&gt;&lt;author&gt;Berger, B.&lt;/author&gt;&lt;author&gt;Rajagopala, S. V.&lt;/author&gt;&lt;author&gt;Roupelieva, M.&lt;/author&gt;&lt;author&gt;Rose, D.&lt;/author&gt;&lt;author&gt;Fossum, E.&lt;/author&gt;&lt;author&gt;Haas, J.&lt;/author&gt;&lt;/authors&gt;&lt;/contributors&gt;&lt;auth-address&gt;Institut fur Genetik, Forschungszentrum Karlsruhe, Postfach 3640, Karlsruhe, D-76021 Germany.&lt;/auth-address&gt;&lt;titles&gt;&lt;title&gt;Herpesviral protein networks and their interaction with the human proteome&lt;/title&gt;&lt;secondary-title&gt;Science&lt;/secondary-title&gt;&lt;/titles&gt;&lt;periodical&gt;&lt;full-title&gt;Science&lt;/full-title&gt;&lt;/periodical&gt;&lt;pages&gt;239-42&lt;/pages&gt;&lt;volume&gt;311&lt;/volume&gt;&lt;number&gt;5758&lt;/number&gt;&lt;keywords&gt;&lt;keyword&gt;Cell Line&lt;/keyword&gt;&lt;keyword&gt;Cloning, Molecular&lt;/keyword&gt;&lt;keyword&gt;Herpesvirus 3, Human/*metabolism&lt;/keyword&gt;&lt;keyword&gt;Herpesvirus 8, Human/*metabolism&lt;/keyword&gt;&lt;keyword&gt;Humans&lt;/keyword&gt;&lt;keyword&gt;Open Reading Frames&lt;/keyword&gt;&lt;keyword&gt;Protein Binding&lt;/keyword&gt;&lt;keyword&gt;Proteome/*metabolism&lt;/keyword&gt;&lt;keyword&gt;Systems Biology&lt;/keyword&gt;&lt;keyword&gt;Two-Hybrid System Techniques&lt;/keyword&gt;&lt;keyword&gt;Viral Proteins/*metabolism&lt;/keyword&gt;&lt;/keywords&gt;&lt;dates&gt;&lt;year&gt;2006&lt;/year&gt;&lt;pub-dates&gt;&lt;date&gt;Jan 13&lt;/date&gt;&lt;/pub-dates&gt;&lt;/dates&gt;&lt;isbn&gt;1095-9203 (Electronic)&amp;#xD;0036-8075 (Linking)&lt;/isbn&gt;&lt;accession-num&gt;16339411&lt;/accession-num&gt;&lt;urls&gt;&lt;related-urls&gt;&lt;url&gt;https://www.ncbi.nlm.nih.gov/pubmed/16339411&lt;/url&gt;&lt;/related-urls&gt;&lt;/urls&gt;&lt;electronic-resource-num&gt;10.1126/science.1116804&lt;/electronic-resource-num&gt;&lt;/record&gt;&lt;/Cite&gt;&lt;/EndNote&gt;</w:instrText>
      </w:r>
      <w:r w:rsidR="007C3EB7">
        <w:rPr>
          <w:rFonts w:ascii="Times" w:hAnsi="Times" w:cs="Arial"/>
          <w:color w:val="000000"/>
        </w:rPr>
        <w:fldChar w:fldCharType="separate"/>
      </w:r>
      <w:r w:rsidR="007C3EB7">
        <w:rPr>
          <w:rFonts w:ascii="Times" w:hAnsi="Times" w:cs="Arial"/>
          <w:noProof/>
          <w:color w:val="000000"/>
        </w:rPr>
        <w:t>(5)</w:t>
      </w:r>
      <w:r w:rsidR="007C3EB7">
        <w:rPr>
          <w:rFonts w:ascii="Times" w:hAnsi="Times" w:cs="Arial"/>
          <w:color w:val="000000"/>
        </w:rPr>
        <w:fldChar w:fldCharType="end"/>
      </w:r>
      <w:del w:id="79" w:author="P Uetz" w:date="2017-09-03T22:58:00Z">
        <w:r w:rsidR="00245D05" w:rsidDel="007C3EB7">
          <w:rPr>
            <w:rFonts w:ascii="Times" w:hAnsi="Times" w:cs="Arial"/>
            <w:color w:val="000000"/>
          </w:rPr>
          <w:delText>)</w:delText>
        </w:r>
      </w:del>
      <w:r>
        <w:rPr>
          <w:rFonts w:ascii="Times" w:hAnsi="Times" w:cs="Arial"/>
          <w:color w:val="000000"/>
        </w:rPr>
        <w:t xml:space="preserve">. We predicted homologous </w:t>
      </w:r>
      <w:r w:rsidRPr="00C122A2">
        <w:rPr>
          <w:rFonts w:ascii="Times" w:hAnsi="Times" w:cs="Arial"/>
          <w:color w:val="000000"/>
        </w:rPr>
        <w:t xml:space="preserve">interactions </w:t>
      </w:r>
      <w:r>
        <w:rPr>
          <w:rFonts w:ascii="Times" w:hAnsi="Times" w:cs="Arial"/>
          <w:color w:val="000000"/>
        </w:rPr>
        <w:t xml:space="preserve">from experimental data </w:t>
      </w:r>
      <w:r w:rsidRPr="00C122A2">
        <w:rPr>
          <w:rFonts w:ascii="Times" w:hAnsi="Times" w:cs="Arial"/>
          <w:i/>
          <w:color w:val="000000"/>
        </w:rPr>
        <w:t xml:space="preserve">in S. cerevisiae, Caenorhabditis </w:t>
      </w:r>
      <w:proofErr w:type="spellStart"/>
      <w:r w:rsidRPr="00C122A2">
        <w:rPr>
          <w:rFonts w:ascii="Times" w:hAnsi="Times" w:cs="Arial"/>
          <w:i/>
          <w:color w:val="000000"/>
        </w:rPr>
        <w:t>elegans</w:t>
      </w:r>
      <w:proofErr w:type="spellEnd"/>
      <w:r w:rsidRPr="00C122A2">
        <w:rPr>
          <w:rFonts w:ascii="Times" w:hAnsi="Times" w:cs="Arial"/>
          <w:color w:val="000000"/>
        </w:rPr>
        <w:t xml:space="preserve">, and </w:t>
      </w:r>
      <w:r w:rsidRPr="00C122A2">
        <w:rPr>
          <w:rFonts w:ascii="Times" w:hAnsi="Times" w:cs="Arial"/>
          <w:i/>
          <w:color w:val="000000"/>
        </w:rPr>
        <w:t>Drosophila melanogaster</w:t>
      </w:r>
      <w:r>
        <w:rPr>
          <w:rFonts w:ascii="Times" w:hAnsi="Times" w:cs="Arial"/>
          <w:color w:val="000000"/>
        </w:rPr>
        <w:t xml:space="preserve">. That is, we predicted interactions among </w:t>
      </w:r>
      <w:r w:rsidRPr="00C122A2">
        <w:rPr>
          <w:rFonts w:ascii="Times" w:hAnsi="Times" w:cs="Arial"/>
          <w:color w:val="000000"/>
        </w:rPr>
        <w:t xml:space="preserve">KSHV and human proteins </w:t>
      </w:r>
      <w:r>
        <w:rPr>
          <w:rFonts w:ascii="Times" w:hAnsi="Times" w:cs="Arial"/>
          <w:color w:val="000000"/>
        </w:rPr>
        <w:t>when</w:t>
      </w:r>
      <w:r w:rsidRPr="00C122A2">
        <w:rPr>
          <w:rFonts w:ascii="Times" w:hAnsi="Times" w:cs="Arial"/>
          <w:color w:val="000000"/>
        </w:rPr>
        <w:t xml:space="preserve"> either </w:t>
      </w:r>
      <w:r w:rsidRPr="00893DC4">
        <w:rPr>
          <w:rFonts w:ascii="Times" w:hAnsi="Times" w:cs="Arial"/>
          <w:i/>
          <w:color w:val="000000"/>
        </w:rPr>
        <w:t xml:space="preserve">S. cerevisiae, C. </w:t>
      </w:r>
      <w:proofErr w:type="spellStart"/>
      <w:r w:rsidRPr="00893DC4">
        <w:rPr>
          <w:rFonts w:ascii="Times" w:hAnsi="Times" w:cs="Arial"/>
          <w:i/>
          <w:color w:val="000000"/>
        </w:rPr>
        <w:t>elegan</w:t>
      </w:r>
      <w:r>
        <w:rPr>
          <w:rFonts w:ascii="Times" w:hAnsi="Times" w:cs="Arial"/>
          <w:color w:val="000000"/>
        </w:rPr>
        <w:t>s</w:t>
      </w:r>
      <w:proofErr w:type="spellEnd"/>
      <w:r>
        <w:rPr>
          <w:rFonts w:ascii="Times" w:hAnsi="Times" w:cs="Arial"/>
          <w:color w:val="000000"/>
        </w:rPr>
        <w:t xml:space="preserve">, or </w:t>
      </w:r>
      <w:r w:rsidRPr="00893DC4">
        <w:rPr>
          <w:rFonts w:ascii="Times" w:hAnsi="Times" w:cs="Arial"/>
          <w:i/>
          <w:color w:val="000000"/>
        </w:rPr>
        <w:t>D. melanogaster</w:t>
      </w:r>
      <w:r w:rsidRPr="00C122A2">
        <w:rPr>
          <w:rFonts w:ascii="Times" w:hAnsi="Times" w:cs="Arial"/>
          <w:color w:val="000000"/>
        </w:rPr>
        <w:t xml:space="preserve"> </w:t>
      </w:r>
      <w:r>
        <w:rPr>
          <w:rFonts w:ascii="Times" w:hAnsi="Times" w:cs="Arial"/>
          <w:color w:val="000000"/>
        </w:rPr>
        <w:t>had interacting orthologs</w:t>
      </w:r>
      <w:r w:rsidRPr="00C122A2">
        <w:rPr>
          <w:rFonts w:ascii="Times" w:hAnsi="Times" w:cs="Arial"/>
          <w:color w:val="000000"/>
        </w:rPr>
        <w:t xml:space="preserve">. </w:t>
      </w:r>
      <w:r w:rsidR="002D0EE5">
        <w:rPr>
          <w:rFonts w:ascii="Times" w:hAnsi="Times" w:cs="Arial"/>
          <w:color w:val="000000"/>
        </w:rPr>
        <w:t>Although this is a rather far-fetched approach</w:t>
      </w:r>
      <w:r w:rsidRPr="00C122A2">
        <w:rPr>
          <w:rFonts w:ascii="Times" w:hAnsi="Times" w:cs="Arial"/>
          <w:color w:val="000000"/>
        </w:rPr>
        <w:t xml:space="preserve">, we </w:t>
      </w:r>
      <w:r w:rsidR="002D0EE5" w:rsidRPr="00C122A2">
        <w:rPr>
          <w:rFonts w:ascii="Times" w:hAnsi="Times" w:cs="Arial"/>
          <w:color w:val="000000"/>
        </w:rPr>
        <w:t xml:space="preserve">predicted </w:t>
      </w:r>
      <w:r w:rsidRPr="00C122A2">
        <w:rPr>
          <w:rFonts w:ascii="Times" w:hAnsi="Times" w:cs="Arial"/>
          <w:color w:val="000000"/>
        </w:rPr>
        <w:t xml:space="preserve">20 interactions between 8 KSHV and 20 human proteins. Nineteen of these 20 virus-host interactions were tested by </w:t>
      </w:r>
      <w:proofErr w:type="spellStart"/>
      <w:r w:rsidRPr="00C122A2">
        <w:rPr>
          <w:rFonts w:ascii="Times" w:hAnsi="Times" w:cs="Arial"/>
          <w:color w:val="000000"/>
        </w:rPr>
        <w:t>CoIP</w:t>
      </w:r>
      <w:proofErr w:type="spellEnd"/>
      <w:r w:rsidRPr="00C122A2">
        <w:rPr>
          <w:rFonts w:ascii="Times" w:hAnsi="Times" w:cs="Arial"/>
          <w:color w:val="000000"/>
        </w:rPr>
        <w:t xml:space="preserve"> and an unexpectedly large percentage (13 out of 19, or 68%) could be confirmed</w:t>
      </w:r>
      <w:r w:rsidR="002D0EE5">
        <w:rPr>
          <w:rFonts w:ascii="Times" w:hAnsi="Times" w:cs="Arial"/>
          <w:color w:val="000000"/>
        </w:rPr>
        <w:t>.</w:t>
      </w:r>
    </w:p>
    <w:p w14:paraId="577A8F09" w14:textId="51D60A0E" w:rsidR="00C122A2" w:rsidRDefault="00CA0524" w:rsidP="00E36E34">
      <w:pPr>
        <w:spacing w:after="120"/>
        <w:rPr>
          <w:rFonts w:ascii="Times" w:hAnsi="Times" w:cs="Arial"/>
          <w:color w:val="000000"/>
        </w:rPr>
      </w:pPr>
      <w:r>
        <w:rPr>
          <w:rFonts w:ascii="Times" w:hAnsi="Times" w:cs="Arial"/>
          <w:color w:val="000000"/>
        </w:rPr>
        <w:t xml:space="preserve">Zhang et al. found 109 interactions among 33 Vaccinia and X human proteins, of which 27 were tested by GST pull-downs </w:t>
      </w:r>
      <w:r w:rsidR="007C3EB7">
        <w:rPr>
          <w:rFonts w:ascii="Times" w:hAnsi="Times" w:cs="Arial"/>
          <w:color w:val="000000"/>
        </w:rPr>
        <w:fldChar w:fldCharType="begin"/>
      </w:r>
      <w:r w:rsidR="007C3EB7">
        <w:rPr>
          <w:rFonts w:ascii="Times" w:hAnsi="Times" w:cs="Arial"/>
          <w:color w:val="000000"/>
        </w:rPr>
        <w:instrText xml:space="preserve"> ADDIN EN.CITE &lt;EndNote&gt;&lt;Cite&gt;&lt;Author&gt;Zhang&lt;/Author&gt;&lt;Year&gt;2009&lt;/Year&gt;&lt;RecNum&gt;128&lt;/RecNum&gt;&lt;DisplayText&gt;(6)&lt;/DisplayText&gt;&lt;record&gt;&lt;rec-number&gt;128&lt;/rec-number&gt;&lt;foreign-keys&gt;&lt;key app="EN" db-id="fzxf5s9pk0992pefpet5d9rcvs2ae90rrfad" timestamp="1504493894"&gt;128&lt;/key&gt;&lt;/foreign-keys&gt;&lt;ref-type name="Journal Article"&gt;17&lt;/ref-type&gt;&lt;contributors&gt;&lt;authors&gt;&lt;author&gt;Zhang, L.&lt;/author&gt;&lt;author&gt;Villa, N. Y.&lt;/author&gt;&lt;author&gt;Rahman, M. M.&lt;/author&gt;&lt;author&gt;Smallwood, S.&lt;/author&gt;&lt;author&gt;Shattuck, D.&lt;/author&gt;&lt;author&gt;Neff, C.&lt;/author&gt;&lt;author&gt;Dufford, M.&lt;/author&gt;&lt;author&gt;Lanchbury, J. S.&lt;/author&gt;&lt;author&gt;Labaer, J.&lt;/author&gt;&lt;author&gt;McFadden, G.&lt;/author&gt;&lt;/authors&gt;&lt;/contributors&gt;&lt;auth-address&gt;Department of Molecular Genetics and Microbiology, College of Medicine, University of Florida, Gainesville, FL 32610, USA.&lt;/auth-address&gt;&lt;titles&gt;&lt;title&gt;Analysis of vaccinia virus-host protein-protein interactions: validations of yeast two-hybrid screenings&lt;/title&gt;&lt;secondary-title&gt;J Proteome Res&lt;/secondary-title&gt;&lt;/titles&gt;&lt;periodical&gt;&lt;full-title&gt;J Proteome Res&lt;/full-title&gt;&lt;/periodical&gt;&lt;pages&gt;4311-8&lt;/pages&gt;&lt;volume&gt;8&lt;/volume&gt;&lt;number&gt;9&lt;/number&gt;&lt;keywords&gt;&lt;keyword&gt;Host-Pathogen Interactions/*physiology&lt;/keyword&gt;&lt;keyword&gt;Humans&lt;/keyword&gt;&lt;keyword&gt;Open Reading Frames&lt;/keyword&gt;&lt;keyword&gt;Polymerase Chain Reaction&lt;/keyword&gt;&lt;keyword&gt;Protein Interaction Mapping/methods&lt;/keyword&gt;&lt;keyword&gt;Proteomics/methods&lt;/keyword&gt;&lt;keyword&gt;Recombinant Fusion Proteins/metabolism&lt;/keyword&gt;&lt;keyword&gt;Reproducibility of Results&lt;/keyword&gt;&lt;keyword&gt;*Two-Hybrid System Techniques&lt;/keyword&gt;&lt;keyword&gt;Vaccinia/*metabolism&lt;/keyword&gt;&lt;keyword&gt;Viral Proteins/*metabolism&lt;/keyword&gt;&lt;/keywords&gt;&lt;dates&gt;&lt;year&gt;2009&lt;/year&gt;&lt;pub-dates&gt;&lt;date&gt;Sep&lt;/date&gt;&lt;/pub-dates&gt;&lt;/dates&gt;&lt;isbn&gt;1535-3893 (Print)&amp;#xD;1535-3893 (Linking)&lt;/isbn&gt;&lt;accession-num&gt;19637933&lt;/accession-num&gt;&lt;urls&gt;&lt;related-urls&gt;&lt;url&gt;https://www.ncbi.nlm.nih.gov/pubmed/19637933&lt;/url&gt;&lt;/related-urls&gt;&lt;/urls&gt;&lt;custom2&gt;PMC2738428&lt;/custom2&gt;&lt;electronic-resource-num&gt;10.1021/pr900491n&lt;/electronic-resource-num&gt;&lt;/record&gt;&lt;/Cite&gt;&lt;/EndNote&gt;</w:instrText>
      </w:r>
      <w:r w:rsidR="007C3EB7">
        <w:rPr>
          <w:rFonts w:ascii="Times" w:hAnsi="Times" w:cs="Arial"/>
          <w:color w:val="000000"/>
        </w:rPr>
        <w:fldChar w:fldCharType="separate"/>
      </w:r>
      <w:r w:rsidR="007C3EB7">
        <w:rPr>
          <w:rFonts w:ascii="Times" w:hAnsi="Times" w:cs="Arial"/>
          <w:noProof/>
          <w:color w:val="000000"/>
        </w:rPr>
        <w:t>(6)</w:t>
      </w:r>
      <w:r w:rsidR="007C3EB7">
        <w:rPr>
          <w:rFonts w:ascii="Times" w:hAnsi="Times" w:cs="Arial"/>
          <w:color w:val="000000"/>
        </w:rPr>
        <w:fldChar w:fldCharType="end"/>
      </w:r>
      <w:del w:id="80" w:author="P Uetz" w:date="2017-09-03T22:58:00Z">
        <w:r w:rsidDel="007C3EB7">
          <w:rPr>
            <w:rFonts w:ascii="Times" w:hAnsi="Times" w:cs="Arial"/>
            <w:color w:val="000000"/>
          </w:rPr>
          <w:delText>(REF)</w:delText>
        </w:r>
      </w:del>
      <w:r>
        <w:rPr>
          <w:rFonts w:ascii="Times" w:hAnsi="Times" w:cs="Arial"/>
          <w:color w:val="000000"/>
        </w:rPr>
        <w:t>. This translates to a 63% validation rate. While these numbers appear to be rather high, one has to remember that certain subsets were selected and thus do not necessarily represent an unbiased validation rate of complete Y2H data sets.</w:t>
      </w:r>
    </w:p>
    <w:p w14:paraId="4DB6C8CE" w14:textId="77C20968" w:rsidR="00E36E34" w:rsidRDefault="00B2401F" w:rsidP="00E36E34">
      <w:pPr>
        <w:spacing w:after="120"/>
        <w:rPr>
          <w:rFonts w:ascii="Times" w:hAnsi="Times" w:cs="Arial"/>
          <w:color w:val="000000"/>
        </w:rPr>
      </w:pPr>
      <w:commentRangeStart w:id="81"/>
      <w:r>
        <w:rPr>
          <w:rFonts w:ascii="Times" w:hAnsi="Times" w:cs="Arial"/>
          <w:color w:val="000000"/>
        </w:rPr>
        <w:t xml:space="preserve">However, systematic Y2H screens have long suggested (REFs) that there may be many legitimate and reproducible interactions that nevertheless have no physiological function. </w:t>
      </w:r>
      <w:commentRangeEnd w:id="81"/>
      <w:r w:rsidR="001E76F9">
        <w:rPr>
          <w:rStyle w:val="CommentReference"/>
        </w:rPr>
        <w:commentReference w:id="81"/>
      </w:r>
    </w:p>
    <w:p w14:paraId="6D67A08E" w14:textId="2D8524E6" w:rsidR="00920886" w:rsidRDefault="004E0FAF" w:rsidP="00E36E34">
      <w:pPr>
        <w:spacing w:after="120"/>
        <w:rPr>
          <w:rFonts w:ascii="Times" w:hAnsi="Times" w:cs="Arial"/>
          <w:color w:val="000000"/>
        </w:rPr>
      </w:pPr>
      <w:commentRangeStart w:id="82"/>
      <w:r>
        <w:rPr>
          <w:rFonts w:ascii="Times" w:hAnsi="Times" w:cs="Arial"/>
          <w:color w:val="000000"/>
        </w:rPr>
        <w:lastRenderedPageBreak/>
        <w:t>In fact, interactions can and most likely do evolve relatively quickly, there may be a substantial number of bona fide interactions that simply do not have any disadvantage to a cell and are thus maintained</w:t>
      </w:r>
      <w:r w:rsidR="00803DB9">
        <w:rPr>
          <w:rFonts w:ascii="Times" w:hAnsi="Times" w:cs="Arial"/>
          <w:color w:val="000000"/>
        </w:rPr>
        <w:t xml:space="preserve"> (REF)</w:t>
      </w:r>
      <w:r>
        <w:rPr>
          <w:rFonts w:ascii="Times" w:hAnsi="Times" w:cs="Arial"/>
          <w:color w:val="000000"/>
        </w:rPr>
        <w:t>.</w:t>
      </w:r>
      <w:commentRangeEnd w:id="82"/>
      <w:r w:rsidR="00BF1C94">
        <w:rPr>
          <w:rStyle w:val="CommentReference"/>
        </w:rPr>
        <w:commentReference w:id="82"/>
      </w:r>
    </w:p>
    <w:p w14:paraId="17E49387" w14:textId="77777777" w:rsidR="00E368A0" w:rsidRDefault="00E368A0" w:rsidP="00E36E34">
      <w:pPr>
        <w:spacing w:after="120"/>
        <w:rPr>
          <w:rFonts w:ascii="Times" w:hAnsi="Times" w:cs="Arial"/>
          <w:color w:val="000000"/>
        </w:rPr>
      </w:pPr>
    </w:p>
    <w:p w14:paraId="54D65FDB" w14:textId="3089FE15" w:rsidR="00920886" w:rsidDel="00AC0836" w:rsidRDefault="00920886" w:rsidP="0047280B">
      <w:pPr>
        <w:rPr>
          <w:del w:id="83" w:author="P Uetz" w:date="2017-09-03T22:59:00Z"/>
          <w:rFonts w:ascii="Times" w:hAnsi="Times" w:cs="Arial"/>
          <w:color w:val="000000"/>
        </w:rPr>
      </w:pPr>
    </w:p>
    <w:p w14:paraId="3F28349E" w14:textId="38E52733" w:rsidR="00920886" w:rsidDel="00AC0836" w:rsidRDefault="00920886" w:rsidP="0047280B">
      <w:pPr>
        <w:rPr>
          <w:del w:id="84" w:author="P Uetz" w:date="2017-09-03T22:59:00Z"/>
          <w:rFonts w:ascii="Times" w:hAnsi="Times" w:cs="Arial"/>
          <w:color w:val="000000"/>
        </w:rPr>
      </w:pPr>
    </w:p>
    <w:p w14:paraId="13A36C56" w14:textId="1CD6C00E" w:rsidR="0047280B" w:rsidRPr="000550AF" w:rsidRDefault="008242B9" w:rsidP="0047280B">
      <w:pPr>
        <w:rPr>
          <w:rFonts w:ascii="Times" w:hAnsi="Times" w:cs="Times New Roman"/>
          <w:b/>
        </w:rPr>
      </w:pPr>
      <w:bookmarkStart w:id="85" w:name="OLE_LINK38"/>
      <w:bookmarkStart w:id="86" w:name="OLE_LINK39"/>
      <w:r w:rsidRPr="000550AF">
        <w:rPr>
          <w:rFonts w:ascii="Times" w:hAnsi="Times" w:cs="Arial"/>
          <w:b/>
          <w:color w:val="000000"/>
        </w:rPr>
        <w:t>How many interactions does a virus require?</w:t>
      </w:r>
    </w:p>
    <w:bookmarkEnd w:id="85"/>
    <w:bookmarkEnd w:id="86"/>
    <w:p w14:paraId="52386E03" w14:textId="77777777" w:rsidR="00DE65A4" w:rsidRDefault="00DE65A4" w:rsidP="0047280B">
      <w:pPr>
        <w:rPr>
          <w:rFonts w:ascii="Times" w:eastAsia="Times New Roman" w:hAnsi="Times" w:cs="Times New Roman"/>
        </w:rPr>
      </w:pPr>
    </w:p>
    <w:p w14:paraId="1E8DCCF1" w14:textId="5C1245A1" w:rsidR="00DE65A4" w:rsidRDefault="007D6DFC">
      <w:pPr>
        <w:tabs>
          <w:tab w:val="left" w:pos="3120"/>
        </w:tabs>
        <w:rPr>
          <w:rFonts w:ascii="Times" w:eastAsia="Times New Roman" w:hAnsi="Times" w:cs="Times New Roman"/>
        </w:rPr>
        <w:pPrChange w:id="87" w:author="P Uetz" w:date="2017-09-03T23:22:00Z">
          <w:pPr/>
        </w:pPrChange>
      </w:pPr>
      <w:ins w:id="88" w:author="P Uetz" w:date="2017-09-03T23:22:00Z">
        <w:r>
          <w:rPr>
            <w:rFonts w:ascii="Times" w:eastAsia="Times New Roman" w:hAnsi="Times" w:cs="Times New Roman"/>
          </w:rPr>
          <w:tab/>
        </w:r>
      </w:ins>
      <w:bookmarkStart w:id="89" w:name="_GoBack"/>
      <w:bookmarkEnd w:id="89"/>
    </w:p>
    <w:p w14:paraId="59E155A9" w14:textId="77777777" w:rsidR="00DE65A4" w:rsidRDefault="00DE65A4" w:rsidP="0047280B">
      <w:pPr>
        <w:rPr>
          <w:rFonts w:ascii="Times" w:eastAsia="Times New Roman" w:hAnsi="Times" w:cs="Times New Roman"/>
        </w:rPr>
      </w:pPr>
    </w:p>
    <w:p w14:paraId="25DBB44B" w14:textId="77777777" w:rsidR="00095A87" w:rsidRDefault="00095A87" w:rsidP="0047280B">
      <w:pPr>
        <w:rPr>
          <w:rFonts w:ascii="Times" w:eastAsia="Times New Roman" w:hAnsi="Times" w:cs="Times New Roman"/>
        </w:rPr>
      </w:pPr>
    </w:p>
    <w:p w14:paraId="78A061C2" w14:textId="77777777" w:rsidR="00095A87" w:rsidRDefault="00095A87" w:rsidP="0047280B">
      <w:pPr>
        <w:rPr>
          <w:rFonts w:ascii="Times" w:eastAsia="Times New Roman" w:hAnsi="Times" w:cs="Times New Roman"/>
        </w:rPr>
      </w:pPr>
    </w:p>
    <w:p w14:paraId="389024C9" w14:textId="30468C2B" w:rsidR="00D005CD" w:rsidRPr="006D72B6" w:rsidRDefault="006D72B6" w:rsidP="0047280B">
      <w:pPr>
        <w:rPr>
          <w:rFonts w:ascii="Times" w:eastAsia="Times New Roman" w:hAnsi="Times" w:cs="Times New Roman"/>
          <w:b/>
        </w:rPr>
      </w:pPr>
      <w:r w:rsidRPr="006D72B6">
        <w:rPr>
          <w:rFonts w:ascii="Times" w:eastAsia="Times New Roman" w:hAnsi="Times" w:cs="Times New Roman"/>
          <w:b/>
        </w:rPr>
        <w:t>Human targets of virus proteins</w:t>
      </w:r>
    </w:p>
    <w:p w14:paraId="4E60D043" w14:textId="77F816A2" w:rsidR="00CD0ABA" w:rsidRPr="00D555BC" w:rsidRDefault="00C62719" w:rsidP="003751AD">
      <w:pPr>
        <w:rPr>
          <w:ins w:id="90" w:author="Stefan Wuchty" w:date="2017-09-03T19:09:00Z"/>
          <w:rFonts w:ascii="Times" w:eastAsia="Times New Roman" w:hAnsi="Times"/>
        </w:rPr>
      </w:pPr>
      <w:ins w:id="91" w:author="Stefan Wuchty" w:date="2017-09-03T18:07:00Z">
        <w:r>
          <w:rPr>
            <w:rFonts w:ascii="Times" w:eastAsia="Times New Roman" w:hAnsi="Times" w:cs="Times New Roman"/>
          </w:rPr>
          <w:t xml:space="preserve">During the last decade numerous </w:t>
        </w:r>
        <w:commentRangeStart w:id="92"/>
        <w:r>
          <w:rPr>
            <w:rFonts w:ascii="Times" w:eastAsia="Times New Roman" w:hAnsi="Times" w:cs="Times New Roman"/>
          </w:rPr>
          <w:t xml:space="preserve">protein interaction interfaces </w:t>
        </w:r>
      </w:ins>
      <w:commentRangeEnd w:id="92"/>
      <w:r w:rsidR="00445AB9">
        <w:rPr>
          <w:rStyle w:val="CommentReference"/>
        </w:rPr>
        <w:commentReference w:id="92"/>
      </w:r>
      <w:commentRangeStart w:id="93"/>
      <w:ins w:id="94" w:author="Stefan Wuchty" w:date="2017-09-03T18:07:00Z">
        <w:r>
          <w:rPr>
            <w:rFonts w:ascii="Times" w:eastAsia="Times New Roman" w:hAnsi="Times" w:cs="Times New Roman"/>
          </w:rPr>
          <w:t xml:space="preserve">between human </w:t>
        </w:r>
      </w:ins>
      <w:commentRangeEnd w:id="93"/>
      <w:r w:rsidR="00445AB9">
        <w:rPr>
          <w:rStyle w:val="CommentReference"/>
        </w:rPr>
        <w:commentReference w:id="93"/>
      </w:r>
      <w:ins w:id="95" w:author="Stefan Wuchty" w:date="2017-09-03T18:07:00Z">
        <w:r>
          <w:rPr>
            <w:rFonts w:ascii="Times" w:eastAsia="Times New Roman" w:hAnsi="Times" w:cs="Times New Roman"/>
          </w:rPr>
          <w:t xml:space="preserve">viruses and </w:t>
        </w:r>
      </w:ins>
      <w:ins w:id="96" w:author="Stefan Wuchty" w:date="2017-09-03T18:08:00Z">
        <w:r>
          <w:rPr>
            <w:rFonts w:ascii="Times" w:eastAsia="Times New Roman" w:hAnsi="Times" w:cs="Times New Roman"/>
          </w:rPr>
          <w:t>their</w:t>
        </w:r>
      </w:ins>
      <w:ins w:id="97" w:author="Stefan Wuchty" w:date="2017-09-03T18:07:00Z">
        <w:r>
          <w:rPr>
            <w:rFonts w:ascii="Times" w:eastAsia="Times New Roman" w:hAnsi="Times" w:cs="Times New Roman"/>
          </w:rPr>
          <w:t xml:space="preserve"> </w:t>
        </w:r>
      </w:ins>
      <w:ins w:id="98" w:author="Stefan Wuchty" w:date="2017-09-03T18:08:00Z">
        <w:r>
          <w:rPr>
            <w:rFonts w:ascii="Times" w:eastAsia="Times New Roman" w:hAnsi="Times" w:cs="Times New Roman"/>
          </w:rPr>
          <w:t>host cells have been investigated</w:t>
        </w:r>
      </w:ins>
      <w:ins w:id="99" w:author="Stefan Wuchty" w:date="2017-09-03T18:38:00Z">
        <w:r w:rsidR="003751AD">
          <w:rPr>
            <w:rFonts w:ascii="Times" w:eastAsia="Times New Roman" w:hAnsi="Times" w:cs="Times New Roman"/>
          </w:rPr>
          <w:t>. Mostly such efforts focused on</w:t>
        </w:r>
      </w:ins>
      <w:del w:id="100" w:author="Stefan Wuchty" w:date="2017-09-03T18:38:00Z">
        <w:r w:rsidR="006E1AD1" w:rsidDel="003751AD">
          <w:rPr>
            <w:rFonts w:ascii="Times" w:eastAsia="Times New Roman" w:hAnsi="Times" w:cs="Times New Roman"/>
          </w:rPr>
          <w:fldChar w:fldCharType="begin">
            <w:fldData xml:space="preserve">PEVuZE5vdGU+PENpdGU+PEF1dGhvcj5DYWxkZXJ3b29kPC9BdXRob3I+PFllYXI+MjAwNzwvWWVh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</w:fldData>
          </w:fldChar>
        </w:r>
        <w:r w:rsidR="006E1AD1" w:rsidDel="003751AD">
          <w:rPr>
            <w:rFonts w:ascii="Times" w:eastAsia="Times New Roman" w:hAnsi="Times" w:cs="Times New Roman"/>
          </w:rPr>
          <w:delInstrText xml:space="preserve"> ADDIN EN.CITE </w:delInstrText>
        </w:r>
        <w:r w:rsidR="006E1AD1" w:rsidDel="003751AD">
          <w:rPr>
            <w:rFonts w:ascii="Times" w:eastAsia="Times New Roman" w:hAnsi="Times" w:cs="Times New Roman"/>
          </w:rPr>
          <w:fldChar w:fldCharType="begin">
            <w:fldData xml:space="preserve">PEVuZE5vdGU+PENpdGU+PEF1dGhvcj5DYWxkZXJ3b29kPC9BdXRob3I+PFllYXI+MjAwNzwvWWVh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</w:fldData>
          </w:fldChar>
        </w:r>
        <w:r w:rsidR="006E1AD1" w:rsidDel="003751AD">
          <w:rPr>
            <w:rFonts w:ascii="Times" w:eastAsia="Times New Roman" w:hAnsi="Times" w:cs="Times New Roman"/>
          </w:rPr>
          <w:delInstrText xml:space="preserve"> ADDIN EN.CITE.DATA </w:delInstrText>
        </w:r>
        <w:r w:rsidR="006E1AD1" w:rsidDel="003751AD">
          <w:rPr>
            <w:rFonts w:ascii="Times" w:eastAsia="Times New Roman" w:hAnsi="Times" w:cs="Times New Roman"/>
          </w:rPr>
        </w:r>
        <w:r w:rsidR="006E1AD1" w:rsidDel="003751AD">
          <w:rPr>
            <w:rFonts w:ascii="Times" w:eastAsia="Times New Roman" w:hAnsi="Times" w:cs="Times New Roman"/>
          </w:rPr>
          <w:fldChar w:fldCharType="end"/>
        </w:r>
        <w:r w:rsidR="006E1AD1" w:rsidDel="003751AD">
          <w:rPr>
            <w:rFonts w:ascii="Times" w:eastAsia="Times New Roman" w:hAnsi="Times" w:cs="Times New Roman"/>
          </w:rPr>
        </w:r>
        <w:r w:rsidR="006E1AD1" w:rsidDel="003751AD">
          <w:rPr>
            <w:rFonts w:ascii="Times" w:eastAsia="Times New Roman" w:hAnsi="Times" w:cs="Times New Roman"/>
          </w:rPr>
          <w:fldChar w:fldCharType="separate"/>
        </w:r>
        <w:r w:rsidR="006E1AD1" w:rsidDel="003751AD">
          <w:rPr>
            <w:rFonts w:ascii="Times" w:eastAsia="Times New Roman" w:hAnsi="Times" w:cs="Times New Roman"/>
            <w:noProof/>
          </w:rPr>
          <w:delText>(1, 2)</w:delText>
        </w:r>
        <w:r w:rsidR="006E1AD1" w:rsidDel="003751AD">
          <w:rPr>
            <w:rFonts w:ascii="Times" w:eastAsia="Times New Roman" w:hAnsi="Times" w:cs="Times New Roman"/>
          </w:rPr>
          <w:fldChar w:fldCharType="end"/>
        </w:r>
      </w:del>
      <w:ins w:id="101" w:author="Stefan Wuchty" w:date="2017-09-03T18:27:00Z">
        <w:r w:rsidR="006E1AD1" w:rsidRPr="006E1AD1">
          <w:rPr>
            <w:rFonts w:ascii="Times" w:eastAsia="Times New Roman" w:hAnsi="Times" w:cs="Times New Roman"/>
          </w:rPr>
          <w:t xml:space="preserve">, Hepatitis C virus </w:t>
        </w:r>
      </w:ins>
      <w:r w:rsidR="006E1AD1">
        <w:rPr>
          <w:rFonts w:ascii="Times" w:eastAsia="Times New Roman" w:hAnsi="Times" w:cs="Times New Roman"/>
        </w:rPr>
        <w:fldChar w:fldCharType="begin">
          <w:fldData xml:space="preserve">PEVuZE5vdGU+PENpdGU+PEF1dGhvcj5kZSBDaGFzc2V5PC9BdXRob3I+PFllYXI+MjAwODwvWWVh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==
</w:fldData>
        </w:fldChar>
      </w:r>
      <w:r w:rsidR="007C3EB7">
        <w:rPr>
          <w:rFonts w:ascii="Times" w:eastAsia="Times New Roman" w:hAnsi="Times" w:cs="Times New Roman"/>
        </w:rPr>
        <w:instrText xml:space="preserve"> ADDIN EN.CITE </w:instrText>
      </w:r>
      <w:r w:rsidR="007C3EB7">
        <w:rPr>
          <w:rFonts w:ascii="Times" w:eastAsia="Times New Roman" w:hAnsi="Times" w:cs="Times New Roman"/>
        </w:rPr>
        <w:fldChar w:fldCharType="begin">
          <w:fldData xml:space="preserve">PEVuZE5vdGU+PENpdGU+PEF1dGhvcj5kZSBDaGFzc2V5PC9BdXRob3I+PFllYXI+MjAwODwvWWVh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==
</w:fldData>
        </w:fldChar>
      </w:r>
      <w:r w:rsidR="007C3EB7">
        <w:rPr>
          <w:rFonts w:ascii="Times" w:eastAsia="Times New Roman" w:hAnsi="Times" w:cs="Times New Roman"/>
        </w:rPr>
        <w:instrText xml:space="preserve"> ADDIN EN.CITE.DATA </w:instrText>
      </w:r>
      <w:r w:rsidR="007C3EB7">
        <w:rPr>
          <w:rFonts w:ascii="Times" w:eastAsia="Times New Roman" w:hAnsi="Times" w:cs="Times New Roman"/>
        </w:rPr>
      </w:r>
      <w:r w:rsidR="007C3EB7">
        <w:rPr>
          <w:rFonts w:ascii="Times" w:eastAsia="Times New Roman" w:hAnsi="Times" w:cs="Times New Roman"/>
        </w:rPr>
        <w:fldChar w:fldCharType="end"/>
      </w:r>
      <w:r w:rsidR="006E1AD1">
        <w:rPr>
          <w:rFonts w:ascii="Times" w:eastAsia="Times New Roman" w:hAnsi="Times" w:cs="Times New Roman"/>
        </w:rPr>
      </w:r>
      <w:r w:rsidR="006E1AD1">
        <w:rPr>
          <w:rFonts w:ascii="Times" w:eastAsia="Times New Roman" w:hAnsi="Times" w:cs="Times New Roman"/>
        </w:rPr>
        <w:fldChar w:fldCharType="separate"/>
      </w:r>
      <w:r w:rsidR="007C3EB7">
        <w:rPr>
          <w:rFonts w:ascii="Times" w:eastAsia="Times New Roman" w:hAnsi="Times" w:cs="Times New Roman"/>
          <w:noProof/>
        </w:rPr>
        <w:t>(7-10)</w:t>
      </w:r>
      <w:r w:rsidR="006E1AD1">
        <w:rPr>
          <w:rFonts w:ascii="Times" w:eastAsia="Times New Roman" w:hAnsi="Times" w:cs="Times New Roman"/>
        </w:rPr>
        <w:fldChar w:fldCharType="end"/>
      </w:r>
      <w:del w:id="102" w:author="Stefan Wuchty" w:date="2017-09-03T18:33:00Z">
        <w:r w:rsidR="006E1AD1" w:rsidDel="006E1AD1">
          <w:rPr>
            <w:rFonts w:ascii="Times" w:eastAsia="Times New Roman" w:hAnsi="Times" w:cs="Times New Roman"/>
          </w:rPr>
          <w:fldChar w:fldCharType="begin"/>
        </w:r>
        <w:r w:rsidR="006E1AD1" w:rsidDel="006E1AD1">
          <w:rPr>
            <w:rFonts w:ascii="Times" w:eastAsia="Times New Roman" w:hAnsi="Times" w:cs="Times New Roman"/>
          </w:rPr>
          <w:delInstrText xml:space="preserve"> ADDIN EN.CITE &lt;EndNote&gt;&lt;Cite&gt;&lt;Author&gt;Tripathi&lt;/Author&gt;&lt;Year&gt;2010&lt;/Year&gt;&lt;RecNum&gt;5&lt;/RecNum&gt;&lt;DisplayText&gt;(4)&lt;/DisplayText&gt;&lt;record&gt;&lt;rec-number&gt;5&lt;/rec-number&gt;&lt;foreign-keys&gt;&lt;key app="EN" db-id="fzxf5s9pk0992pefpet5d9rcvs2ae90rrfad" timestamp="1504477943"&gt;5&lt;/key&gt;&lt;/foreign-keys&gt;&lt;ref-type name="Journal Article"&gt;17&lt;/ref-type&gt;&lt;contributors&gt;&lt;authors&gt;&lt;author&gt;Tripathi, L. P.&lt;/author&gt;&lt;author&gt;Kataoka, C.&lt;/author&gt;&lt;author&gt;Taguwa, S.&lt;/author&gt;&lt;author&gt;Moriishi, K.&lt;/author&gt;&lt;author&gt;Mori, Y.&lt;/author&gt;&lt;author&gt;Matsuura, Y.&lt;/author&gt;&lt;author&gt;Mizuguchi, K.&lt;/author&gt;&lt;/authors&gt;&lt;/contributors&gt;&lt;auth-address&gt;National Institute of Biomedical Innovation, 7-6-8 Asagi-Saito, Ibaraki-City, Osaka, 567-0085, Japan.&lt;/auth-address&gt;&lt;titles&gt;&lt;title&gt;Network based analysis of hepatitis C virus core and NS4B protein interactions&lt;/title&gt;&lt;secondary-title&gt;Mol Biosyst&lt;/secondary-title&gt;&lt;/titles&gt;&lt;periodical&gt;&lt;full-title&gt;Mol Biosyst&lt;/full-title&gt;&lt;/periodical&gt;&lt;pages&gt;2539-53&lt;/pages&gt;&lt;volume&gt;6&lt;/volume&gt;&lt;number&gt;12&lt;/number&gt;&lt;keywords&gt;&lt;keyword&gt;Cell Line, Tumor&lt;/keyword&gt;&lt;keyword&gt;Gene Knockdown Techniques&lt;/keyword&gt;&lt;keyword&gt;Hepacivirus/*metabolism/physiology&lt;/keyword&gt;&lt;keyword&gt;Host-Pathogen Interactions&lt;/keyword&gt;&lt;keyword&gt;Humans&lt;/keyword&gt;&lt;keyword&gt;Protein Binding&lt;/keyword&gt;&lt;keyword&gt;Reproducibility of Results&lt;/keyword&gt;&lt;keyword&gt;*Signal Transduction&lt;/keyword&gt;&lt;keyword&gt;Two-Hybrid System Techniques&lt;/keyword&gt;&lt;keyword&gt;Viral Core Proteins/*metabolism&lt;/keyword&gt;&lt;keyword&gt;Viral Nonstructural Proteins/*metabolism&lt;/keyword&gt;&lt;keyword&gt;Virus Replication&lt;/keyword&gt;&lt;/keywords&gt;&lt;dates&gt;&lt;year&gt;2010&lt;/year&gt;&lt;pub-dates&gt;&lt;date&gt;Dec&lt;/date&gt;&lt;/pub-dates&gt;&lt;/dates&gt;&lt;isbn&gt;1742-2051 (Electronic)&amp;#xD;1742-2051 (Linking)&lt;/isbn&gt;&lt;accession-num&gt;20953506&lt;/accession-num&gt;&lt;urls&gt;&lt;related-urls&gt;&lt;url&gt;http://www.ncbi.nlm.nih.gov/pubmed/20953506&lt;/url&gt;&lt;/related-urls&gt;&lt;/urls&gt;&lt;electronic-resource-num&gt;10.1039/c0mb00103a&lt;/electronic-resource-num&gt;&lt;/record&gt;&lt;/Cite&gt;&lt;/EndNote&gt;</w:delInstrText>
        </w:r>
        <w:r w:rsidR="006E1AD1" w:rsidDel="006E1AD1">
          <w:rPr>
            <w:rFonts w:ascii="Times" w:eastAsia="Times New Roman" w:hAnsi="Times" w:cs="Times New Roman"/>
          </w:rPr>
          <w:fldChar w:fldCharType="separate"/>
        </w:r>
        <w:r w:rsidR="006E1AD1" w:rsidDel="006E1AD1">
          <w:rPr>
            <w:rFonts w:ascii="Times" w:eastAsia="Times New Roman" w:hAnsi="Times" w:cs="Times New Roman"/>
            <w:noProof/>
          </w:rPr>
          <w:delText>(4)</w:delText>
        </w:r>
        <w:r w:rsidR="006E1AD1" w:rsidDel="006E1AD1">
          <w:rPr>
            <w:rFonts w:ascii="Times" w:eastAsia="Times New Roman" w:hAnsi="Times" w:cs="Times New Roman"/>
          </w:rPr>
          <w:fldChar w:fldCharType="end"/>
        </w:r>
        <w:r w:rsidR="006E1AD1" w:rsidDel="006E1AD1">
          <w:rPr>
            <w:rFonts w:ascii="Times" w:eastAsia="Times New Roman" w:hAnsi="Times" w:cs="Times New Roman"/>
          </w:rPr>
          <w:fldChar w:fldCharType="begin">
            <w:fldData xml:space="preserve">PEVuZE5vdGU+PENpdGU+PEF1dGhvcj5Eb2xhbjwvQXV0aG9yPjxZZWFyPjIwMTM8L1llYXI+PFJl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==
</w:fldData>
          </w:fldChar>
        </w:r>
        <w:r w:rsidR="006E1AD1" w:rsidDel="006E1AD1">
          <w:rPr>
            <w:rFonts w:ascii="Times" w:eastAsia="Times New Roman" w:hAnsi="Times" w:cs="Times New Roman"/>
          </w:rPr>
          <w:delInstrText xml:space="preserve"> ADDIN EN.CITE </w:delInstrText>
        </w:r>
        <w:r w:rsidR="006E1AD1" w:rsidDel="006E1AD1">
          <w:rPr>
            <w:rFonts w:ascii="Times" w:eastAsia="Times New Roman" w:hAnsi="Times" w:cs="Times New Roman"/>
          </w:rPr>
          <w:fldChar w:fldCharType="begin">
            <w:fldData xml:space="preserve">PEVuZE5vdGU+PENpdGU+PEF1dGhvcj5Eb2xhbjwvQXV0aG9yPjxZZWFyPjIwMTM8L1llYXI+PFJl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==
</w:fldData>
          </w:fldChar>
        </w:r>
        <w:r w:rsidR="006E1AD1" w:rsidDel="006E1AD1">
          <w:rPr>
            <w:rFonts w:ascii="Times" w:eastAsia="Times New Roman" w:hAnsi="Times" w:cs="Times New Roman"/>
          </w:rPr>
          <w:delInstrText xml:space="preserve"> ADDIN EN.CITE.DATA </w:delInstrText>
        </w:r>
        <w:r w:rsidR="006E1AD1" w:rsidDel="006E1AD1">
          <w:rPr>
            <w:rFonts w:ascii="Times" w:eastAsia="Times New Roman" w:hAnsi="Times" w:cs="Times New Roman"/>
          </w:rPr>
        </w:r>
        <w:r w:rsidR="006E1AD1" w:rsidDel="006E1AD1">
          <w:rPr>
            <w:rFonts w:ascii="Times" w:eastAsia="Times New Roman" w:hAnsi="Times" w:cs="Times New Roman"/>
          </w:rPr>
          <w:fldChar w:fldCharType="end"/>
        </w:r>
        <w:r w:rsidR="006E1AD1" w:rsidDel="006E1AD1">
          <w:rPr>
            <w:rFonts w:ascii="Times" w:eastAsia="Times New Roman" w:hAnsi="Times" w:cs="Times New Roman"/>
          </w:rPr>
        </w:r>
        <w:r w:rsidR="006E1AD1" w:rsidDel="006E1AD1">
          <w:rPr>
            <w:rFonts w:ascii="Times" w:eastAsia="Times New Roman" w:hAnsi="Times" w:cs="Times New Roman"/>
          </w:rPr>
          <w:fldChar w:fldCharType="separate"/>
        </w:r>
        <w:r w:rsidR="006E1AD1" w:rsidDel="006E1AD1">
          <w:rPr>
            <w:rFonts w:ascii="Times" w:eastAsia="Times New Roman" w:hAnsi="Times" w:cs="Times New Roman"/>
            <w:noProof/>
          </w:rPr>
          <w:delText>(5)</w:delText>
        </w:r>
        <w:r w:rsidR="006E1AD1" w:rsidDel="006E1AD1">
          <w:rPr>
            <w:rFonts w:ascii="Times" w:eastAsia="Times New Roman" w:hAnsi="Times" w:cs="Times New Roman"/>
          </w:rPr>
          <w:fldChar w:fldCharType="end"/>
        </w:r>
      </w:del>
      <w:ins w:id="103" w:author="Stefan Wuchty" w:date="2017-09-03T18:27:00Z">
        <w:r w:rsidR="006E1AD1" w:rsidRPr="006E1AD1">
          <w:rPr>
            <w:rFonts w:ascii="Times" w:eastAsia="Times New Roman" w:hAnsi="Times" w:cs="Times New Roman"/>
          </w:rPr>
          <w:t xml:space="preserve">, Human Immunodeficiency Virus </w:t>
        </w:r>
      </w:ins>
      <w:r w:rsidR="006E1AD1">
        <w:rPr>
          <w:rFonts w:ascii="Times" w:eastAsia="Times New Roman" w:hAnsi="Times" w:cs="Times New Roman"/>
        </w:rPr>
        <w:fldChar w:fldCharType="begin">
          <w:fldData xml:space="preserve">PEVuZE5vdGU+PENpdGU+PEF1dGhvcj5HYXV0aWVyPC9BdXRob3I+PFllYXI+MjAwOTwvWWVhcj48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</w:fldData>
        </w:fldChar>
      </w:r>
      <w:r w:rsidR="007C3EB7">
        <w:rPr>
          <w:rFonts w:ascii="Times" w:eastAsia="Times New Roman" w:hAnsi="Times" w:cs="Times New Roman"/>
        </w:rPr>
        <w:instrText xml:space="preserve"> ADDIN EN.CITE </w:instrText>
      </w:r>
      <w:r w:rsidR="007C3EB7">
        <w:rPr>
          <w:rFonts w:ascii="Times" w:eastAsia="Times New Roman" w:hAnsi="Times" w:cs="Times New Roman"/>
        </w:rPr>
        <w:fldChar w:fldCharType="begin">
          <w:fldData xml:space="preserve">PEVuZE5vdGU+PENpdGU+PEF1dGhvcj5HYXV0aWVyPC9BdXRob3I+PFllYXI+MjAwOTwvWWVhcj48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</w:fldData>
        </w:fldChar>
      </w:r>
      <w:r w:rsidR="007C3EB7">
        <w:rPr>
          <w:rFonts w:ascii="Times" w:eastAsia="Times New Roman" w:hAnsi="Times" w:cs="Times New Roman"/>
        </w:rPr>
        <w:instrText xml:space="preserve"> ADDIN EN.CITE.DATA </w:instrText>
      </w:r>
      <w:r w:rsidR="007C3EB7">
        <w:rPr>
          <w:rFonts w:ascii="Times" w:eastAsia="Times New Roman" w:hAnsi="Times" w:cs="Times New Roman"/>
        </w:rPr>
      </w:r>
      <w:r w:rsidR="007C3EB7">
        <w:rPr>
          <w:rFonts w:ascii="Times" w:eastAsia="Times New Roman" w:hAnsi="Times" w:cs="Times New Roman"/>
        </w:rPr>
        <w:fldChar w:fldCharType="end"/>
      </w:r>
      <w:r w:rsidR="006E1AD1">
        <w:rPr>
          <w:rFonts w:ascii="Times" w:eastAsia="Times New Roman" w:hAnsi="Times" w:cs="Times New Roman"/>
        </w:rPr>
      </w:r>
      <w:r w:rsidR="006E1AD1">
        <w:rPr>
          <w:rFonts w:ascii="Times" w:eastAsia="Times New Roman" w:hAnsi="Times" w:cs="Times New Roman"/>
        </w:rPr>
        <w:fldChar w:fldCharType="separate"/>
      </w:r>
      <w:r w:rsidR="007C3EB7">
        <w:rPr>
          <w:rFonts w:ascii="Times" w:eastAsia="Times New Roman" w:hAnsi="Times" w:cs="Times New Roman"/>
          <w:noProof/>
        </w:rPr>
        <w:t>(11, 12)</w:t>
      </w:r>
      <w:r w:rsidR="006E1AD1">
        <w:rPr>
          <w:rFonts w:ascii="Times" w:eastAsia="Times New Roman" w:hAnsi="Times" w:cs="Times New Roman"/>
        </w:rPr>
        <w:fldChar w:fldCharType="end"/>
      </w:r>
      <w:ins w:id="104" w:author="Stefan Wuchty" w:date="2017-09-03T18:27:00Z">
        <w:r w:rsidR="006E1AD1" w:rsidRPr="006E1AD1">
          <w:rPr>
            <w:rFonts w:ascii="Times" w:eastAsia="Times New Roman" w:hAnsi="Times" w:cs="Times New Roman"/>
          </w:rPr>
          <w:t xml:space="preserve">, Influenza A virus </w:t>
        </w:r>
      </w:ins>
      <w:r w:rsidR="003751AD">
        <w:rPr>
          <w:rFonts w:ascii="Times" w:eastAsia="Times New Roman" w:hAnsi="Times" w:cs="Times New Roman"/>
        </w:rPr>
        <w:fldChar w:fldCharType="begin">
          <w:fldData xml:space="preserve">PEVuZE5vdGU+PENpdGU+PEF1dGhvcj5TaGFwaXJhPC9BdXRob3I+PFllYXI+MjAwOTwvWWVhcj48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</w:fldData>
        </w:fldChar>
      </w:r>
      <w:r w:rsidR="007C3EB7">
        <w:rPr>
          <w:rFonts w:ascii="Times" w:eastAsia="Times New Roman" w:hAnsi="Times" w:cs="Times New Roman"/>
        </w:rPr>
        <w:instrText xml:space="preserve"> ADDIN EN.CITE </w:instrText>
      </w:r>
      <w:r w:rsidR="007C3EB7">
        <w:rPr>
          <w:rFonts w:ascii="Times" w:eastAsia="Times New Roman" w:hAnsi="Times" w:cs="Times New Roman"/>
        </w:rPr>
        <w:fldChar w:fldCharType="begin">
          <w:fldData xml:space="preserve">PEVuZE5vdGU+PENpdGU+PEF1dGhvcj5TaGFwaXJhPC9BdXRob3I+PFllYXI+MjAwOTwvWWVhcj48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</w:fldData>
        </w:fldChar>
      </w:r>
      <w:r w:rsidR="007C3EB7">
        <w:rPr>
          <w:rFonts w:ascii="Times" w:eastAsia="Times New Roman" w:hAnsi="Times" w:cs="Times New Roman"/>
        </w:rPr>
        <w:instrText xml:space="preserve"> ADDIN EN.CITE.DATA </w:instrText>
      </w:r>
      <w:r w:rsidR="007C3EB7">
        <w:rPr>
          <w:rFonts w:ascii="Times" w:eastAsia="Times New Roman" w:hAnsi="Times" w:cs="Times New Roman"/>
        </w:rPr>
      </w:r>
      <w:r w:rsidR="007C3EB7">
        <w:rPr>
          <w:rFonts w:ascii="Times" w:eastAsia="Times New Roman" w:hAnsi="Times" w:cs="Times New Roman"/>
        </w:rPr>
        <w:fldChar w:fldCharType="end"/>
      </w:r>
      <w:r w:rsidR="003751AD">
        <w:rPr>
          <w:rFonts w:ascii="Times" w:eastAsia="Times New Roman" w:hAnsi="Times" w:cs="Times New Roman"/>
        </w:rPr>
      </w:r>
      <w:r w:rsidR="003751AD">
        <w:rPr>
          <w:rFonts w:ascii="Times" w:eastAsia="Times New Roman" w:hAnsi="Times" w:cs="Times New Roman"/>
        </w:rPr>
        <w:fldChar w:fldCharType="separate"/>
      </w:r>
      <w:r w:rsidR="007C3EB7">
        <w:rPr>
          <w:rFonts w:ascii="Times" w:eastAsia="Times New Roman" w:hAnsi="Times" w:cs="Times New Roman"/>
          <w:noProof/>
        </w:rPr>
        <w:t>(13)</w:t>
      </w:r>
      <w:r w:rsidR="003751AD">
        <w:rPr>
          <w:rFonts w:ascii="Times" w:eastAsia="Times New Roman" w:hAnsi="Times" w:cs="Times New Roman"/>
        </w:rPr>
        <w:fldChar w:fldCharType="end"/>
      </w:r>
      <w:ins w:id="105" w:author="Stefan Wuchty" w:date="2017-09-03T18:39:00Z">
        <w:r w:rsidR="003751AD">
          <w:rPr>
            <w:rFonts w:ascii="Times" w:eastAsia="Times New Roman" w:hAnsi="Times" w:cs="Times New Roman"/>
          </w:rPr>
          <w:t xml:space="preserve">, Herpes </w:t>
        </w:r>
      </w:ins>
      <w:r w:rsidR="003751AD">
        <w:rPr>
          <w:rFonts w:ascii="Times" w:eastAsia="Times New Roman" w:hAnsi="Times" w:cs="Times New Roman"/>
        </w:rPr>
        <w:fldChar w:fldCharType="begin">
          <w:fldData xml:space="preserve">PEVuZE5vdGU+PENpdGU+PEF1dGhvcj5Gb3NzdW08L0F1dGhvcj48WWVhcj4yMDA5PC9ZZWFyPjxS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</w:fldData>
        </w:fldChar>
      </w:r>
      <w:r w:rsidR="007C3EB7">
        <w:rPr>
          <w:rFonts w:ascii="Times" w:eastAsia="Times New Roman" w:hAnsi="Times" w:cs="Times New Roman"/>
        </w:rPr>
        <w:instrText xml:space="preserve"> ADDIN EN.CITE </w:instrText>
      </w:r>
      <w:r w:rsidR="007C3EB7">
        <w:rPr>
          <w:rFonts w:ascii="Times" w:eastAsia="Times New Roman" w:hAnsi="Times" w:cs="Times New Roman"/>
        </w:rPr>
        <w:fldChar w:fldCharType="begin">
          <w:fldData xml:space="preserve">PEVuZE5vdGU+PENpdGU+PEF1dGhvcj5Gb3NzdW08L0F1dGhvcj48WWVhcj4yMDA5PC9ZZWFyPjxS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</w:fldData>
        </w:fldChar>
      </w:r>
      <w:r w:rsidR="007C3EB7">
        <w:rPr>
          <w:rFonts w:ascii="Times" w:eastAsia="Times New Roman" w:hAnsi="Times" w:cs="Times New Roman"/>
        </w:rPr>
        <w:instrText xml:space="preserve"> ADDIN EN.CITE.DATA </w:instrText>
      </w:r>
      <w:r w:rsidR="007C3EB7">
        <w:rPr>
          <w:rFonts w:ascii="Times" w:eastAsia="Times New Roman" w:hAnsi="Times" w:cs="Times New Roman"/>
        </w:rPr>
      </w:r>
      <w:r w:rsidR="007C3EB7">
        <w:rPr>
          <w:rFonts w:ascii="Times" w:eastAsia="Times New Roman" w:hAnsi="Times" w:cs="Times New Roman"/>
        </w:rPr>
        <w:fldChar w:fldCharType="end"/>
      </w:r>
      <w:r w:rsidR="003751AD">
        <w:rPr>
          <w:rFonts w:ascii="Times" w:eastAsia="Times New Roman" w:hAnsi="Times" w:cs="Times New Roman"/>
        </w:rPr>
      </w:r>
      <w:r w:rsidR="003751AD">
        <w:rPr>
          <w:rFonts w:ascii="Times" w:eastAsia="Times New Roman" w:hAnsi="Times" w:cs="Times New Roman"/>
        </w:rPr>
        <w:fldChar w:fldCharType="separate"/>
      </w:r>
      <w:r w:rsidR="007C3EB7">
        <w:rPr>
          <w:rFonts w:ascii="Times" w:eastAsia="Times New Roman" w:hAnsi="Times" w:cs="Times New Roman"/>
          <w:noProof/>
        </w:rPr>
        <w:t>(14)</w:t>
      </w:r>
      <w:r w:rsidR="003751AD">
        <w:rPr>
          <w:rFonts w:ascii="Times" w:eastAsia="Times New Roman" w:hAnsi="Times" w:cs="Times New Roman"/>
        </w:rPr>
        <w:fldChar w:fldCharType="end"/>
      </w:r>
      <w:ins w:id="106" w:author="Stefan Wuchty" w:date="2017-09-03T18:41:00Z">
        <w:r w:rsidR="003751AD">
          <w:rPr>
            <w:rFonts w:ascii="Times" w:eastAsia="Times New Roman" w:hAnsi="Times" w:cs="Times New Roman"/>
          </w:rPr>
          <w:t xml:space="preserve"> and other viruses including Epst</w:t>
        </w:r>
      </w:ins>
      <w:ins w:id="107" w:author="Stefan Wuchty" w:date="2017-09-03T18:43:00Z">
        <w:r w:rsidR="003751AD">
          <w:rPr>
            <w:rFonts w:ascii="Times" w:eastAsia="Times New Roman" w:hAnsi="Times" w:cs="Times New Roman"/>
          </w:rPr>
          <w:t>e</w:t>
        </w:r>
      </w:ins>
      <w:ins w:id="108" w:author="Stefan Wuchty" w:date="2017-09-03T18:41:00Z">
        <w:r w:rsidR="003751AD">
          <w:rPr>
            <w:rFonts w:ascii="Times" w:eastAsia="Times New Roman" w:hAnsi="Times" w:cs="Times New Roman"/>
          </w:rPr>
          <w:t xml:space="preserve">in-Barr </w:t>
        </w:r>
        <w:r w:rsidR="003751AD">
          <w:rPr>
            <w:rFonts w:ascii="Times" w:eastAsia="Times New Roman" w:hAnsi="Times" w:cs="Times New Roman"/>
          </w:rPr>
          <w:fldChar w:fldCharType="begin">
            <w:fldData xml:space="preserve">PEVuZE5vdGU+PENpdGU+PEF1dGhvcj5DYWxkZXJ3b29kPC9BdXRob3I+PFllYXI+MjAwNzwvWWVh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=
</w:fldData>
          </w:fldChar>
        </w:r>
      </w:ins>
      <w:r w:rsidR="007C3EB7">
        <w:rPr>
          <w:rFonts w:ascii="Times" w:eastAsia="Times New Roman" w:hAnsi="Times" w:cs="Times New Roman"/>
        </w:rPr>
        <w:instrText xml:space="preserve"> ADDIN EN.CITE </w:instrText>
      </w:r>
      <w:r w:rsidR="007C3EB7">
        <w:rPr>
          <w:rFonts w:ascii="Times" w:eastAsia="Times New Roman" w:hAnsi="Times" w:cs="Times New Roman"/>
        </w:rPr>
        <w:fldChar w:fldCharType="begin">
          <w:fldData xml:space="preserve">PEVuZE5vdGU+PENpdGU+PEF1dGhvcj5DYWxkZXJ3b29kPC9BdXRob3I+PFllYXI+MjAwNzwvWWVh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=
</w:fldData>
        </w:fldChar>
      </w:r>
      <w:r w:rsidR="007C3EB7">
        <w:rPr>
          <w:rFonts w:ascii="Times" w:eastAsia="Times New Roman" w:hAnsi="Times" w:cs="Times New Roman"/>
        </w:rPr>
        <w:instrText xml:space="preserve"> ADDIN EN.CITE.DATA </w:instrText>
      </w:r>
      <w:r w:rsidR="007C3EB7">
        <w:rPr>
          <w:rFonts w:ascii="Times" w:eastAsia="Times New Roman" w:hAnsi="Times" w:cs="Times New Roman"/>
        </w:rPr>
      </w:r>
      <w:r w:rsidR="007C3EB7">
        <w:rPr>
          <w:rFonts w:ascii="Times" w:eastAsia="Times New Roman" w:hAnsi="Times" w:cs="Times New Roman"/>
        </w:rPr>
        <w:fldChar w:fldCharType="end"/>
      </w:r>
      <w:ins w:id="109" w:author="Stefan Wuchty" w:date="2017-09-03T18:41:00Z">
        <w:r w:rsidR="003751AD">
          <w:rPr>
            <w:rFonts w:ascii="Times" w:eastAsia="Times New Roman" w:hAnsi="Times" w:cs="Times New Roman"/>
          </w:rPr>
        </w:r>
        <w:r w:rsidR="003751AD">
          <w:rPr>
            <w:rFonts w:ascii="Times" w:eastAsia="Times New Roman" w:hAnsi="Times" w:cs="Times New Roman"/>
          </w:rPr>
          <w:fldChar w:fldCharType="separate"/>
        </w:r>
      </w:ins>
      <w:r w:rsidR="007C3EB7">
        <w:rPr>
          <w:rFonts w:ascii="Times" w:eastAsia="Times New Roman" w:hAnsi="Times" w:cs="Times New Roman"/>
          <w:noProof/>
        </w:rPr>
        <w:t>(15, 16)</w:t>
      </w:r>
      <w:ins w:id="110" w:author="Stefan Wuchty" w:date="2017-09-03T18:41:00Z">
        <w:r w:rsidR="003751AD">
          <w:rPr>
            <w:rFonts w:ascii="Times" w:eastAsia="Times New Roman" w:hAnsi="Times" w:cs="Times New Roman"/>
          </w:rPr>
          <w:fldChar w:fldCharType="end"/>
        </w:r>
      </w:ins>
      <w:ins w:id="111" w:author="Stefan Wuchty" w:date="2017-09-03T18:42:00Z">
        <w:r w:rsidR="003751AD">
          <w:rPr>
            <w:rFonts w:ascii="Times" w:eastAsia="Times New Roman" w:hAnsi="Times" w:cs="Times New Roman"/>
          </w:rPr>
          <w:t xml:space="preserve"> and </w:t>
        </w:r>
      </w:ins>
      <w:ins w:id="112" w:author="Stefan Wuchty" w:date="2017-09-03T18:27:00Z">
        <w:r w:rsidR="003751AD">
          <w:rPr>
            <w:rFonts w:ascii="Times" w:eastAsia="Times New Roman" w:hAnsi="Times" w:cs="Times New Roman"/>
          </w:rPr>
          <w:t xml:space="preserve">Dengue </w:t>
        </w:r>
      </w:ins>
      <w:r w:rsidR="003751AD">
        <w:rPr>
          <w:rFonts w:ascii="Times" w:eastAsia="Times New Roman" w:hAnsi="Times" w:cs="Times New Roman"/>
        </w:rPr>
        <w:fldChar w:fldCharType="begin">
          <w:fldData xml:space="preserve">PEVuZE5vdGU+PENpdGU+PEF1dGhvcj5LaGFka2E8L0F1dGhvcj48WWVhcj4yMDExPC9ZZWFyPjxS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</w:fldData>
        </w:fldChar>
      </w:r>
      <w:r w:rsidR="007C3EB7">
        <w:rPr>
          <w:rFonts w:ascii="Times" w:eastAsia="Times New Roman" w:hAnsi="Times" w:cs="Times New Roman"/>
        </w:rPr>
        <w:instrText xml:space="preserve"> ADDIN EN.CITE </w:instrText>
      </w:r>
      <w:r w:rsidR="007C3EB7">
        <w:rPr>
          <w:rFonts w:ascii="Times" w:eastAsia="Times New Roman" w:hAnsi="Times" w:cs="Times New Roman"/>
        </w:rPr>
        <w:fldChar w:fldCharType="begin">
          <w:fldData xml:space="preserve">PEVuZE5vdGU+PENpdGU+PEF1dGhvcj5LaGFka2E8L0F1dGhvcj48WWVhcj4yMDExPC9ZZWFyPjxS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</w:fldData>
        </w:fldChar>
      </w:r>
      <w:r w:rsidR="007C3EB7">
        <w:rPr>
          <w:rFonts w:ascii="Times" w:eastAsia="Times New Roman" w:hAnsi="Times" w:cs="Times New Roman"/>
        </w:rPr>
        <w:instrText xml:space="preserve"> ADDIN EN.CITE.DATA </w:instrText>
      </w:r>
      <w:r w:rsidR="007C3EB7">
        <w:rPr>
          <w:rFonts w:ascii="Times" w:eastAsia="Times New Roman" w:hAnsi="Times" w:cs="Times New Roman"/>
        </w:rPr>
      </w:r>
      <w:r w:rsidR="007C3EB7">
        <w:rPr>
          <w:rFonts w:ascii="Times" w:eastAsia="Times New Roman" w:hAnsi="Times" w:cs="Times New Roman"/>
        </w:rPr>
        <w:fldChar w:fldCharType="end"/>
      </w:r>
      <w:r w:rsidR="003751AD">
        <w:rPr>
          <w:rFonts w:ascii="Times" w:eastAsia="Times New Roman" w:hAnsi="Times" w:cs="Times New Roman"/>
        </w:rPr>
      </w:r>
      <w:r w:rsidR="003751AD">
        <w:rPr>
          <w:rFonts w:ascii="Times" w:eastAsia="Times New Roman" w:hAnsi="Times" w:cs="Times New Roman"/>
        </w:rPr>
        <w:fldChar w:fldCharType="separate"/>
      </w:r>
      <w:r w:rsidR="007C3EB7">
        <w:rPr>
          <w:rFonts w:ascii="Times" w:eastAsia="Times New Roman" w:hAnsi="Times" w:cs="Times New Roman"/>
          <w:noProof/>
        </w:rPr>
        <w:t>(17)</w:t>
      </w:r>
      <w:r w:rsidR="003751AD">
        <w:rPr>
          <w:rFonts w:ascii="Times" w:eastAsia="Times New Roman" w:hAnsi="Times" w:cs="Times New Roman"/>
        </w:rPr>
        <w:fldChar w:fldCharType="end"/>
      </w:r>
      <w:ins w:id="113" w:author="Stefan Wuchty" w:date="2017-09-03T18:27:00Z">
        <w:r w:rsidR="003751AD">
          <w:rPr>
            <w:rFonts w:ascii="Times" w:eastAsia="Times New Roman" w:hAnsi="Times" w:cs="Times New Roman"/>
          </w:rPr>
          <w:t xml:space="preserve"> </w:t>
        </w:r>
      </w:ins>
      <w:ins w:id="114" w:author="Stefan Wuchty" w:date="2017-09-03T18:46:00Z">
        <w:r w:rsidR="003751AD">
          <w:rPr>
            <w:rFonts w:ascii="Times" w:eastAsia="Times New Roman" w:hAnsi="Times" w:cs="Times New Roman"/>
          </w:rPr>
          <w:t xml:space="preserve">and </w:t>
        </w:r>
        <w:r w:rsidR="00AE1D27">
          <w:rPr>
            <w:rFonts w:ascii="Times" w:eastAsia="Times New Roman" w:hAnsi="Times" w:cs="Times New Roman"/>
          </w:rPr>
          <w:t xml:space="preserve">numerous </w:t>
        </w:r>
        <w:r w:rsidR="003751AD">
          <w:rPr>
            <w:rFonts w:ascii="Times" w:eastAsia="Times New Roman" w:hAnsi="Times" w:cs="Times New Roman"/>
          </w:rPr>
          <w:t xml:space="preserve">other </w:t>
        </w:r>
      </w:ins>
      <w:ins w:id="115" w:author="Stefan Wuchty" w:date="2017-09-03T18:43:00Z">
        <w:r w:rsidR="003751AD">
          <w:rPr>
            <w:rFonts w:ascii="Times" w:eastAsia="Times New Roman" w:hAnsi="Times" w:cs="Times New Roman"/>
          </w:rPr>
          <w:t>viruses</w:t>
        </w:r>
      </w:ins>
      <w:ins w:id="116" w:author="Stefan Wuchty" w:date="2017-09-03T18:46:00Z">
        <w:r w:rsidR="00AE1D27">
          <w:rPr>
            <w:rFonts w:ascii="Times" w:eastAsia="Times New Roman" w:hAnsi="Times" w:cs="Times New Roman"/>
          </w:rPr>
          <w:t xml:space="preserve"> </w:t>
        </w:r>
      </w:ins>
      <w:r w:rsidR="00AE1D27">
        <w:rPr>
          <w:rFonts w:ascii="Times" w:eastAsia="Times New Roman" w:hAnsi="Times" w:cs="Times New Roman"/>
        </w:rPr>
        <w:fldChar w:fldCharType="begin">
          <w:fldData xml:space="preserve">PEVuZE5vdGU+PENpdGU+PEF1dGhvcj5QaWNobG1haXI8L0F1dGhvcj48WWVhcj4yMDEyPC9ZZWFy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</w:fldData>
        </w:fldChar>
      </w:r>
      <w:r w:rsidR="007C3EB7">
        <w:rPr>
          <w:rFonts w:ascii="Times" w:eastAsia="Times New Roman" w:hAnsi="Times" w:cs="Times New Roman"/>
        </w:rPr>
        <w:instrText xml:space="preserve"> ADDIN EN.CITE </w:instrText>
      </w:r>
      <w:r w:rsidR="007C3EB7">
        <w:rPr>
          <w:rFonts w:ascii="Times" w:eastAsia="Times New Roman" w:hAnsi="Times" w:cs="Times New Roman"/>
        </w:rPr>
        <w:fldChar w:fldCharType="begin">
          <w:fldData xml:space="preserve">PEVuZE5vdGU+PENpdGU+PEF1dGhvcj5QaWNobG1haXI8L0F1dGhvcj48WWVhcj4yMDEyPC9ZZWFy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</w:fldData>
        </w:fldChar>
      </w:r>
      <w:r w:rsidR="007C3EB7">
        <w:rPr>
          <w:rFonts w:ascii="Times" w:eastAsia="Times New Roman" w:hAnsi="Times" w:cs="Times New Roman"/>
        </w:rPr>
        <w:instrText xml:space="preserve"> ADDIN EN.CITE.DATA </w:instrText>
      </w:r>
      <w:r w:rsidR="007C3EB7">
        <w:rPr>
          <w:rFonts w:ascii="Times" w:eastAsia="Times New Roman" w:hAnsi="Times" w:cs="Times New Roman"/>
        </w:rPr>
      </w:r>
      <w:r w:rsidR="007C3EB7">
        <w:rPr>
          <w:rFonts w:ascii="Times" w:eastAsia="Times New Roman" w:hAnsi="Times" w:cs="Times New Roman"/>
        </w:rPr>
        <w:fldChar w:fldCharType="end"/>
      </w:r>
      <w:r w:rsidR="00AE1D27">
        <w:rPr>
          <w:rFonts w:ascii="Times" w:eastAsia="Times New Roman" w:hAnsi="Times" w:cs="Times New Roman"/>
        </w:rPr>
      </w:r>
      <w:r w:rsidR="00AE1D27">
        <w:rPr>
          <w:rFonts w:ascii="Times" w:eastAsia="Times New Roman" w:hAnsi="Times" w:cs="Times New Roman"/>
        </w:rPr>
        <w:fldChar w:fldCharType="separate"/>
      </w:r>
      <w:r w:rsidR="007C3EB7">
        <w:rPr>
          <w:rFonts w:ascii="Times" w:eastAsia="Times New Roman" w:hAnsi="Times" w:cs="Times New Roman"/>
          <w:noProof/>
        </w:rPr>
        <w:t>(18)</w:t>
      </w:r>
      <w:r w:rsidR="00AE1D27">
        <w:rPr>
          <w:rFonts w:ascii="Times" w:eastAsia="Times New Roman" w:hAnsi="Times" w:cs="Times New Roman"/>
        </w:rPr>
        <w:fldChar w:fldCharType="end"/>
      </w:r>
      <w:ins w:id="117" w:author="Stefan Wuchty" w:date="2017-09-03T18:43:00Z">
        <w:r w:rsidR="003751AD">
          <w:rPr>
            <w:rFonts w:ascii="Times" w:eastAsia="Times New Roman" w:hAnsi="Times" w:cs="Times New Roman"/>
          </w:rPr>
          <w:t>. As a consequence, many different databases have been designed to capture the abundance of such interactions (</w:t>
        </w:r>
        <w:r w:rsidR="003751AD" w:rsidRPr="00CD0ABA">
          <w:rPr>
            <w:rFonts w:ascii="Times" w:eastAsia="Times New Roman" w:hAnsi="Times" w:cs="Times New Roman"/>
            <w:b/>
            <w:rPrChange w:id="118" w:author="Stefan Wuchty" w:date="2017-09-03T19:20:00Z">
              <w:rPr>
                <w:rFonts w:ascii="Times" w:eastAsia="Times New Roman" w:hAnsi="Times" w:cs="Times New Roman"/>
              </w:rPr>
            </w:rPrChange>
          </w:rPr>
          <w:t>Table 1</w:t>
        </w:r>
        <w:r w:rsidR="003751AD">
          <w:rPr>
            <w:rFonts w:ascii="Times" w:eastAsia="Times New Roman" w:hAnsi="Times" w:cs="Times New Roman"/>
          </w:rPr>
          <w:t>).</w:t>
        </w:r>
      </w:ins>
      <w:ins w:id="119" w:author="Stefan Wuchty" w:date="2017-09-03T19:20:00Z">
        <w:r w:rsidR="00CD0ABA">
          <w:rPr>
            <w:rFonts w:ascii="Times" w:eastAsia="Times New Roman" w:hAnsi="Times" w:cs="Times New Roman"/>
          </w:rPr>
          <w:t xml:space="preserve"> </w:t>
        </w:r>
      </w:ins>
      <w:ins w:id="120" w:author="Stefan Wuchty" w:date="2017-09-03T19:23:00Z">
        <w:r w:rsidR="00CD0ABA" w:rsidRPr="00CD0ABA">
          <w:rPr>
            <w:rFonts w:ascii="Times" w:eastAsia="Times New Roman" w:hAnsi="Times"/>
          </w:rPr>
          <w:t>Currently, a number of Web-based resources aim to integrate pathoge</w:t>
        </w:r>
        <w:r w:rsidR="00CD0ABA">
          <w:rPr>
            <w:rFonts w:ascii="Times" w:eastAsia="Times New Roman" w:hAnsi="Times"/>
          </w:rPr>
          <w:t>n–host molecular interac</w:t>
        </w:r>
        <w:r w:rsidR="00CD0ABA" w:rsidRPr="00CD0ABA">
          <w:rPr>
            <w:rFonts w:ascii="Times" w:eastAsia="Times New Roman" w:hAnsi="Times"/>
          </w:rPr>
          <w:t xml:space="preserve">tions and related data available in the literature. Some of them store data on only one specific pathogen species </w:t>
        </w:r>
        <w:r w:rsidR="00CD0ABA">
          <w:rPr>
            <w:rFonts w:ascii="Times" w:eastAsia="Times New Roman" w:hAnsi="Times"/>
          </w:rPr>
          <w:t>such as</w:t>
        </w:r>
        <w:r w:rsidR="00CD0ABA" w:rsidRPr="00CD0ABA">
          <w:rPr>
            <w:rFonts w:ascii="Times" w:eastAsia="Times New Roman" w:hAnsi="Times"/>
          </w:rPr>
          <w:t xml:space="preserve"> </w:t>
        </w:r>
        <w:proofErr w:type="spellStart"/>
        <w:r w:rsidR="00CD0ABA" w:rsidRPr="00CD0ABA">
          <w:rPr>
            <w:rFonts w:ascii="Times" w:eastAsia="Times New Roman" w:hAnsi="Times"/>
          </w:rPr>
          <w:t>HCVpro</w:t>
        </w:r>
        <w:proofErr w:type="spellEnd"/>
        <w:r w:rsidR="00CD0ABA" w:rsidRPr="00CD0ABA">
          <w:rPr>
            <w:rFonts w:ascii="Times" w:eastAsia="Times New Roman" w:hAnsi="Times"/>
          </w:rPr>
          <w:t xml:space="preserve"> </w:t>
        </w:r>
      </w:ins>
      <w:ins w:id="121" w:author="Stefan Wuchty" w:date="2017-09-03T19:24:00Z">
        <w:r w:rsidR="00CD0ABA" w:rsidRPr="00CD0ABA">
          <w:rPr>
            <w:rFonts w:ascii="Times" w:eastAsia="Times New Roman" w:hAnsi="Times" w:cs="Times New Roman"/>
            <w:rPrChange w:id="122" w:author="Stefan Wuchty" w:date="2017-09-03T19:24:00Z">
              <w:rPr>
                <w:rFonts w:ascii="Times" w:eastAsia="Times New Roman" w:hAnsi="Times" w:cs="Times New Roman"/>
                <w:sz w:val="20"/>
                <w:szCs w:val="20"/>
              </w:rPr>
            </w:rPrChange>
          </w:rPr>
          <w:fldChar w:fldCharType="begin"/>
        </w:r>
      </w:ins>
      <w:r w:rsidR="007C3EB7">
        <w:rPr>
          <w:rFonts w:ascii="Times" w:eastAsia="Times New Roman" w:hAnsi="Times" w:cs="Times New Roman"/>
        </w:rPr>
        <w:instrText xml:space="preserve"> ADDIN EN.CITE &lt;EndNote&gt;&lt;Cite&gt;&lt;Author&gt;Kwofie&lt;/Author&gt;&lt;Year&gt;2011&lt;/Year&gt;&lt;RecNum&gt;46&lt;/RecNum&gt;&lt;DisplayText&gt;(19)&lt;/DisplayText&gt;&lt;record&gt;&lt;rec-number&gt;46&lt;/rec-number&gt;&lt;foreign-keys&gt;&lt;key app="EN" db-id="fzxf5s9pk0992pefpet5d9rcvs2ae90rrfad" timestamp="1504480305"&gt;46&lt;/key&gt;&lt;/foreign-keys&gt;&lt;ref-type name="Journal Article"&gt;17&lt;/ref-type&gt;&lt;contributors&gt;&lt;authors&gt;&lt;author&gt;Kwofie, S. K.&lt;/author&gt;&lt;author&gt;Schaefer, U.&lt;/author&gt;&lt;author&gt;Sundararajan, V. S.&lt;/author&gt;&lt;author&gt;Bajic, V. B.&lt;/author&gt;&lt;author&gt;Christoffels, A.&lt;/author&gt;&lt;/authors&gt;&lt;/contributors&gt;&lt;auth-address&gt;South African National Bioinformatics Institute, University of the Western Cape, Private Bag X17, Modderdam Road, Bellville 7535, Cape Town, South Africa. samuel@sanbi.ac.za&lt;/auth-address&gt;&lt;titles&gt;&lt;title&gt;HCVpro: hepatitis C virus protein interaction database&lt;/title&gt;&lt;secondary-title&gt;Infect Genet Evol&lt;/secondary-title&gt;&lt;/titles&gt;&lt;periodical&gt;&lt;full-title&gt;Infect Genet Evol&lt;/full-title&gt;&lt;/periodical&gt;&lt;pages&gt;1971-7&lt;/pages&gt;&lt;volume&gt;11&lt;/volume&gt;&lt;number&gt;8&lt;/number&gt;&lt;keywords&gt;&lt;keyword&gt;Biomarkers/metabolism&lt;/keyword&gt;&lt;keyword&gt;*Databases, Protein&lt;/keyword&gt;&lt;keyword&gt;Hepacivirus/*chemistry/genetics/*metabolism&lt;/keyword&gt;&lt;keyword&gt;Hepatitis C/diagnosis/metabolism&lt;/keyword&gt;&lt;keyword&gt;Humans&lt;/keyword&gt;&lt;keyword&gt;Protein Interaction Maps&lt;/keyword&gt;&lt;keyword&gt;Software&lt;/keyword&gt;&lt;keyword&gt;User-Computer Interface&lt;/keyword&gt;&lt;keyword&gt;Viral Proteins/genetics/*metabolism&lt;/keyword&gt;&lt;/keywords&gt;&lt;dates&gt;&lt;year&gt;2011&lt;/year&gt;&lt;pub-dates&gt;&lt;date&gt;Dec&lt;/date&gt;&lt;/pub-dates&gt;&lt;/dates&gt;&lt;isbn&gt;1567-7257 (Electronic)&amp;#xD;1567-1348 (Linking)&lt;/isbn&gt;&lt;accession-num&gt;21930248&lt;/accession-num&gt;&lt;urls&gt;&lt;related-urls&gt;&lt;url&gt;http://www.ncbi.nlm.nih.gov/pubmed/21930248&lt;/url&gt;&lt;/related-urls&gt;&lt;/urls&gt;&lt;electronic-resource-num&gt;10.1016/j.meegid.2011.09.001&lt;/electronic-resource-num&gt;&lt;/record&gt;&lt;/Cite&gt;&lt;/EndNote&gt;</w:instrText>
      </w:r>
      <w:ins w:id="123" w:author="Stefan Wuchty" w:date="2017-09-03T19:24:00Z">
        <w:r w:rsidR="00CD0ABA" w:rsidRPr="00CD0ABA">
          <w:rPr>
            <w:rFonts w:ascii="Times" w:eastAsia="Times New Roman" w:hAnsi="Times" w:cs="Times New Roman"/>
            <w:rPrChange w:id="124" w:author="Stefan Wuchty" w:date="2017-09-03T19:24:00Z">
              <w:rPr>
                <w:rFonts w:ascii="Times" w:eastAsia="Times New Roman" w:hAnsi="Times" w:cs="Times New Roman"/>
                <w:sz w:val="20"/>
                <w:szCs w:val="20"/>
              </w:rPr>
            </w:rPrChange>
          </w:rPr>
          <w:fldChar w:fldCharType="separate"/>
        </w:r>
      </w:ins>
      <w:r w:rsidR="007C3EB7">
        <w:rPr>
          <w:rFonts w:ascii="Times" w:eastAsia="Times New Roman" w:hAnsi="Times" w:cs="Times New Roman"/>
          <w:noProof/>
        </w:rPr>
        <w:t>(19)</w:t>
      </w:r>
      <w:ins w:id="125" w:author="Stefan Wuchty" w:date="2017-09-03T19:24:00Z">
        <w:r w:rsidR="00CD0ABA" w:rsidRPr="00CD0ABA">
          <w:rPr>
            <w:rFonts w:ascii="Times" w:eastAsia="Times New Roman" w:hAnsi="Times" w:cs="Times New Roman"/>
            <w:rPrChange w:id="126" w:author="Stefan Wuchty" w:date="2017-09-03T19:24:00Z">
              <w:rPr>
                <w:rFonts w:ascii="Times" w:eastAsia="Times New Roman" w:hAnsi="Times" w:cs="Times New Roman"/>
                <w:sz w:val="20"/>
                <w:szCs w:val="20"/>
              </w:rPr>
            </w:rPrChange>
          </w:rPr>
          <w:fldChar w:fldCharType="end"/>
        </w:r>
      </w:ins>
      <w:ins w:id="127" w:author="Stefan Wuchty" w:date="2017-09-03T19:23:00Z">
        <w:r w:rsidR="00CD0ABA" w:rsidRPr="00CD0ABA">
          <w:rPr>
            <w:rFonts w:ascii="Times" w:eastAsia="Times New Roman" w:hAnsi="Times"/>
          </w:rPr>
          <w:t xml:space="preserve"> and</w:t>
        </w:r>
        <w:r w:rsidR="00CD0ABA">
          <w:rPr>
            <w:rFonts w:ascii="Times" w:eastAsia="Times New Roman" w:hAnsi="Times"/>
          </w:rPr>
          <w:t xml:space="preserve"> </w:t>
        </w:r>
        <w:r w:rsidR="00CD0ABA" w:rsidRPr="00CD0ABA">
          <w:rPr>
            <w:rFonts w:ascii="Times" w:eastAsia="Times New Roman" w:hAnsi="Times"/>
          </w:rPr>
          <w:t>HIV-1 Human Inter</w:t>
        </w:r>
        <w:r w:rsidR="00C54756">
          <w:rPr>
            <w:rFonts w:ascii="Times" w:eastAsia="Times New Roman" w:hAnsi="Times"/>
          </w:rPr>
          <w:t>action Database @</w:t>
        </w:r>
        <w:r w:rsidR="00CD0ABA" w:rsidRPr="00CD0ABA">
          <w:rPr>
            <w:rFonts w:ascii="Times" w:eastAsia="Times New Roman" w:hAnsi="Times"/>
          </w:rPr>
          <w:t xml:space="preserve">NCBI </w:t>
        </w:r>
      </w:ins>
      <w:ins w:id="128" w:author="Stefan Wuchty" w:date="2017-09-03T19:24:00Z">
        <w:r w:rsidR="00CD0ABA" w:rsidRPr="00CD0ABA">
          <w:rPr>
            <w:rFonts w:ascii="Times" w:eastAsia="Times New Roman" w:hAnsi="Times" w:cs="Times New Roman"/>
            <w:rPrChange w:id="129" w:author="Stefan Wuchty" w:date="2017-09-03T19:24:00Z">
              <w:rPr>
                <w:rFonts w:ascii="Times" w:eastAsia="Times New Roman" w:hAnsi="Times" w:cs="Times New Roman"/>
                <w:sz w:val="20"/>
                <w:szCs w:val="20"/>
              </w:rPr>
            </w:rPrChange>
          </w:rPr>
          <w:fldChar w:fldCharType="begin">
            <w:fldData xml:space="preserve">PEVuZE5vdGU+PENpdGU+PEF1dGhvcj5Ba28tQWRqZWk8L0F1dGhvcj48WWVhcj4yMDE1PC9ZZWFy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</w:fldData>
          </w:fldChar>
        </w:r>
      </w:ins>
      <w:r w:rsidR="007C3EB7">
        <w:rPr>
          <w:rFonts w:ascii="Times" w:eastAsia="Times New Roman" w:hAnsi="Times" w:cs="Times New Roman"/>
        </w:rPr>
        <w:instrText xml:space="preserve"> ADDIN EN.CITE </w:instrText>
      </w:r>
      <w:r w:rsidR="007C3EB7">
        <w:rPr>
          <w:rFonts w:ascii="Times" w:eastAsia="Times New Roman" w:hAnsi="Times" w:cs="Times New Roman"/>
        </w:rPr>
        <w:fldChar w:fldCharType="begin">
          <w:fldData xml:space="preserve">PEVuZE5vdGU+PENpdGU+PEF1dGhvcj5Ba28tQWRqZWk8L0F1dGhvcj48WWVhcj4yMDE1PC9ZZWFy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</w:fldData>
        </w:fldChar>
      </w:r>
      <w:r w:rsidR="007C3EB7">
        <w:rPr>
          <w:rFonts w:ascii="Times" w:eastAsia="Times New Roman" w:hAnsi="Times" w:cs="Times New Roman"/>
        </w:rPr>
        <w:instrText xml:space="preserve"> ADDIN EN.CITE.DATA </w:instrText>
      </w:r>
      <w:r w:rsidR="007C3EB7">
        <w:rPr>
          <w:rFonts w:ascii="Times" w:eastAsia="Times New Roman" w:hAnsi="Times" w:cs="Times New Roman"/>
        </w:rPr>
      </w:r>
      <w:r w:rsidR="007C3EB7">
        <w:rPr>
          <w:rFonts w:ascii="Times" w:eastAsia="Times New Roman" w:hAnsi="Times" w:cs="Times New Roman"/>
        </w:rPr>
        <w:fldChar w:fldCharType="end"/>
      </w:r>
      <w:ins w:id="130" w:author="Stefan Wuchty" w:date="2017-09-03T19:24:00Z">
        <w:r w:rsidR="00CD0ABA" w:rsidRPr="00CD0ABA">
          <w:rPr>
            <w:rFonts w:ascii="Times" w:eastAsia="Times New Roman" w:hAnsi="Times" w:cs="Times New Roman"/>
            <w:rPrChange w:id="131" w:author="Stefan Wuchty" w:date="2017-09-03T19:24:00Z">
              <w:rPr>
                <w:rFonts w:ascii="Times" w:eastAsia="Times New Roman" w:hAnsi="Times" w:cs="Times New Roman"/>
              </w:rPr>
            </w:rPrChange>
          </w:rPr>
        </w:r>
        <w:r w:rsidR="00CD0ABA" w:rsidRPr="00CD0ABA">
          <w:rPr>
            <w:rFonts w:ascii="Times" w:eastAsia="Times New Roman" w:hAnsi="Times" w:cs="Times New Roman"/>
            <w:rPrChange w:id="132" w:author="Stefan Wuchty" w:date="2017-09-03T19:24:00Z">
              <w:rPr>
                <w:rFonts w:ascii="Times" w:eastAsia="Times New Roman" w:hAnsi="Times" w:cs="Times New Roman"/>
                <w:sz w:val="20"/>
                <w:szCs w:val="20"/>
              </w:rPr>
            </w:rPrChange>
          </w:rPr>
          <w:fldChar w:fldCharType="separate"/>
        </w:r>
      </w:ins>
      <w:r w:rsidR="007C3EB7">
        <w:rPr>
          <w:rFonts w:ascii="Times" w:eastAsia="Times New Roman" w:hAnsi="Times" w:cs="Times New Roman"/>
          <w:noProof/>
        </w:rPr>
        <w:t>(20)</w:t>
      </w:r>
      <w:ins w:id="133" w:author="Stefan Wuchty" w:date="2017-09-03T19:24:00Z">
        <w:r w:rsidR="00CD0ABA" w:rsidRPr="00CD0ABA">
          <w:rPr>
            <w:rFonts w:ascii="Times" w:eastAsia="Times New Roman" w:hAnsi="Times" w:cs="Times New Roman"/>
            <w:rPrChange w:id="134" w:author="Stefan Wuchty" w:date="2017-09-03T19:24:00Z">
              <w:rPr>
                <w:rFonts w:ascii="Times" w:eastAsia="Times New Roman" w:hAnsi="Times" w:cs="Times New Roman"/>
                <w:sz w:val="20"/>
                <w:szCs w:val="20"/>
              </w:rPr>
            </w:rPrChange>
          </w:rPr>
          <w:fldChar w:fldCharType="end"/>
        </w:r>
        <w:r w:rsidR="00CD0ABA" w:rsidRPr="00CD0ABA">
          <w:rPr>
            <w:rFonts w:ascii="Times" w:eastAsia="Times New Roman" w:hAnsi="Times"/>
          </w:rPr>
          <w:t xml:space="preserve">. </w:t>
        </w:r>
      </w:ins>
      <w:ins w:id="135" w:author="Stefan Wuchty" w:date="2017-09-03T19:25:00Z">
        <w:r w:rsidR="00CD0ABA" w:rsidRPr="00CD0ABA">
          <w:rPr>
            <w:rFonts w:ascii="Times" w:eastAsia="Times New Roman" w:hAnsi="Times"/>
          </w:rPr>
          <w:t xml:space="preserve">The resources based on a </w:t>
        </w:r>
        <w:r w:rsidR="00CD0ABA">
          <w:rPr>
            <w:rFonts w:ascii="Times" w:eastAsia="Times New Roman" w:hAnsi="Times"/>
          </w:rPr>
          <w:t xml:space="preserve">wider range of human specific viruses </w:t>
        </w:r>
        <w:r w:rsidR="00CD0ABA" w:rsidRPr="00CD0ABA">
          <w:rPr>
            <w:rFonts w:ascii="Times" w:eastAsia="Times New Roman" w:hAnsi="Times"/>
          </w:rPr>
          <w:t xml:space="preserve">are </w:t>
        </w:r>
        <w:proofErr w:type="spellStart"/>
        <w:r w:rsidR="00CD0ABA" w:rsidRPr="00CD0ABA">
          <w:rPr>
            <w:rFonts w:ascii="Times" w:eastAsia="Times New Roman" w:hAnsi="Times"/>
          </w:rPr>
          <w:t>VirHostNet</w:t>
        </w:r>
        <w:proofErr w:type="spellEnd"/>
        <w:r w:rsidR="00CD0ABA" w:rsidRPr="00CD0ABA">
          <w:rPr>
            <w:rFonts w:ascii="Times" w:eastAsia="Times New Roman" w:hAnsi="Times"/>
          </w:rPr>
          <w:t xml:space="preserve"> </w:t>
        </w:r>
        <w:r w:rsidR="00CD0ABA" w:rsidRPr="00CD0ABA">
          <w:rPr>
            <w:rFonts w:ascii="Times" w:eastAsia="Times New Roman" w:hAnsi="Times" w:cs="Times New Roman"/>
            <w:rPrChange w:id="136" w:author="Stefan Wuchty" w:date="2017-09-03T19:25:00Z">
              <w:rPr>
                <w:rFonts w:ascii="Times" w:eastAsia="Times New Roman" w:hAnsi="Times" w:cs="Times New Roman"/>
                <w:sz w:val="20"/>
                <w:szCs w:val="20"/>
              </w:rPr>
            </w:rPrChange>
          </w:rPr>
          <w:fldChar w:fldCharType="begin"/>
        </w:r>
      </w:ins>
      <w:r w:rsidR="007C3EB7">
        <w:rPr>
          <w:rFonts w:ascii="Times" w:eastAsia="Times New Roman" w:hAnsi="Times" w:cs="Times New Roman"/>
        </w:rPr>
        <w:instrText xml:space="preserve"> ADDIN EN.CITE &lt;EndNote&gt;&lt;Cite&gt;&lt;Author&gt;Guirimand&lt;/Author&gt;&lt;Year&gt;2015&lt;/Year&gt;&lt;RecNum&gt;70&lt;/RecNum&gt;&lt;DisplayText&gt;(21)&lt;/DisplayText&gt;&lt;record&gt;&lt;rec-number&gt;70&lt;/rec-number&gt;&lt;foreign-keys&gt;&lt;key app="EN" db-id="fzxf5s9pk0992pefpet5d9rcvs2ae90rrfad" timestamp="1504480781"&gt;70&lt;/key&gt;&lt;/foreign-keys&gt;&lt;ref-type name="Journal Article"&gt;17&lt;/ref-type&gt;&lt;contributors&gt;&lt;authors&gt;&lt;author&gt;Guirimand, T.&lt;/author&gt;&lt;author&gt;Delmotte, S.&lt;/author&gt;&lt;author&gt;Navratil, V.&lt;/author&gt;&lt;/authors&gt;&lt;/contributors&gt;&lt;auth-address&gt;PRABI, Rhone Alpes Bioinformatics Center, UCBL, Lyon1, Universite de Lyon, Lyon, France.&amp;#xD;PRABI, Rhone Alpes Bioinformatics Center, UCBL, Lyon1, Universite de Lyon, Lyon, France UMR5558, UCBL, Lyon1, Universite de Lyon, Lyon, France.&amp;#xD;PRABI, Rhone Alpes Bioinformatics Center, UCBL, Lyon1, Universite de Lyon, Lyon, France navratil@prabi.fr.&lt;/auth-address&gt;&lt;titles&gt;&lt;title&gt;VirHostNet 2.0: surfing on the web of virus/host molecular interactions data&lt;/title&gt;&lt;secondary-title&gt;Nucleic Acids Res&lt;/secondary-title&gt;&lt;/titles&gt;&lt;periodical&gt;&lt;full-title&gt;Nucleic Acids Res&lt;/full-title&gt;&lt;/periodical&gt;&lt;pages&gt;D583-7&lt;/pages&gt;&lt;volume&gt;43&lt;/volume&gt;&lt;number&gt;Database issue&lt;/number&gt;&lt;keywords&gt;&lt;keyword&gt;*Databases, Protein&lt;/keyword&gt;&lt;keyword&gt;Internet&lt;/keyword&gt;&lt;keyword&gt;*Protein Interaction Mapping&lt;/keyword&gt;&lt;keyword&gt;Viral Proteins/*metabolism&lt;/keyword&gt;&lt;keyword&gt;Virus Diseases/metabolism/virology&lt;/keyword&gt;&lt;/keywords&gt;&lt;dates&gt;&lt;year&gt;2015&lt;/year&gt;&lt;pub-dates&gt;&lt;date&gt;Jan&lt;/date&gt;&lt;/pub-dates&gt;&lt;/dates&gt;&lt;isbn&gt;1362-4962 (Electronic)&amp;#xD;0305-1048 (Linking)&lt;/isbn&gt;&lt;accession-num&gt;25392406&lt;/accession-num&gt;&lt;urls&gt;&lt;related-urls&gt;&lt;url&gt;http://www.ncbi.nlm.nih.gov/pubmed/25392406&lt;/url&gt;&lt;/related-urls&gt;&lt;/urls&gt;&lt;custom2&gt;PMC4383936&lt;/custom2&gt;&lt;electronic-resource-num&gt;10.1093/nar/gku1121&lt;/electronic-resource-num&gt;&lt;/record&gt;&lt;/Cite&gt;&lt;/EndNote&gt;</w:instrText>
      </w:r>
      <w:ins w:id="137" w:author="Stefan Wuchty" w:date="2017-09-03T19:25:00Z">
        <w:r w:rsidR="00CD0ABA" w:rsidRPr="00CD0ABA">
          <w:rPr>
            <w:rFonts w:ascii="Times" w:eastAsia="Times New Roman" w:hAnsi="Times" w:cs="Times New Roman"/>
            <w:rPrChange w:id="138" w:author="Stefan Wuchty" w:date="2017-09-03T19:25:00Z">
              <w:rPr>
                <w:rFonts w:ascii="Times" w:eastAsia="Times New Roman" w:hAnsi="Times" w:cs="Times New Roman"/>
                <w:sz w:val="20"/>
                <w:szCs w:val="20"/>
              </w:rPr>
            </w:rPrChange>
          </w:rPr>
          <w:fldChar w:fldCharType="separate"/>
        </w:r>
      </w:ins>
      <w:r w:rsidR="007C3EB7">
        <w:rPr>
          <w:rFonts w:ascii="Times" w:eastAsia="Times New Roman" w:hAnsi="Times" w:cs="Times New Roman"/>
          <w:noProof/>
        </w:rPr>
        <w:t>(21)</w:t>
      </w:r>
      <w:ins w:id="139" w:author="Stefan Wuchty" w:date="2017-09-03T19:25:00Z">
        <w:r w:rsidR="00CD0ABA" w:rsidRPr="00CD0ABA">
          <w:rPr>
            <w:rFonts w:ascii="Times" w:eastAsia="Times New Roman" w:hAnsi="Times" w:cs="Times New Roman"/>
            <w:rPrChange w:id="140" w:author="Stefan Wuchty" w:date="2017-09-03T19:25:00Z">
              <w:rPr>
                <w:rFonts w:ascii="Times" w:eastAsia="Times New Roman" w:hAnsi="Times" w:cs="Times New Roman"/>
                <w:sz w:val="20"/>
                <w:szCs w:val="20"/>
              </w:rPr>
            </w:rPrChange>
          </w:rPr>
          <w:fldChar w:fldCharType="end"/>
        </w:r>
        <w:r w:rsidR="00CD0ABA" w:rsidRPr="00CD0ABA">
          <w:rPr>
            <w:rFonts w:ascii="Times" w:eastAsia="Times New Roman" w:hAnsi="Times"/>
          </w:rPr>
          <w:t xml:space="preserve">, </w:t>
        </w:r>
        <w:proofErr w:type="spellStart"/>
        <w:r w:rsidR="00CD0ABA" w:rsidRPr="00CD0ABA">
          <w:rPr>
            <w:rFonts w:ascii="Times" w:eastAsia="Times New Roman" w:hAnsi="Times"/>
          </w:rPr>
          <w:t>VirusMentha</w:t>
        </w:r>
        <w:proofErr w:type="spellEnd"/>
        <w:r w:rsidR="00CD0ABA" w:rsidRPr="00CD0ABA">
          <w:rPr>
            <w:rFonts w:ascii="Times" w:eastAsia="Times New Roman" w:hAnsi="Times"/>
          </w:rPr>
          <w:t xml:space="preserve"> </w:t>
        </w:r>
      </w:ins>
      <w:ins w:id="141" w:author="Stefan Wuchty" w:date="2017-09-03T19:26:00Z">
        <w:r w:rsidR="00CD0ABA" w:rsidRPr="00CD0ABA">
          <w:rPr>
            <w:rFonts w:ascii="Times" w:eastAsia="Times New Roman" w:hAnsi="Times"/>
          </w:rPr>
          <w:fldChar w:fldCharType="begin"/>
        </w:r>
      </w:ins>
      <w:r w:rsidR="007C3EB7">
        <w:rPr>
          <w:rFonts w:ascii="Times" w:eastAsia="Times New Roman" w:hAnsi="Times"/>
        </w:rPr>
        <w:instrText xml:space="preserve"> ADDIN EN.CITE &lt;EndNote&gt;&lt;Cite&gt;&lt;Author&gt;Calderone&lt;/Author&gt;&lt;Year&gt;2015&lt;/Year&gt;&lt;RecNum&gt;71&lt;/RecNum&gt;&lt;DisplayText&gt;(22)&lt;/DisplayText&gt;&lt;record&gt;&lt;rec-number&gt;71&lt;/rec-number&gt;&lt;foreign-keys&gt;&lt;key app="EN" db-id="fzxf5s9pk0992pefpet5d9rcvs2ae90rrfad" timestamp="1504480840"&gt;71&lt;/key&gt;&lt;/foreign-keys&gt;&lt;ref-type name="Journal Article"&gt;17&lt;/ref-type&gt;&lt;contributors&gt;&lt;authors&gt;&lt;author&gt;Calderone, A.&lt;/author&gt;&lt;author&gt;Licata, L.&lt;/author&gt;&lt;author&gt;Cesareni, G.&lt;/author&gt;&lt;/authors&gt;&lt;/contributors&gt;&lt;auth-address&gt;Department of Biology, University of Rome Tor Vergata, Rome, Italy sinnefa@gmail.com.&amp;#xD;Department of Biology, University of Rome Tor Vergata, Rome, Italy.&amp;#xD;Department of Biology, University of Rome Tor Vergata, Rome, Italy Fondazione Santa Lucia Istituto di Ricovero e Cura a Carattere Scientifico (IRCCS), Rome, Italy.&lt;/auth-address&gt;&lt;titles&gt;&lt;title&gt;VirusMentha: a new resource for virus-host protein interactions&lt;/title&gt;&lt;secondary-title&gt;Nucleic Acids Res&lt;/secondary-title&gt;&lt;/titles&gt;&lt;periodical&gt;&lt;full-title&gt;Nucleic Acids Res&lt;/full-title&gt;&lt;/periodical&gt;&lt;pages&gt;D588-92&lt;/pages&gt;&lt;volume&gt;43&lt;/volume&gt;&lt;number&gt;Database issue&lt;/number&gt;&lt;keywords&gt;&lt;keyword&gt;Animals&lt;/keyword&gt;&lt;keyword&gt;*Databases, Protein&lt;/keyword&gt;&lt;keyword&gt;Humans&lt;/keyword&gt;&lt;keyword&gt;Internet&lt;/keyword&gt;&lt;keyword&gt;Mice&lt;/keyword&gt;&lt;keyword&gt;*Protein Interaction Mapping&lt;/keyword&gt;&lt;keyword&gt;Viral Proteins/*metabolism&lt;/keyword&gt;&lt;keyword&gt;Viruses/classification&lt;/keyword&gt;&lt;/keywords&gt;&lt;dates&gt;&lt;year&gt;2015&lt;/year&gt;&lt;pub-dates&gt;&lt;date&gt;Jan&lt;/date&gt;&lt;/pub-dates&gt;&lt;/dates&gt;&lt;isbn&gt;1362-4962 (Electronic)&amp;#xD;0305-1048 (Linking)&lt;/isbn&gt;&lt;accession-num&gt;25217587&lt;/accession-num&gt;&lt;urls&gt;&lt;related-urls&gt;&lt;url&gt;http://www.ncbi.nlm.nih.gov/pubmed/25217587&lt;/url&gt;&lt;/related-urls&gt;&lt;/urls&gt;&lt;custom2&gt;PMC4384001&lt;/custom2&gt;&lt;electronic-resource-num&gt;10.1093/nar/gku830&lt;/electronic-resource-num&gt;&lt;/record&gt;&lt;/Cite&gt;&lt;/EndNote&gt;</w:instrText>
      </w:r>
      <w:ins w:id="142" w:author="Stefan Wuchty" w:date="2017-09-03T19:26:00Z">
        <w:r w:rsidR="00CD0ABA" w:rsidRPr="00CD0ABA">
          <w:rPr>
            <w:rFonts w:ascii="Times" w:eastAsia="Times New Roman" w:hAnsi="Times"/>
          </w:rPr>
          <w:fldChar w:fldCharType="separate"/>
        </w:r>
      </w:ins>
      <w:r w:rsidR="007C3EB7">
        <w:rPr>
          <w:rFonts w:ascii="Times" w:eastAsia="Times New Roman" w:hAnsi="Times"/>
          <w:noProof/>
        </w:rPr>
        <w:t>(22)</w:t>
      </w:r>
      <w:ins w:id="143" w:author="Stefan Wuchty" w:date="2017-09-03T19:26:00Z">
        <w:r w:rsidR="00CD0ABA" w:rsidRPr="00CD0ABA">
          <w:rPr>
            <w:rFonts w:ascii="Times" w:eastAsia="Times New Roman" w:hAnsi="Times"/>
          </w:rPr>
          <w:fldChar w:fldCharType="end"/>
        </w:r>
      </w:ins>
      <w:ins w:id="144" w:author="Stefan Wuchty" w:date="2017-09-03T19:25:00Z">
        <w:r w:rsidR="00CD0ABA">
          <w:rPr>
            <w:rFonts w:ascii="Times" w:eastAsia="Times New Roman" w:hAnsi="Times"/>
          </w:rPr>
          <w:t xml:space="preserve">, </w:t>
        </w:r>
        <w:r w:rsidR="00CD0ABA" w:rsidRPr="00CD0ABA">
          <w:rPr>
            <w:rFonts w:ascii="Times" w:eastAsia="Times New Roman" w:hAnsi="Times"/>
          </w:rPr>
          <w:t>PHIDIAS</w:t>
        </w:r>
      </w:ins>
      <w:ins w:id="145" w:author="Stefan Wuchty" w:date="2017-09-03T19:26:00Z">
        <w:r w:rsidR="00CD0ABA">
          <w:rPr>
            <w:rFonts w:ascii="Times" w:eastAsia="Times New Roman" w:hAnsi="Times"/>
          </w:rPr>
          <w:t xml:space="preserve"> </w:t>
        </w:r>
        <w:r w:rsidR="00CD0ABA" w:rsidRPr="00CD0ABA">
          <w:rPr>
            <w:rFonts w:ascii="Times" w:eastAsia="Times New Roman" w:hAnsi="Times"/>
          </w:rPr>
          <w:fldChar w:fldCharType="begin"/>
        </w:r>
      </w:ins>
      <w:r w:rsidR="007C3EB7">
        <w:rPr>
          <w:rFonts w:ascii="Times" w:eastAsia="Times New Roman" w:hAnsi="Times"/>
        </w:rPr>
        <w:instrText xml:space="preserve"> ADDIN EN.CITE &lt;EndNote&gt;&lt;Cite&gt;&lt;Author&gt;Xiang&lt;/Author&gt;&lt;Year&gt;2007&lt;/Year&gt;&lt;RecNum&gt;55&lt;/RecNum&gt;&lt;DisplayText&gt;(23)&lt;/DisplayText&gt;&lt;record&gt;&lt;rec-number&gt;55&lt;/rec-number&gt;&lt;foreign-keys&gt;&lt;key app="EN" db-id="fzxf5s9pk0992pefpet5d9rcvs2ae90rrfad" timestamp="1504480531"&gt;55&lt;/key&gt;&lt;/foreign-keys&gt;&lt;ref-type name="Journal Article"&gt;17&lt;/ref-type&gt;&lt;contributors&gt;&lt;authors&gt;&lt;author&gt;Xiang, Z.&lt;/author&gt;&lt;author&gt;Tian, Y.&lt;/author&gt;&lt;author&gt;He, Y.&lt;/author&gt;&lt;/authors&gt;&lt;/contributors&gt;&lt;auth-address&gt;Unit for Laboratory Animal Medicine, University of Michigan, 1150 W. Medical Dr, Ann Arbor, MI 48109, USA.&lt;/auth-address&gt;&lt;titles&gt;&lt;title&gt;PHIDIAS: a pathogen-host interaction data integration and analysis system&lt;/title&gt;&lt;secondary-title&gt;Genome Biol&lt;/secondary-title&gt;&lt;/titles&gt;&lt;periodical&gt;&lt;full-title&gt;Genome Biol&lt;/full-title&gt;&lt;/periodical&gt;&lt;pages&gt;R150&lt;/pages&gt;&lt;volume&gt;8&lt;/volume&gt;&lt;number&gt;7&lt;/number&gt;&lt;keywords&gt;&lt;keyword&gt;*Databases, Genetic&lt;/keyword&gt;&lt;keyword&gt;Host-Pathogen Interactions/*genetics&lt;/keyword&gt;&lt;keyword&gt;Humans&lt;/keyword&gt;&lt;keyword&gt;Protein Structure, Tertiary&lt;/keyword&gt;&lt;keyword&gt;*Software&lt;/keyword&gt;&lt;/keywords&gt;&lt;dates&gt;&lt;year&gt;2007&lt;/year&gt;&lt;/dates&gt;&lt;isbn&gt;1474-760X (Electronic)&amp;#xD;1474-7596 (Linking)&lt;/isbn&gt;&lt;accession-num&gt;17663773&lt;/accession-num&gt;&lt;urls&gt;&lt;related-urls&gt;&lt;url&gt;http://www.ncbi.nlm.nih.gov/pubmed/17663773&lt;/url&gt;&lt;/related-urls&gt;&lt;/urls&gt;&lt;custom2&gt;PMC2323235&lt;/custom2&gt;&lt;electronic-resource-num&gt;10.1186/gb-2007-8-7-r150&lt;/electronic-resource-num&gt;&lt;/record&gt;&lt;/Cite&gt;&lt;/EndNote&gt;</w:instrText>
      </w:r>
      <w:ins w:id="146" w:author="Stefan Wuchty" w:date="2017-09-03T19:26:00Z">
        <w:r w:rsidR="00CD0ABA" w:rsidRPr="00CD0ABA">
          <w:rPr>
            <w:rFonts w:ascii="Times" w:eastAsia="Times New Roman" w:hAnsi="Times"/>
          </w:rPr>
          <w:fldChar w:fldCharType="separate"/>
        </w:r>
      </w:ins>
      <w:r w:rsidR="007C3EB7">
        <w:rPr>
          <w:rFonts w:ascii="Times" w:eastAsia="Times New Roman" w:hAnsi="Times"/>
          <w:noProof/>
        </w:rPr>
        <w:t>(23)</w:t>
      </w:r>
      <w:ins w:id="147" w:author="Stefan Wuchty" w:date="2017-09-03T19:26:00Z">
        <w:r w:rsidR="00CD0ABA" w:rsidRPr="00CD0ABA">
          <w:rPr>
            <w:rFonts w:ascii="Times" w:eastAsia="Times New Roman" w:hAnsi="Times"/>
          </w:rPr>
          <w:fldChar w:fldCharType="end"/>
        </w:r>
        <w:r w:rsidR="00CD0ABA">
          <w:rPr>
            <w:rFonts w:ascii="Times" w:eastAsia="Times New Roman" w:hAnsi="Times"/>
          </w:rPr>
          <w:t>,</w:t>
        </w:r>
      </w:ins>
      <w:ins w:id="148" w:author="Stefan Wuchty" w:date="2017-09-03T19:25:00Z">
        <w:r w:rsidR="00CD0ABA" w:rsidRPr="00CD0ABA">
          <w:rPr>
            <w:rFonts w:ascii="Times" w:eastAsia="Times New Roman" w:hAnsi="Times"/>
          </w:rPr>
          <w:t xml:space="preserve"> HPIDB</w:t>
        </w:r>
      </w:ins>
      <w:ins w:id="149" w:author="Stefan Wuchty" w:date="2017-09-03T19:26:00Z">
        <w:r w:rsidR="00CD0ABA">
          <w:rPr>
            <w:rFonts w:ascii="Times" w:eastAsia="Times New Roman" w:hAnsi="Times"/>
          </w:rPr>
          <w:t xml:space="preserve"> </w:t>
        </w:r>
        <w:r w:rsidR="00CD0ABA" w:rsidRPr="00CD0ABA">
          <w:rPr>
            <w:rFonts w:ascii="Times" w:eastAsia="Times New Roman" w:hAnsi="Times"/>
          </w:rPr>
          <w:fldChar w:fldCharType="begin"/>
        </w:r>
      </w:ins>
      <w:r w:rsidR="007C3EB7">
        <w:rPr>
          <w:rFonts w:ascii="Times" w:eastAsia="Times New Roman" w:hAnsi="Times"/>
        </w:rPr>
        <w:instrText xml:space="preserve"> ADDIN EN.CITE &lt;EndNote&gt;&lt;Cite&gt;&lt;Author&gt;Kumar&lt;/Author&gt;&lt;Year&gt;2010&lt;/Year&gt;&lt;RecNum&gt;62&lt;/RecNum&gt;&lt;DisplayText&gt;(24)&lt;/DisplayText&gt;&lt;record&gt;&lt;rec-number&gt;62&lt;/rec-number&gt;&lt;foreign-keys&gt;&lt;key app="EN" db-id="fzxf5s9pk0992pefpet5d9rcvs2ae90rrfad" timestamp="1504480663"&gt;62&lt;/key&gt;&lt;/foreign-keys&gt;&lt;ref-type name="Journal Article"&gt;17&lt;/ref-type&gt;&lt;contributors&gt;&lt;authors&gt;&lt;author&gt;Kumar, R.&lt;/author&gt;&lt;author&gt;Nanduri, B.&lt;/author&gt;&lt;/authors&gt;&lt;/contributors&gt;&lt;auth-address&gt;College of Veterinary Medicine, Mississippi State University, Mississippi State, MS 39762, USA. rkumar@cvm.msstate.edu&lt;/auth-address&gt;&lt;titles&gt;&lt;title&gt;HPIDB--a unified resource for host-pathogen interactions&lt;/title&gt;&lt;secondary-title&gt;BMC Bioinformatics&lt;/secondary-title&gt;&lt;/titles&gt;&lt;periodical&gt;&lt;full-title&gt;BMC Bioinformatics&lt;/full-title&gt;&lt;/periodical&gt;&lt;pages&gt;S16&lt;/pages&gt;&lt;volume&gt;11 Suppl 6&lt;/volume&gt;&lt;keywords&gt;&lt;keyword&gt;Databases, Protein&lt;/keyword&gt;&lt;keyword&gt;*Host-Pathogen Interactions&lt;/keyword&gt;&lt;keyword&gt;Internet&lt;/keyword&gt;&lt;keyword&gt;Protein Interaction Mapping&lt;/keyword&gt;&lt;keyword&gt;Proteins/chemistry/metabolism&lt;/keyword&gt;&lt;keyword&gt;Sequence Alignment&lt;/keyword&gt;&lt;keyword&gt;*Software&lt;/keyword&gt;&lt;keyword&gt;User-Computer Interface&lt;/keyword&gt;&lt;/keywords&gt;&lt;dates&gt;&lt;year&gt;2010&lt;/year&gt;&lt;pub-dates&gt;&lt;date&gt;Oct 07&lt;/date&gt;&lt;/pub-dates&gt;&lt;/dates&gt;&lt;isbn&gt;1471-2105 (Electronic)&amp;#xD;1471-2105 (Linking)&lt;/isbn&gt;&lt;accession-num&gt;20946599&lt;/accession-num&gt;&lt;urls&gt;&lt;related-urls&gt;&lt;url&gt;http://www.ncbi.nlm.nih.gov/pubmed/20946599&lt;/url&gt;&lt;/related-urls&gt;&lt;/urls&gt;&lt;custom2&gt;PMC3026363&lt;/custom2&gt;&lt;electronic-resource-num&gt;10.1186/1471-2105-11-S6-S16&lt;/electronic-resource-num&gt;&lt;/record&gt;&lt;/Cite&gt;&lt;/EndNote&gt;</w:instrText>
      </w:r>
      <w:ins w:id="150" w:author="Stefan Wuchty" w:date="2017-09-03T19:26:00Z">
        <w:r w:rsidR="00CD0ABA" w:rsidRPr="00CD0ABA">
          <w:rPr>
            <w:rFonts w:ascii="Times" w:eastAsia="Times New Roman" w:hAnsi="Times"/>
          </w:rPr>
          <w:fldChar w:fldCharType="separate"/>
        </w:r>
      </w:ins>
      <w:r w:rsidR="007C3EB7">
        <w:rPr>
          <w:rFonts w:ascii="Times" w:eastAsia="Times New Roman" w:hAnsi="Times"/>
          <w:noProof/>
        </w:rPr>
        <w:t>(24)</w:t>
      </w:r>
      <w:ins w:id="151" w:author="Stefan Wuchty" w:date="2017-09-03T19:26:00Z">
        <w:r w:rsidR="00CD0ABA" w:rsidRPr="00CD0ABA">
          <w:rPr>
            <w:rFonts w:ascii="Times" w:eastAsia="Times New Roman" w:hAnsi="Times"/>
          </w:rPr>
          <w:fldChar w:fldCharType="end"/>
        </w:r>
      </w:ins>
      <w:ins w:id="152" w:author="Stefan Wuchty" w:date="2017-09-03T19:25:00Z">
        <w:r w:rsidR="00CD0ABA" w:rsidRPr="00CD0ABA">
          <w:rPr>
            <w:rFonts w:ascii="Times" w:eastAsia="Times New Roman" w:hAnsi="Times"/>
          </w:rPr>
          <w:t xml:space="preserve">, and PHISTO </w:t>
        </w:r>
      </w:ins>
      <w:ins w:id="153" w:author="Stefan Wuchty" w:date="2017-09-03T19:27:00Z">
        <w:r w:rsidR="00C54756" w:rsidRPr="00C54756">
          <w:rPr>
            <w:rFonts w:ascii="Times" w:eastAsia="Times New Roman" w:hAnsi="Times" w:cs="Times New Roman"/>
            <w:rPrChange w:id="154" w:author="Stefan Wuchty" w:date="2017-09-03T19:27:00Z">
              <w:rPr>
                <w:rFonts w:ascii="Times" w:eastAsia="Times New Roman" w:hAnsi="Times" w:cs="Times New Roman"/>
                <w:sz w:val="20"/>
                <w:szCs w:val="20"/>
              </w:rPr>
            </w:rPrChange>
          </w:rPr>
          <w:fldChar w:fldCharType="begin"/>
        </w:r>
      </w:ins>
      <w:r w:rsidR="007C3EB7">
        <w:rPr>
          <w:rFonts w:ascii="Times" w:eastAsia="Times New Roman" w:hAnsi="Times" w:cs="Times New Roman"/>
        </w:rPr>
        <w:instrText xml:space="preserve"> ADDIN EN.CITE &lt;EndNote&gt;&lt;Cite&gt;&lt;Author&gt;Durmus Tekir&lt;/Author&gt;&lt;Year&gt;2013&lt;/Year&gt;&lt;RecNum&gt;61&lt;/RecNum&gt;&lt;DisplayText&gt;(25)&lt;/DisplayText&gt;&lt;record&gt;&lt;rec-number&gt;61&lt;/rec-number&gt;&lt;foreign-keys&gt;&lt;key app="EN" db-id="fzxf5s9pk0992pefpet5d9rcvs2ae90rrfad" timestamp="1504480629"&gt;61&lt;/key&gt;&lt;/foreign-keys&gt;&lt;ref-type name="Journal Article"&gt;17&lt;/ref-type&gt;&lt;contributors&gt;&lt;authors&gt;&lt;author&gt;Durmus Tekir, S.&lt;/author&gt;&lt;author&gt;Cakir, T.&lt;/author&gt;&lt;author&gt;Ardic, E.&lt;/author&gt;&lt;author&gt;Sayilirbas, A. S.&lt;/author&gt;&lt;author&gt;Konuk, G.&lt;/author&gt;&lt;author&gt;Konuk, M.&lt;/author&gt;&lt;author&gt;Sariyer, H.&lt;/author&gt;&lt;author&gt;Ugurlu, A.&lt;/author&gt;&lt;author&gt;Karadeniz, I.&lt;/author&gt;&lt;author&gt;Ozgur, A.&lt;/author&gt;&lt;author&gt;Sevilgen, F. E.&lt;/author&gt;&lt;author&gt;Ulgen, K. O.&lt;/author&gt;&lt;/authors&gt;&lt;/contributors&gt;&lt;auth-address&gt;Department of Chemical Engineering, Bogazici University, 34342 Bebek, Sariyer, Istanbul, Turkey. saliha.durmus@boun.edu.tr&lt;/auth-address&gt;&lt;titles&gt;&lt;title&gt;PHISTO: pathogen-host interaction search tool&lt;/title&gt;&lt;secondary-title&gt;Bioinformatics&lt;/secondary-title&gt;&lt;/titles&gt;&lt;periodical&gt;&lt;full-title&gt;Bioinformatics&lt;/full-title&gt;&lt;/periodical&gt;&lt;pages&gt;1357-8&lt;/pages&gt;&lt;volume&gt;29&lt;/volume&gt;&lt;number&gt;10&lt;/number&gt;&lt;keywords&gt;&lt;keyword&gt;Communicable Diseases&lt;/keyword&gt;&lt;keyword&gt;*Data Mining&lt;/keyword&gt;&lt;keyword&gt;Databases, Protein&lt;/keyword&gt;&lt;keyword&gt;*Host-Pathogen Interactions&lt;/keyword&gt;&lt;keyword&gt;Humans&lt;/keyword&gt;&lt;keyword&gt;Internet&lt;/keyword&gt;&lt;keyword&gt;Protein Interaction Domains and Motifs&lt;/keyword&gt;&lt;keyword&gt;*Search Engine&lt;/keyword&gt;&lt;/keywords&gt;&lt;dates&gt;&lt;year&gt;2013&lt;/year&gt;&lt;pub-dates&gt;&lt;date&gt;May 15&lt;/date&gt;&lt;/pub-dates&gt;&lt;/dates&gt;&lt;isbn&gt;1367-4811 (Electronic)&amp;#xD;1367-4803 (Linking)&lt;/isbn&gt;&lt;accession-num&gt;23515528&lt;/accession-num&gt;&lt;urls&gt;&lt;related-urls&gt;&lt;url&gt;http://www.ncbi.nlm.nih.gov/pubmed/23515528&lt;/url&gt;&lt;/related-urls&gt;&lt;/urls&gt;&lt;electronic-resource-num&gt;10.1093/bioinformatics/btt137&lt;/electronic-resource-num&gt;&lt;/record&gt;&lt;/Cite&gt;&lt;/EndNote&gt;</w:instrText>
      </w:r>
      <w:ins w:id="155" w:author="Stefan Wuchty" w:date="2017-09-03T19:27:00Z">
        <w:r w:rsidR="00C54756" w:rsidRPr="00C54756">
          <w:rPr>
            <w:rFonts w:ascii="Times" w:eastAsia="Times New Roman" w:hAnsi="Times" w:cs="Times New Roman"/>
            <w:rPrChange w:id="156" w:author="Stefan Wuchty" w:date="2017-09-03T19:27:00Z">
              <w:rPr>
                <w:rFonts w:ascii="Times" w:eastAsia="Times New Roman" w:hAnsi="Times" w:cs="Times New Roman"/>
                <w:sz w:val="20"/>
                <w:szCs w:val="20"/>
              </w:rPr>
            </w:rPrChange>
          </w:rPr>
          <w:fldChar w:fldCharType="separate"/>
        </w:r>
      </w:ins>
      <w:r w:rsidR="007C3EB7">
        <w:rPr>
          <w:rFonts w:ascii="Times" w:eastAsia="Times New Roman" w:hAnsi="Times" w:cs="Times New Roman"/>
          <w:noProof/>
        </w:rPr>
        <w:t>(25)</w:t>
      </w:r>
      <w:ins w:id="157" w:author="Stefan Wuchty" w:date="2017-09-03T19:27:00Z">
        <w:r w:rsidR="00C54756" w:rsidRPr="00C54756">
          <w:rPr>
            <w:rFonts w:ascii="Times" w:eastAsia="Times New Roman" w:hAnsi="Times" w:cs="Times New Roman"/>
            <w:rPrChange w:id="158" w:author="Stefan Wuchty" w:date="2017-09-03T19:27:00Z">
              <w:rPr>
                <w:rFonts w:ascii="Times" w:eastAsia="Times New Roman" w:hAnsi="Times" w:cs="Times New Roman"/>
                <w:sz w:val="20"/>
                <w:szCs w:val="20"/>
              </w:rPr>
            </w:rPrChange>
          </w:rPr>
          <w:fldChar w:fldCharType="end"/>
        </w:r>
        <w:r w:rsidR="00C54756">
          <w:rPr>
            <w:rFonts w:ascii="Times" w:eastAsia="Times New Roman" w:hAnsi="Times" w:cs="Times New Roman"/>
            <w:sz w:val="20"/>
            <w:szCs w:val="20"/>
          </w:rPr>
          <w:t xml:space="preserve"> </w:t>
        </w:r>
      </w:ins>
      <w:ins w:id="159" w:author="Stefan Wuchty" w:date="2017-09-03T19:25:00Z">
        <w:r w:rsidR="00CD0ABA" w:rsidRPr="00CD0ABA">
          <w:rPr>
            <w:rFonts w:ascii="Times" w:eastAsia="Times New Roman" w:hAnsi="Times"/>
          </w:rPr>
          <w:t>are</w:t>
        </w:r>
        <w:r w:rsidR="00C54756">
          <w:rPr>
            <w:rFonts w:ascii="Times" w:eastAsia="Times New Roman" w:hAnsi="Times"/>
          </w:rPr>
          <w:t xml:space="preserve"> viral </w:t>
        </w:r>
        <w:r w:rsidR="00CD0ABA" w:rsidRPr="00CD0ABA">
          <w:rPr>
            <w:rFonts w:ascii="Times" w:eastAsia="Times New Roman" w:hAnsi="Times"/>
          </w:rPr>
          <w:t xml:space="preserve">databases </w:t>
        </w:r>
      </w:ins>
      <w:ins w:id="160" w:author="Stefan Wuchty" w:date="2017-09-03T19:27:00Z">
        <w:r w:rsidR="00C54756">
          <w:rPr>
            <w:rFonts w:ascii="Times" w:eastAsia="Times New Roman" w:hAnsi="Times"/>
          </w:rPr>
          <w:t xml:space="preserve">that include interactions between human host and viral proteins. </w:t>
        </w:r>
      </w:ins>
    </w:p>
    <w:p w14:paraId="619C64B7" w14:textId="5B62CB16" w:rsidR="00E42879" w:rsidRPr="00E42879" w:rsidRDefault="003A0C84">
      <w:pPr>
        <w:ind w:firstLine="360"/>
        <w:rPr>
          <w:ins w:id="161" w:author="Stefan Wuchty" w:date="2017-09-03T19:31:00Z"/>
          <w:rFonts w:ascii="Times" w:eastAsia="Times New Roman" w:hAnsi="Times" w:cs="Times New Roman"/>
        </w:rPr>
        <w:pPrChange w:id="162" w:author="Stefan Wuchty" w:date="2017-09-03T20:45:00Z">
          <w:pPr/>
        </w:pPrChange>
      </w:pPr>
      <w:del w:id="163" w:author="Stefan Wuchty" w:date="2017-09-03T20:44:00Z">
        <w:r w:rsidDel="00D555BC">
          <w:rPr>
            <w:rFonts w:ascii="Times" w:eastAsia="Times New Roman" w:hAnsi="Times" w:cs="Times New Roman"/>
            <w:sz w:val="20"/>
            <w:szCs w:val="20"/>
          </w:rPr>
          <w:fldChar w:fldCharType="begin"/>
        </w:r>
        <w:r w:rsidDel="00D555BC">
          <w:rPr>
            <w:rFonts w:ascii="Times" w:eastAsia="Times New Roman" w:hAnsi="Times" w:cs="Times New Roman"/>
            <w:sz w:val="20"/>
            <w:szCs w:val="20"/>
          </w:rPr>
          <w:delInstrText xml:space="preserve"> ADDIN EN.CITE &lt;EndNote&gt;&lt;Cite&gt;&lt;Author&gt;Kwofie&lt;/Author&gt;&lt;Year&gt;2011&lt;/Year&gt;&lt;RecNum&gt;46&lt;/RecNum&gt;&lt;DisplayText&gt;(13)&lt;/DisplayText&gt;&lt;record&gt;&lt;rec-number&gt;46&lt;/rec-number&gt;&lt;foreign-keys&gt;&lt;key app="EN" db-id="fzxf5s9pk0992pefpet5d9rcvs2ae90rrfad" timestamp="1504480305"&gt;46&lt;/key&gt;&lt;/foreign-keys&gt;&lt;ref-type name="Journal Article"&gt;17&lt;/ref-type&gt;&lt;contributors&gt;&lt;authors&gt;&lt;author&gt;Kwofie, S. K.&lt;/author&gt;&lt;author&gt;Schaefer, U.&lt;/author&gt;&lt;author&gt;Sundararajan, V. S.&lt;/author&gt;&lt;author&gt;Bajic, V. B.&lt;/author&gt;&lt;author&gt;Christoffels, A.&lt;/author&gt;&lt;/authors&gt;&lt;/contributors&gt;&lt;auth-address&gt;South African National Bioinformatics Institute, University of the Western Cape, Private Bag X17, Modderdam Road, Bellville 7535, Cape Town, South Africa. samuel@sanbi.ac.za&lt;/auth-address&gt;&lt;titles&gt;&lt;title&gt;HCVpro: hepatitis C virus protein interaction database&lt;/title&gt;&lt;secondary-title&gt;Infect Genet Evol&lt;/secondary-title&gt;&lt;/titles&gt;&lt;periodical&gt;&lt;full-title&gt;Infect Genet Evol&lt;/full-title&gt;&lt;/periodical&gt;&lt;pages&gt;1971-7&lt;/pages&gt;&lt;volume&gt;11&lt;/volume&gt;&lt;number&gt;8&lt;/number&gt;&lt;keywords&gt;&lt;keyword&gt;Biomarkers/metabolism&lt;/keyword&gt;&lt;keyword&gt;*Databases, Protein&lt;/keyword&gt;&lt;keyword&gt;Hepacivirus/*chemistry/genetics/*metabolism&lt;/keyword&gt;&lt;keyword&gt;Hepatitis C/diagnosis/metabolism&lt;/keyword&gt;&lt;keyword&gt;Humans&lt;/keyword&gt;&lt;keyword&gt;Protein Interaction Maps&lt;/keyword&gt;&lt;keyword&gt;Software&lt;/keyword&gt;&lt;keyword&gt;User-Computer Interface&lt;/keyword&gt;&lt;keyword&gt;Viral Proteins/genetics/*metabolism&lt;/keyword&gt;&lt;/keywords&gt;&lt;dates&gt;&lt;year&gt;2011&lt;/year&gt;&lt;pub-dates&gt;&lt;date&gt;Dec&lt;/date&gt;&lt;/pub-dates&gt;&lt;/dates&gt;&lt;isbn&gt;1567-7257 (Electronic)&amp;#xD;1567-1348 (Linking)&lt;/isbn&gt;&lt;accession-num&gt;21930248&lt;/accession-num&gt;&lt;urls&gt;&lt;related-urls&gt;&lt;url&gt;http://www.ncbi.nlm.nih.gov/pubmed/21930248&lt;/url&gt;&lt;/related-urls&gt;&lt;/urls&gt;&lt;electronic-resource-num&gt;10.1016/j.meegid.2011.09.001&lt;/electronic-resource-num&gt;&lt;/record&gt;&lt;/Cite&gt;&lt;/EndNote&gt;</w:delInstrText>
        </w:r>
        <w:r w:rsidDel="00D555BC">
          <w:rPr>
            <w:rFonts w:ascii="Times" w:eastAsia="Times New Roman" w:hAnsi="Times" w:cs="Times New Roman"/>
            <w:sz w:val="20"/>
            <w:szCs w:val="20"/>
          </w:rPr>
          <w:fldChar w:fldCharType="separate"/>
        </w:r>
        <w:r w:rsidDel="00D555BC">
          <w:rPr>
            <w:rFonts w:ascii="Times" w:eastAsia="Times New Roman" w:hAnsi="Times" w:cs="Times New Roman"/>
            <w:noProof/>
            <w:sz w:val="20"/>
            <w:szCs w:val="20"/>
          </w:rPr>
          <w:delText>(13)</w:delText>
        </w:r>
        <w:r w:rsidDel="00D555BC">
          <w:rPr>
            <w:rFonts w:ascii="Times" w:eastAsia="Times New Roman" w:hAnsi="Times" w:cs="Times New Roman"/>
            <w:sz w:val="20"/>
            <w:szCs w:val="20"/>
          </w:rPr>
          <w:fldChar w:fldCharType="end"/>
        </w:r>
        <w:r w:rsidDel="00D555BC">
          <w:rPr>
            <w:rFonts w:ascii="Times" w:eastAsia="Times New Roman" w:hAnsi="Times" w:cs="Times New Roman"/>
            <w:sz w:val="20"/>
            <w:szCs w:val="20"/>
          </w:rPr>
          <w:fldChar w:fldCharType="begin">
            <w:fldData xml:space="preserve">PEVuZE5vdGU+PENpdGU+PEF1dGhvcj5Ba28tQWRqZWk8L0F1dGhvcj48WWVhcj4yMDE1PC9ZZWFy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</w:fldData>
          </w:fldChar>
        </w:r>
        <w:r w:rsidDel="00D555BC">
          <w:rPr>
            <w:rFonts w:ascii="Times" w:eastAsia="Times New Roman" w:hAnsi="Times" w:cs="Times New Roman"/>
            <w:sz w:val="20"/>
            <w:szCs w:val="20"/>
          </w:rPr>
          <w:delInstrText xml:space="preserve"> ADDIN EN.CITE </w:delInstrText>
        </w:r>
        <w:r w:rsidDel="00D555BC">
          <w:rPr>
            <w:rFonts w:ascii="Times" w:eastAsia="Times New Roman" w:hAnsi="Times" w:cs="Times New Roman"/>
            <w:sz w:val="20"/>
            <w:szCs w:val="20"/>
          </w:rPr>
          <w:fldChar w:fldCharType="begin">
            <w:fldData xml:space="preserve">PEVuZE5vdGU+PENpdGU+PEF1dGhvcj5Ba28tQWRqZWk8L0F1dGhvcj48WWVhcj4yMDE1PC9ZZWFy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</w:fldData>
          </w:fldChar>
        </w:r>
        <w:r w:rsidDel="00D555BC">
          <w:rPr>
            <w:rFonts w:ascii="Times" w:eastAsia="Times New Roman" w:hAnsi="Times" w:cs="Times New Roman"/>
            <w:sz w:val="20"/>
            <w:szCs w:val="20"/>
          </w:rPr>
          <w:delInstrText xml:space="preserve"> ADDIN EN.CITE.DATA </w:delInstrText>
        </w:r>
        <w:r w:rsidDel="00D555BC">
          <w:rPr>
            <w:rFonts w:ascii="Times" w:eastAsia="Times New Roman" w:hAnsi="Times" w:cs="Times New Roman"/>
            <w:sz w:val="20"/>
            <w:szCs w:val="20"/>
          </w:rPr>
        </w:r>
        <w:r w:rsidDel="00D555BC">
          <w:rPr>
            <w:rFonts w:ascii="Times" w:eastAsia="Times New Roman" w:hAnsi="Times" w:cs="Times New Roman"/>
            <w:sz w:val="20"/>
            <w:szCs w:val="20"/>
          </w:rPr>
          <w:fldChar w:fldCharType="end"/>
        </w:r>
        <w:r w:rsidDel="00D555BC">
          <w:rPr>
            <w:rFonts w:ascii="Times" w:eastAsia="Times New Roman" w:hAnsi="Times" w:cs="Times New Roman"/>
            <w:sz w:val="20"/>
            <w:szCs w:val="20"/>
          </w:rPr>
        </w:r>
        <w:r w:rsidDel="00D555BC">
          <w:rPr>
            <w:rFonts w:ascii="Times" w:eastAsia="Times New Roman" w:hAnsi="Times" w:cs="Times New Roman"/>
            <w:sz w:val="20"/>
            <w:szCs w:val="20"/>
          </w:rPr>
          <w:fldChar w:fldCharType="separate"/>
        </w:r>
        <w:r w:rsidDel="00D555BC">
          <w:rPr>
            <w:rFonts w:ascii="Times" w:eastAsia="Times New Roman" w:hAnsi="Times" w:cs="Times New Roman"/>
            <w:noProof/>
            <w:sz w:val="20"/>
            <w:szCs w:val="20"/>
          </w:rPr>
          <w:delText>(14)</w:delText>
        </w:r>
        <w:r w:rsidDel="00D555BC">
          <w:rPr>
            <w:rFonts w:ascii="Times" w:eastAsia="Times New Roman" w:hAnsi="Times" w:cs="Times New Roman"/>
            <w:sz w:val="20"/>
            <w:szCs w:val="20"/>
          </w:rPr>
          <w:fldChar w:fldCharType="end"/>
        </w:r>
        <w:r w:rsidDel="00D555BC">
          <w:rPr>
            <w:rFonts w:ascii="Times" w:eastAsia="Times New Roman" w:hAnsi="Times" w:cs="Times New Roman"/>
            <w:sz w:val="20"/>
            <w:szCs w:val="20"/>
          </w:rPr>
          <w:fldChar w:fldCharType="begin"/>
        </w:r>
        <w:r w:rsidR="00BA3085" w:rsidDel="00D555BC">
          <w:rPr>
            <w:rFonts w:ascii="Times" w:eastAsia="Times New Roman" w:hAnsi="Times" w:cs="Times New Roman"/>
            <w:sz w:val="20"/>
            <w:szCs w:val="20"/>
          </w:rPr>
          <w:delInstrText xml:space="preserve"> ADDIN EN.CITE &lt;EndNote&gt;&lt;Cite&gt;&lt;Author&gt;Xiang&lt;/Author&gt;&lt;Year&gt;2007&lt;/Year&gt;&lt;RecNum&gt;55&lt;/RecNum&gt;&lt;DisplayText&gt;(17)&lt;/DisplayText&gt;&lt;record&gt;&lt;rec-number&gt;55&lt;/rec-number&gt;&lt;foreign-keys&gt;&lt;key app="EN" db-id="fzxf5s9pk0992pefpet5d9rcvs2ae90rrfad" timestamp="1504480531"&gt;55&lt;/key&gt;&lt;/foreign-keys&gt;&lt;ref-type name="Journal Article"&gt;17&lt;/ref-type&gt;&lt;contributors&gt;&lt;authors&gt;&lt;author&gt;Xiang, Z.&lt;/author&gt;&lt;author&gt;Tian, Y.&lt;/author&gt;&lt;author&gt;He, Y.&lt;/author&gt;&lt;/authors&gt;&lt;/contributors&gt;&lt;auth-address&gt;Unit for Laboratory Animal Medicine, University of Michigan, 1150 W. Medical Dr, Ann Arbor, MI 48109, USA.&lt;/auth-address&gt;&lt;titles&gt;&lt;title&gt;PHIDIAS: a pathogen-host interaction data integration and analysis system&lt;/title&gt;&lt;secondary-title&gt;Genome Biol&lt;/secondary-title&gt;&lt;/titles&gt;&lt;periodical&gt;&lt;full-title&gt;Genome Biol&lt;/full-title&gt;&lt;/periodical&gt;&lt;pages&gt;R150&lt;/pages&gt;&lt;volume&gt;8&lt;/volume&gt;&lt;number&gt;7&lt;/number&gt;&lt;keywords&gt;&lt;keyword&gt;*Databases, Genetic&lt;/keyword&gt;&lt;keyword&gt;Host-Pathogen Interactions/*genetics&lt;/keyword&gt;&lt;keyword&gt;Humans&lt;/keyword&gt;&lt;keyword&gt;Protein Structure, Tertiary&lt;/keyword&gt;&lt;keyword&gt;*Software&lt;/keyword&gt;&lt;/keywords&gt;&lt;dates&gt;&lt;year&gt;2007&lt;/year&gt;&lt;/dates&gt;&lt;isbn&gt;1474-760X (Electronic)&amp;#xD;1474-7596 (Linking)&lt;/isbn&gt;&lt;accession-num&gt;17663773&lt;/accession-num&gt;&lt;urls&gt;&lt;related-urls&gt;&lt;url&gt;http://www.ncbi.nlm.nih.gov/pubmed/17663773&lt;/url&gt;&lt;/related-urls&gt;&lt;/urls&gt;&lt;custom2&gt;PMC2323235&lt;/custom2&gt;&lt;electronic-resource-num&gt;10.1186/gb-2007-8-7-r150&lt;/electronic-resource-num&gt;&lt;/record&gt;&lt;/Cite&gt;&lt;/EndNote&gt;</w:delInstrText>
        </w:r>
        <w:r w:rsidDel="00D555BC">
          <w:rPr>
            <w:rFonts w:ascii="Times" w:eastAsia="Times New Roman" w:hAnsi="Times" w:cs="Times New Roman"/>
            <w:sz w:val="20"/>
            <w:szCs w:val="20"/>
          </w:rPr>
          <w:fldChar w:fldCharType="separate"/>
        </w:r>
        <w:r w:rsidR="00BA3085" w:rsidDel="00D555BC">
          <w:rPr>
            <w:rFonts w:ascii="Times" w:eastAsia="Times New Roman" w:hAnsi="Times" w:cs="Times New Roman"/>
            <w:noProof/>
            <w:sz w:val="20"/>
            <w:szCs w:val="20"/>
          </w:rPr>
          <w:delText>(17)</w:delText>
        </w:r>
        <w:r w:rsidDel="00D555BC">
          <w:rPr>
            <w:rFonts w:ascii="Times" w:eastAsia="Times New Roman" w:hAnsi="Times" w:cs="Times New Roman"/>
            <w:sz w:val="20"/>
            <w:szCs w:val="20"/>
          </w:rPr>
          <w:fldChar w:fldCharType="end"/>
        </w:r>
        <w:r w:rsidR="00CD0ABA" w:rsidDel="00D555BC">
          <w:rPr>
            <w:rFonts w:ascii="Times" w:eastAsia="Times New Roman" w:hAnsi="Times" w:cs="Times New Roman"/>
            <w:sz w:val="20"/>
            <w:szCs w:val="20"/>
          </w:rPr>
          <w:fldChar w:fldCharType="begin"/>
        </w:r>
        <w:r w:rsidR="00BA3085" w:rsidDel="00D555BC">
          <w:rPr>
            <w:rFonts w:ascii="Times" w:eastAsia="Times New Roman" w:hAnsi="Times" w:cs="Times New Roman"/>
            <w:sz w:val="20"/>
            <w:szCs w:val="20"/>
          </w:rPr>
          <w:delInstrText xml:space="preserve"> ADDIN EN.CITE &lt;EndNote&gt;&lt;Cite&gt;&lt;Author&gt;Durmus Tekir&lt;/Author&gt;&lt;Year&gt;2013&lt;/Year&gt;&lt;RecNum&gt;61&lt;/RecNum&gt;&lt;DisplayText&gt;(19)&lt;/DisplayText&gt;&lt;record&gt;&lt;rec-number&gt;61&lt;/rec-number&gt;&lt;foreign-keys&gt;&lt;key app="EN" db-id="fzxf5s9pk0992pefpet5d9rcvs2ae90rrfad" timestamp="1504480629"&gt;61&lt;/key&gt;&lt;/foreign-keys&gt;&lt;ref-type name="Journal Article"&gt;17&lt;/ref-type&gt;&lt;contributors&gt;&lt;authors&gt;&lt;author&gt;Durmus Tekir, S.&lt;/author&gt;&lt;author&gt;Cakir, T.&lt;/author&gt;&lt;author&gt;Ardic, E.&lt;/author&gt;&lt;author&gt;Sayilirbas, A. S.&lt;/author&gt;&lt;author&gt;Konuk, G.&lt;/author&gt;&lt;author&gt;Konuk, M.&lt;/author&gt;&lt;author&gt;Sariyer, H.&lt;/author&gt;&lt;author&gt;Ugurlu, A.&lt;/author&gt;&lt;author&gt;Karadeniz, I.&lt;/author&gt;&lt;author&gt;Ozgur, A.&lt;/author&gt;&lt;author&gt;Sevilgen, F. E.&lt;/author&gt;&lt;author&gt;Ulgen, K. O.&lt;/author&gt;&lt;/authors&gt;&lt;/contributors&gt;&lt;auth-address&gt;Department of Chemical Engineering, Bogazici University, 34342 Bebek, Sariyer, Istanbul, Turkey. saliha.durmus@boun.edu.tr&lt;/auth-address&gt;&lt;titles&gt;&lt;title&gt;PHISTO: pathogen-host interaction search tool&lt;/title&gt;&lt;secondary-title&gt;Bioinformatics&lt;/secondary-title&gt;&lt;/titles&gt;&lt;periodical&gt;&lt;full-title&gt;Bioinformatics&lt;/full-title&gt;&lt;/periodical&gt;&lt;pages&gt;1357-8&lt;/pages&gt;&lt;volume&gt;29&lt;/volume&gt;&lt;number&gt;10&lt;/number&gt;&lt;keywords&gt;&lt;keyword&gt;Communicable Diseases&lt;/keyword&gt;&lt;keyword&gt;*Data Mining&lt;/keyword&gt;&lt;keyword&gt;Databases, Protein&lt;/keyword&gt;&lt;keyword&gt;*Host-Pathogen Interactions&lt;/keyword&gt;&lt;keyword&gt;Humans&lt;/keyword&gt;&lt;keyword&gt;Internet&lt;/keyword&gt;&lt;keyword&gt;Protein Interaction Domains and Motifs&lt;/keyword&gt;&lt;keyword&gt;*Search Engine&lt;/keyword&gt;&lt;/keywords&gt;&lt;dates&gt;&lt;year&gt;2013&lt;/year&gt;&lt;pub-dates&gt;&lt;date&gt;May 15&lt;/date&gt;&lt;/pub-dates&gt;&lt;/dates&gt;&lt;isbn&gt;1367-4811 (Electronic)&amp;#xD;1367-4803 (Linking)&lt;/isbn&gt;&lt;accession-num&gt;23515528&lt;/accession-num&gt;&lt;urls&gt;&lt;related-urls&gt;&lt;url&gt;http://www.ncbi.nlm.nih.gov/pubmed/23515528&lt;/url&gt;&lt;/related-urls&gt;&lt;/urls&gt;&lt;electronic-resource-num&gt;10.1093/bioinformatics/btt137&lt;/electronic-resource-num&gt;&lt;/record&gt;&lt;/Cite&gt;&lt;/EndNote&gt;</w:delInstrText>
        </w:r>
        <w:r w:rsidR="00CD0ABA" w:rsidDel="00D555BC">
          <w:rPr>
            <w:rFonts w:ascii="Times" w:eastAsia="Times New Roman" w:hAnsi="Times" w:cs="Times New Roman"/>
            <w:sz w:val="20"/>
            <w:szCs w:val="20"/>
          </w:rPr>
          <w:fldChar w:fldCharType="separate"/>
        </w:r>
        <w:r w:rsidR="00BA3085" w:rsidDel="00D555BC">
          <w:rPr>
            <w:rFonts w:ascii="Times" w:eastAsia="Times New Roman" w:hAnsi="Times" w:cs="Times New Roman"/>
            <w:noProof/>
            <w:sz w:val="20"/>
            <w:szCs w:val="20"/>
          </w:rPr>
          <w:delText>(19)</w:delText>
        </w:r>
        <w:r w:rsidR="00CD0ABA" w:rsidDel="00D555BC">
          <w:rPr>
            <w:rFonts w:ascii="Times" w:eastAsia="Times New Roman" w:hAnsi="Times" w:cs="Times New Roman"/>
            <w:sz w:val="20"/>
            <w:szCs w:val="20"/>
          </w:rPr>
          <w:fldChar w:fldCharType="end"/>
        </w:r>
        <w:r w:rsidR="00CD0ABA" w:rsidDel="00D555BC">
          <w:rPr>
            <w:rFonts w:ascii="Times" w:eastAsia="Times New Roman" w:hAnsi="Times" w:cs="Times New Roman"/>
            <w:sz w:val="20"/>
            <w:szCs w:val="20"/>
          </w:rPr>
          <w:fldChar w:fldCharType="begin"/>
        </w:r>
        <w:r w:rsidR="00BA3085" w:rsidDel="00D555BC">
          <w:rPr>
            <w:rFonts w:ascii="Times" w:eastAsia="Times New Roman" w:hAnsi="Times" w:cs="Times New Roman"/>
            <w:sz w:val="20"/>
            <w:szCs w:val="20"/>
          </w:rPr>
          <w:delInstrText xml:space="preserve"> ADDIN EN.CITE &lt;EndNote&gt;&lt;Cite&gt;&lt;Author&gt;Kumar&lt;/Author&gt;&lt;Year&gt;2010&lt;/Year&gt;&lt;RecNum&gt;62&lt;/RecNum&gt;&lt;DisplayText&gt;(18)&lt;/DisplayText&gt;&lt;record&gt;&lt;rec-number&gt;62&lt;/rec-number&gt;&lt;foreign-keys&gt;&lt;key app="EN" db-id="fzxf5s9pk0992pefpet5d9rcvs2ae90rrfad" timestamp="1504480663"&gt;62&lt;/key&gt;&lt;/foreign-keys&gt;&lt;ref-type name="Journal Article"&gt;17&lt;/ref-type&gt;&lt;contributors&gt;&lt;authors&gt;&lt;author&gt;Kumar, R.&lt;/author&gt;&lt;author&gt;Nanduri, B.&lt;/author&gt;&lt;/authors&gt;&lt;/contributors&gt;&lt;auth-address&gt;College of Veterinary Medicine, Mississippi State University, Mississippi State, MS 39762, USA. rkumar@cvm.msstate.edu&lt;/auth-address&gt;&lt;titles&gt;&lt;title&gt;HPIDB--a unified resource for host-pathogen interactions&lt;/title&gt;&lt;secondary-title&gt;BMC Bioinformatics&lt;/secondary-title&gt;&lt;/titles&gt;&lt;periodical&gt;&lt;full-title&gt;BMC Bioinformatics&lt;/full-title&gt;&lt;/periodical&gt;&lt;pages&gt;S16&lt;/pages&gt;&lt;volume&gt;11 Suppl 6&lt;/volume&gt;&lt;keywords&gt;&lt;keyword&gt;Databases, Protein&lt;/keyword&gt;&lt;keyword&gt;*Host-Pathogen Interactions&lt;/keyword&gt;&lt;keyword&gt;Internet&lt;/keyword&gt;&lt;keyword&gt;Protein Interaction Mapping&lt;/keyword&gt;&lt;keyword&gt;Proteins/chemistry/metabolism&lt;/keyword&gt;&lt;keyword&gt;Sequence Alignment&lt;/keyword&gt;&lt;keyword&gt;*Software&lt;/keyword&gt;&lt;keyword&gt;User-Computer Interface&lt;/keyword&gt;&lt;/keywords&gt;&lt;dates&gt;&lt;year&gt;2010&lt;/year&gt;&lt;pub-dates&gt;&lt;date&gt;Oct 07&lt;/date&gt;&lt;/pub-dates&gt;&lt;/dates&gt;&lt;isbn&gt;1471-2105 (Electronic)&amp;#xD;1471-2105 (Linking)&lt;/isbn&gt;&lt;accession-num&gt;20946599&lt;/accession-num&gt;&lt;urls&gt;&lt;related-urls&gt;&lt;url&gt;http://www.ncbi.nlm.nih.gov/pubmed/20946599&lt;/url&gt;&lt;/related-urls&gt;&lt;/urls&gt;&lt;custom2&gt;PMC3026363&lt;/custom2&gt;&lt;electronic-resource-num&gt;10.1186/1471-2105-11-S6-S16&lt;/electronic-resource-num&gt;&lt;/record&gt;&lt;/Cite&gt;&lt;/EndNote&gt;</w:delInstrText>
        </w:r>
        <w:r w:rsidR="00CD0ABA" w:rsidDel="00D555BC">
          <w:rPr>
            <w:rFonts w:ascii="Times" w:eastAsia="Times New Roman" w:hAnsi="Times" w:cs="Times New Roman"/>
            <w:sz w:val="20"/>
            <w:szCs w:val="20"/>
          </w:rPr>
          <w:fldChar w:fldCharType="separate"/>
        </w:r>
        <w:r w:rsidR="00BA3085" w:rsidDel="00D555BC">
          <w:rPr>
            <w:rFonts w:ascii="Times" w:eastAsia="Times New Roman" w:hAnsi="Times" w:cs="Times New Roman"/>
            <w:noProof/>
            <w:sz w:val="20"/>
            <w:szCs w:val="20"/>
          </w:rPr>
          <w:delText>(18)</w:delText>
        </w:r>
        <w:r w:rsidR="00CD0ABA" w:rsidDel="00D555BC">
          <w:rPr>
            <w:rFonts w:ascii="Times" w:eastAsia="Times New Roman" w:hAnsi="Times" w:cs="Times New Roman"/>
            <w:sz w:val="20"/>
            <w:szCs w:val="20"/>
          </w:rPr>
          <w:fldChar w:fldCharType="end"/>
        </w:r>
        <w:r w:rsidR="00CD0ABA" w:rsidDel="00D555BC">
          <w:rPr>
            <w:rFonts w:ascii="Times" w:eastAsia="Times New Roman" w:hAnsi="Times" w:cs="Times New Roman"/>
            <w:sz w:val="20"/>
            <w:szCs w:val="20"/>
          </w:rPr>
          <w:fldChar w:fldCharType="begin"/>
        </w:r>
        <w:r w:rsidR="00BA3085" w:rsidDel="00D555BC">
          <w:rPr>
            <w:rFonts w:ascii="Times" w:eastAsia="Times New Roman" w:hAnsi="Times" w:cs="Times New Roman"/>
            <w:sz w:val="20"/>
            <w:szCs w:val="20"/>
          </w:rPr>
          <w:delInstrText xml:space="preserve"> ADDIN EN.CITE &lt;EndNote&gt;&lt;Cite&gt;&lt;Author&gt;Guirimand&lt;/Author&gt;&lt;Year&gt;2015&lt;/Year&gt;&lt;RecNum&gt;70&lt;/RecNum&gt;&lt;DisplayText&gt;(15)&lt;/DisplayText&gt;&lt;record&gt;&lt;rec-number&gt;70&lt;/rec-number&gt;&lt;foreign-keys&gt;&lt;key app="EN" db-id="fzxf5s9pk0992pefpet5d9rcvs2ae90rrfad" timestamp="1504480781"&gt;70&lt;/key&gt;&lt;/foreign-keys&gt;&lt;ref-type name="Journal Article"&gt;17&lt;/ref-type&gt;&lt;contributors&gt;&lt;authors&gt;&lt;author&gt;Guirimand, T.&lt;/author&gt;&lt;author&gt;Delmotte, S.&lt;/author&gt;&lt;author&gt;Navratil, V.&lt;/author&gt;&lt;/authors&gt;&lt;/contributors&gt;&lt;auth-address&gt;PRABI, Rhone Alpes Bioinformatics Center, UCBL, Lyon1, Universite de Lyon, Lyon, France.&amp;#xD;PRABI, Rhone Alpes Bioinformatics Center, UCBL, Lyon1, Universite de Lyon, Lyon, France UMR5558, UCBL, Lyon1, Universite de Lyon, Lyon, France.&amp;#xD;PRABI, Rhone Alpes Bioinformatics Center, UCBL, Lyon1, Universite de Lyon, Lyon, France navratil@prabi.fr.&lt;/auth-address&gt;&lt;titles&gt;&lt;title&gt;VirHostNet 2.0: surfing on the web of virus/host molecular interactions data&lt;/title&gt;&lt;secondary-title&gt;Nucleic Acids Res&lt;/secondary-title&gt;&lt;/titles&gt;&lt;periodical&gt;&lt;full-title&gt;Nucleic Acids Res&lt;/full-title&gt;&lt;/periodical&gt;&lt;pages&gt;D583-7&lt;/pages&gt;&lt;volume&gt;43&lt;/volume&gt;&lt;number&gt;Database issue&lt;/number&gt;&lt;keywords&gt;&lt;keyword&gt;*Databases, Protein&lt;/keyword&gt;&lt;keyword&gt;Internet&lt;/keyword&gt;&lt;keyword&gt;*Protein Interaction Mapping&lt;/keyword&gt;&lt;keyword&gt;Viral Proteins/*metabolism&lt;/keyword&gt;&lt;keyword&gt;Virus Diseases/metabolism/virology&lt;/keyword&gt;&lt;/keywords&gt;&lt;dates&gt;&lt;year&gt;2015&lt;/year&gt;&lt;pub-dates&gt;&lt;date&gt;Jan&lt;/date&gt;&lt;/pub-dates&gt;&lt;/dates&gt;&lt;isbn&gt;1362-4962 (Electronic)&amp;#xD;0305-1048 (Linking)&lt;/isbn&gt;&lt;accession-num&gt;25392406&lt;/accession-num&gt;&lt;urls&gt;&lt;related-urls&gt;&lt;url&gt;http://www.ncbi.nlm.nih.gov/pubmed/25392406&lt;/url&gt;&lt;/related-urls&gt;&lt;/urls&gt;&lt;custom2&gt;PMC4383936&lt;/custom2&gt;&lt;electronic-resource-num&gt;10.1093/nar/gku1121&lt;/electronic-resource-num&gt;&lt;/record&gt;&lt;/Cite&gt;&lt;/EndNote&gt;</w:delInstrText>
        </w:r>
        <w:r w:rsidR="00CD0ABA" w:rsidDel="00D555BC">
          <w:rPr>
            <w:rFonts w:ascii="Times" w:eastAsia="Times New Roman" w:hAnsi="Times" w:cs="Times New Roman"/>
            <w:sz w:val="20"/>
            <w:szCs w:val="20"/>
          </w:rPr>
          <w:fldChar w:fldCharType="separate"/>
        </w:r>
        <w:r w:rsidR="00BA3085" w:rsidDel="00D555BC">
          <w:rPr>
            <w:rFonts w:ascii="Times" w:eastAsia="Times New Roman" w:hAnsi="Times" w:cs="Times New Roman"/>
            <w:noProof/>
            <w:sz w:val="20"/>
            <w:szCs w:val="20"/>
          </w:rPr>
          <w:delText>(15)</w:delText>
        </w:r>
        <w:r w:rsidR="00CD0ABA" w:rsidDel="00D555BC">
          <w:rPr>
            <w:rFonts w:ascii="Times" w:eastAsia="Times New Roman" w:hAnsi="Times" w:cs="Times New Roman"/>
            <w:sz w:val="20"/>
            <w:szCs w:val="20"/>
          </w:rPr>
          <w:fldChar w:fldCharType="end"/>
        </w:r>
        <w:r w:rsidR="00CD0ABA" w:rsidDel="00D555BC">
          <w:rPr>
            <w:rFonts w:ascii="Times" w:eastAsia="Times New Roman" w:hAnsi="Times" w:cs="Times New Roman"/>
            <w:sz w:val="20"/>
            <w:szCs w:val="20"/>
          </w:rPr>
          <w:fldChar w:fldCharType="begin"/>
        </w:r>
        <w:r w:rsidR="00BA3085" w:rsidDel="00D555BC">
          <w:rPr>
            <w:rFonts w:ascii="Times" w:eastAsia="Times New Roman" w:hAnsi="Times" w:cs="Times New Roman"/>
            <w:sz w:val="20"/>
            <w:szCs w:val="20"/>
          </w:rPr>
          <w:delInstrText xml:space="preserve"> ADDIN EN.CITE &lt;EndNote&gt;&lt;Cite&gt;&lt;Author&gt;Calderone&lt;/Author&gt;&lt;Year&gt;2015&lt;/Year&gt;&lt;RecNum&gt;71&lt;/RecNum&gt;&lt;DisplayText&gt;(16)&lt;/DisplayText&gt;&lt;record&gt;&lt;rec-number&gt;71&lt;/rec-number&gt;&lt;foreign-keys&gt;&lt;key app="EN" db-id="fzxf5s9pk0992pefpet5d9rcvs2ae90rrfad" timestamp="1504480840"&gt;71&lt;/key&gt;&lt;/foreign-keys&gt;&lt;ref-type name="Journal Article"&gt;17&lt;/ref-type&gt;&lt;contributors&gt;&lt;authors&gt;&lt;author&gt;Calderone, A.&lt;/author&gt;&lt;author&gt;Licata, L.&lt;/author&gt;&lt;author&gt;Cesareni, G.&lt;/author&gt;&lt;/authors&gt;&lt;/contributors&gt;&lt;auth-address&gt;Department of Biology, University of Rome Tor Vergata, Rome, Italy sinnefa@gmail.com.&amp;#xD;Department of Biology, University of Rome Tor Vergata, Rome, Italy.&amp;#xD;Department of Biology, University of Rome Tor Vergata, Rome, Italy Fondazione Santa Lucia Istituto di Ricovero e Cura a Carattere Scientifico (IRCCS), Rome, Italy.&lt;/auth-address&gt;&lt;titles&gt;&lt;title&gt;VirusMentha: a new resource for virus-host protein interactions&lt;/title&gt;&lt;secondary-title&gt;Nucleic Acids Res&lt;/secondary-title&gt;&lt;/titles&gt;&lt;periodical&gt;&lt;full-title&gt;Nucleic Acids Res&lt;/full-title&gt;&lt;/periodical&gt;&lt;pages&gt;D588-92&lt;/pages&gt;&lt;volume&gt;43&lt;/volume&gt;&lt;number&gt;Database issue&lt;/number&gt;&lt;keywords&gt;&lt;keyword&gt;Animals&lt;/keyword&gt;&lt;keyword&gt;*Databases, Protein&lt;/keyword&gt;&lt;keyword&gt;Humans&lt;/keyword&gt;&lt;keyword&gt;Internet&lt;/keyword&gt;&lt;keyword&gt;Mice&lt;/keyword&gt;&lt;keyword&gt;*Protein Interaction Mapping&lt;/keyword&gt;&lt;keyword&gt;Viral Proteins/*metabolism&lt;/keyword&gt;&lt;keyword&gt;Viruses/classification&lt;/keyword&gt;&lt;/keywords&gt;&lt;dates&gt;&lt;year&gt;2015&lt;/year&gt;&lt;pub-dates&gt;&lt;date&gt;Jan&lt;/date&gt;&lt;/pub-dates&gt;&lt;/dates&gt;&lt;isbn&gt;1362-4962 (Electronic)&amp;#xD;0305-1048 (Linking)&lt;/isbn&gt;&lt;accession-num&gt;25217587&lt;/accession-num&gt;&lt;urls&gt;&lt;related-urls&gt;&lt;url&gt;http://www.ncbi.nlm.nih.gov/pubmed/25217587&lt;/url&gt;&lt;/related-urls&gt;&lt;/urls&gt;&lt;custom2&gt;PMC4384001&lt;/custom2&gt;&lt;electronic-resource-num&gt;10.1093/nar/gku830&lt;/electronic-resource-num&gt;&lt;/record&gt;&lt;/Cite&gt;&lt;/EndNote&gt;</w:delInstrText>
        </w:r>
        <w:r w:rsidR="00CD0ABA" w:rsidDel="00D555BC">
          <w:rPr>
            <w:rFonts w:ascii="Times" w:eastAsia="Times New Roman" w:hAnsi="Times" w:cs="Times New Roman"/>
            <w:sz w:val="20"/>
            <w:szCs w:val="20"/>
          </w:rPr>
          <w:fldChar w:fldCharType="separate"/>
        </w:r>
        <w:r w:rsidR="00BA3085" w:rsidDel="00D555BC">
          <w:rPr>
            <w:rFonts w:ascii="Times" w:eastAsia="Times New Roman" w:hAnsi="Times" w:cs="Times New Roman"/>
            <w:noProof/>
            <w:sz w:val="20"/>
            <w:szCs w:val="20"/>
          </w:rPr>
          <w:delText>(16)</w:delText>
        </w:r>
        <w:r w:rsidR="00CD0ABA" w:rsidDel="00D555BC">
          <w:rPr>
            <w:rFonts w:ascii="Times" w:eastAsia="Times New Roman" w:hAnsi="Times" w:cs="Times New Roman"/>
            <w:sz w:val="20"/>
            <w:szCs w:val="20"/>
          </w:rPr>
          <w:fldChar w:fldCharType="end"/>
        </w:r>
      </w:del>
      <w:ins w:id="164" w:author="Stefan Wuchty" w:date="2017-09-03T19:28:00Z">
        <w:r w:rsidR="00C54756">
          <w:rPr>
            <w:rFonts w:ascii="Times" w:eastAsia="Times New Roman" w:hAnsi="Times" w:cs="Times New Roman"/>
          </w:rPr>
          <w:t xml:space="preserve">In </w:t>
        </w:r>
        <w:proofErr w:type="gramStart"/>
        <w:r w:rsidR="00C54756">
          <w:rPr>
            <w:rFonts w:ascii="Times" w:eastAsia="Times New Roman" w:hAnsi="Times" w:cs="Times New Roman"/>
          </w:rPr>
          <w:t xml:space="preserve">particular,  </w:t>
        </w:r>
        <w:proofErr w:type="spellStart"/>
        <w:r w:rsidR="00C54756" w:rsidRPr="00C54756">
          <w:rPr>
            <w:rFonts w:ascii="Times" w:eastAsia="Times New Roman" w:hAnsi="Times"/>
          </w:rPr>
          <w:t>HCVPro</w:t>
        </w:r>
        <w:proofErr w:type="spellEnd"/>
        <w:proofErr w:type="gramEnd"/>
        <w:r w:rsidR="00C54756" w:rsidRPr="00C54756">
          <w:rPr>
            <w:rFonts w:ascii="Times" w:eastAsia="Times New Roman" w:hAnsi="Times"/>
          </w:rPr>
          <w:t xml:space="preserve"> (HCV interaction database) is dedicated to only HCV, cataloging the characterized protein interactions for intraviral and virus–human systems. Additionally, it includes information on the structure and functions of HCV proteins</w:t>
        </w:r>
      </w:ins>
      <w:ins w:id="165" w:author="Stefan Wuchty" w:date="2017-09-03T19:29:00Z">
        <w:r w:rsidR="00C54756">
          <w:rPr>
            <w:rFonts w:ascii="Times" w:eastAsia="Times New Roman" w:hAnsi="Times"/>
          </w:rPr>
          <w:t xml:space="preserve"> </w:t>
        </w:r>
        <w:r w:rsidR="00C54756" w:rsidRPr="00B77521">
          <w:rPr>
            <w:rFonts w:ascii="Times" w:eastAsia="Times New Roman" w:hAnsi="Times" w:cs="Times New Roman"/>
          </w:rPr>
          <w:fldChar w:fldCharType="begin"/>
        </w:r>
      </w:ins>
      <w:r w:rsidR="007C3EB7">
        <w:rPr>
          <w:rFonts w:ascii="Times" w:eastAsia="Times New Roman" w:hAnsi="Times" w:cs="Times New Roman"/>
        </w:rPr>
        <w:instrText xml:space="preserve"> ADDIN EN.CITE &lt;EndNote&gt;&lt;Cite&gt;&lt;Author&gt;Kwofie&lt;/Author&gt;&lt;Year&gt;2011&lt;/Year&gt;&lt;RecNum&gt;46&lt;/RecNum&gt;&lt;DisplayText&gt;(19)&lt;/DisplayText&gt;&lt;record&gt;&lt;rec-number&gt;46&lt;/rec-number&gt;&lt;foreign-keys&gt;&lt;key app="EN" db-id="fzxf5s9pk0992pefpet5d9rcvs2ae90rrfad" timestamp="1504480305"&gt;46&lt;/key&gt;&lt;/foreign-keys&gt;&lt;ref-type name="Journal Article"&gt;17&lt;/ref-type&gt;&lt;contributors&gt;&lt;authors&gt;&lt;author&gt;Kwofie, S. K.&lt;/author&gt;&lt;author&gt;Schaefer, U.&lt;/author&gt;&lt;author&gt;Sundararajan, V. S.&lt;/author&gt;&lt;author&gt;Bajic, V. B.&lt;/author&gt;&lt;author&gt;Christoffels, A.&lt;/author&gt;&lt;/authors&gt;&lt;/contributors&gt;&lt;auth-address&gt;South African National Bioinformatics Institute, University of the Western Cape, Private Bag X17, Modderdam Road, Bellville 7535, Cape Town, South Africa. samuel@sanbi.ac.za&lt;/auth-address&gt;&lt;titles&gt;&lt;title&gt;HCVpro: hepatitis C virus protein interaction database&lt;/title&gt;&lt;secondary-title&gt;Infect Genet Evol&lt;/secondary-title&gt;&lt;/titles&gt;&lt;periodical&gt;&lt;full-title&gt;Infect Genet Evol&lt;/full-title&gt;&lt;/periodical&gt;&lt;pages&gt;1971-7&lt;/pages&gt;&lt;volume&gt;11&lt;/volume&gt;&lt;number&gt;8&lt;/number&gt;&lt;keywords&gt;&lt;keyword&gt;Biomarkers/metabolism&lt;/keyword&gt;&lt;keyword&gt;*Databases, Protein&lt;/keyword&gt;&lt;keyword&gt;Hepacivirus/*chemistry/genetics/*metabolism&lt;/keyword&gt;&lt;keyword&gt;Hepatitis C/diagnosis/metabolism&lt;/keyword&gt;&lt;keyword&gt;Humans&lt;/keyword&gt;&lt;keyword&gt;Protein Interaction Maps&lt;/keyword&gt;&lt;keyword&gt;Software&lt;/keyword&gt;&lt;keyword&gt;User-Computer Interface&lt;/keyword&gt;&lt;keyword&gt;Viral Proteins/genetics/*metabolism&lt;/keyword&gt;&lt;/keywords&gt;&lt;dates&gt;&lt;year&gt;2011&lt;/year&gt;&lt;pub-dates&gt;&lt;date&gt;Dec&lt;/date&gt;&lt;/pub-dates&gt;&lt;/dates&gt;&lt;isbn&gt;1567-7257 (Electronic)&amp;#xD;1567-1348 (Linking)&lt;/isbn&gt;&lt;accession-num&gt;21930248&lt;/accession-num&gt;&lt;urls&gt;&lt;related-urls&gt;&lt;url&gt;http://www.ncbi.nlm.nih.gov/pubmed/21930248&lt;/url&gt;&lt;/related-urls&gt;&lt;/urls&gt;&lt;electronic-resource-num&gt;10.1016/j.meegid.2011.09.001&lt;/electronic-resource-num&gt;&lt;/record&gt;&lt;/Cite&gt;&lt;/EndNote&gt;</w:instrText>
      </w:r>
      <w:ins w:id="166" w:author="Stefan Wuchty" w:date="2017-09-03T19:29:00Z">
        <w:r w:rsidR="00C54756" w:rsidRPr="00B77521">
          <w:rPr>
            <w:rFonts w:ascii="Times" w:eastAsia="Times New Roman" w:hAnsi="Times" w:cs="Times New Roman"/>
          </w:rPr>
          <w:fldChar w:fldCharType="separate"/>
        </w:r>
      </w:ins>
      <w:r w:rsidR="007C3EB7">
        <w:rPr>
          <w:rFonts w:ascii="Times" w:eastAsia="Times New Roman" w:hAnsi="Times" w:cs="Times New Roman"/>
          <w:noProof/>
        </w:rPr>
        <w:t>(19)</w:t>
      </w:r>
      <w:ins w:id="167" w:author="Stefan Wuchty" w:date="2017-09-03T19:29:00Z">
        <w:r w:rsidR="00C54756" w:rsidRPr="00B77521">
          <w:rPr>
            <w:rFonts w:ascii="Times" w:eastAsia="Times New Roman" w:hAnsi="Times" w:cs="Times New Roman"/>
          </w:rPr>
          <w:fldChar w:fldCharType="end"/>
        </w:r>
        <w:r w:rsidR="00C54756">
          <w:rPr>
            <w:rFonts w:ascii="Times" w:eastAsia="Times New Roman" w:hAnsi="Times"/>
          </w:rPr>
          <w:t xml:space="preserve">. </w:t>
        </w:r>
      </w:ins>
      <w:ins w:id="168" w:author="Stefan Wuchty" w:date="2017-09-03T19:28:00Z">
        <w:r w:rsidR="00C54756" w:rsidRPr="00C54756">
          <w:rPr>
            <w:rFonts w:ascii="Times" w:eastAsia="Times New Roman" w:hAnsi="Times"/>
          </w:rPr>
          <w:t xml:space="preserve"> The HIV-1 Human </w:t>
        </w:r>
        <w:r w:rsidR="00C54756">
          <w:rPr>
            <w:rFonts w:ascii="Times" w:eastAsia="Times New Roman" w:hAnsi="Times"/>
          </w:rPr>
          <w:t>Protein Interaction Database @</w:t>
        </w:r>
        <w:r w:rsidR="00C54756" w:rsidRPr="00C54756">
          <w:rPr>
            <w:rFonts w:ascii="Times" w:eastAsia="Times New Roman" w:hAnsi="Times"/>
          </w:rPr>
          <w:t xml:space="preserve">NCBI includes the interactions between HIV-1 and </w:t>
        </w:r>
        <w:r w:rsidR="00C54756">
          <w:rPr>
            <w:rFonts w:ascii="Times" w:eastAsia="Times New Roman" w:hAnsi="Times"/>
          </w:rPr>
          <w:t>human proteins where the majority of the pro</w:t>
        </w:r>
        <w:r w:rsidR="00C54756" w:rsidRPr="00C54756">
          <w:rPr>
            <w:rFonts w:ascii="Times" w:eastAsia="Times New Roman" w:hAnsi="Times"/>
          </w:rPr>
          <w:t>tein interaction data are indirect</w:t>
        </w:r>
        <w:r w:rsidR="00C54756">
          <w:rPr>
            <w:rFonts w:ascii="Times" w:eastAsia="Times New Roman" w:hAnsi="Times"/>
          </w:rPr>
          <w:t xml:space="preserve"> (e.g., upregulation, modifica</w:t>
        </w:r>
        <w:r w:rsidR="00C54756" w:rsidRPr="00C54756">
          <w:rPr>
            <w:rFonts w:ascii="Times" w:eastAsia="Times New Roman" w:hAnsi="Times"/>
          </w:rPr>
          <w:t xml:space="preserve">tion) </w:t>
        </w:r>
      </w:ins>
      <w:ins w:id="169" w:author="Stefan Wuchty" w:date="2017-09-03T19:29:00Z">
        <w:r w:rsidR="00C54756">
          <w:rPr>
            <w:rFonts w:ascii="Times" w:eastAsia="Times New Roman" w:hAnsi="Times"/>
          </w:rPr>
          <w:t>while</w:t>
        </w:r>
      </w:ins>
      <w:ins w:id="170" w:author="Stefan Wuchty" w:date="2017-09-03T19:28:00Z">
        <w:r w:rsidR="00C54756" w:rsidRPr="00C54756">
          <w:rPr>
            <w:rFonts w:ascii="Times" w:eastAsia="Times New Roman" w:hAnsi="Times"/>
          </w:rPr>
          <w:t xml:space="preserve"> the rest are direct</w:t>
        </w:r>
      </w:ins>
      <w:ins w:id="171" w:author="Stefan Wuchty" w:date="2017-09-03T19:29:00Z">
        <w:r w:rsidR="00C54756">
          <w:rPr>
            <w:rFonts w:ascii="Times" w:eastAsia="Times New Roman" w:hAnsi="Times"/>
          </w:rPr>
          <w:t>ed interactions that relate to physical interactions</w:t>
        </w:r>
      </w:ins>
      <w:ins w:id="172" w:author="Stefan Wuchty" w:date="2017-09-03T19:28:00Z">
        <w:r w:rsidR="00C54756" w:rsidRPr="00C54756">
          <w:rPr>
            <w:rFonts w:ascii="Times" w:eastAsia="Times New Roman" w:hAnsi="Times"/>
          </w:rPr>
          <w:t xml:space="preserve"> </w:t>
        </w:r>
      </w:ins>
      <w:ins w:id="173" w:author="Stefan Wuchty" w:date="2017-09-03T19:29:00Z">
        <w:r w:rsidR="00C54756" w:rsidRPr="00B77521">
          <w:rPr>
            <w:rFonts w:ascii="Times" w:eastAsia="Times New Roman" w:hAnsi="Times" w:cs="Times New Roman"/>
          </w:rPr>
          <w:fldChar w:fldCharType="begin">
            <w:fldData xml:space="preserve">PEVuZE5vdGU+PENpdGU+PEF1dGhvcj5Ba28tQWRqZWk8L0F1dGhvcj48WWVhcj4yMDE1PC9ZZWFy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</w:fldData>
          </w:fldChar>
        </w:r>
      </w:ins>
      <w:r w:rsidR="007C3EB7">
        <w:rPr>
          <w:rFonts w:ascii="Times" w:eastAsia="Times New Roman" w:hAnsi="Times" w:cs="Times New Roman"/>
        </w:rPr>
        <w:instrText xml:space="preserve"> ADDIN EN.CITE </w:instrText>
      </w:r>
      <w:r w:rsidR="007C3EB7">
        <w:rPr>
          <w:rFonts w:ascii="Times" w:eastAsia="Times New Roman" w:hAnsi="Times" w:cs="Times New Roman"/>
        </w:rPr>
        <w:fldChar w:fldCharType="begin">
          <w:fldData xml:space="preserve">PEVuZE5vdGU+PENpdGU+PEF1dGhvcj5Ba28tQWRqZWk8L0F1dGhvcj48WWVhcj4yMDE1PC9ZZWFy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</w:fldData>
        </w:fldChar>
      </w:r>
      <w:r w:rsidR="007C3EB7">
        <w:rPr>
          <w:rFonts w:ascii="Times" w:eastAsia="Times New Roman" w:hAnsi="Times" w:cs="Times New Roman"/>
        </w:rPr>
        <w:instrText xml:space="preserve"> ADDIN EN.CITE.DATA </w:instrText>
      </w:r>
      <w:r w:rsidR="007C3EB7">
        <w:rPr>
          <w:rFonts w:ascii="Times" w:eastAsia="Times New Roman" w:hAnsi="Times" w:cs="Times New Roman"/>
        </w:rPr>
      </w:r>
      <w:r w:rsidR="007C3EB7">
        <w:rPr>
          <w:rFonts w:ascii="Times" w:eastAsia="Times New Roman" w:hAnsi="Times" w:cs="Times New Roman"/>
        </w:rPr>
        <w:fldChar w:fldCharType="end"/>
      </w:r>
      <w:ins w:id="174" w:author="Stefan Wuchty" w:date="2017-09-03T19:29:00Z">
        <w:r w:rsidR="00C54756" w:rsidRPr="00B77521">
          <w:rPr>
            <w:rFonts w:ascii="Times" w:eastAsia="Times New Roman" w:hAnsi="Times" w:cs="Times New Roman"/>
          </w:rPr>
        </w:r>
        <w:r w:rsidR="00C54756" w:rsidRPr="00B77521">
          <w:rPr>
            <w:rFonts w:ascii="Times" w:eastAsia="Times New Roman" w:hAnsi="Times" w:cs="Times New Roman"/>
          </w:rPr>
          <w:fldChar w:fldCharType="separate"/>
        </w:r>
      </w:ins>
      <w:r w:rsidR="007C3EB7">
        <w:rPr>
          <w:rFonts w:ascii="Times" w:eastAsia="Times New Roman" w:hAnsi="Times" w:cs="Times New Roman"/>
          <w:noProof/>
        </w:rPr>
        <w:t>(20)</w:t>
      </w:r>
      <w:ins w:id="175" w:author="Stefan Wuchty" w:date="2017-09-03T19:29:00Z">
        <w:r w:rsidR="00C54756" w:rsidRPr="00B77521">
          <w:rPr>
            <w:rFonts w:ascii="Times" w:eastAsia="Times New Roman" w:hAnsi="Times" w:cs="Times New Roman"/>
          </w:rPr>
          <w:fldChar w:fldCharType="end"/>
        </w:r>
        <w:r w:rsidR="00C54756">
          <w:rPr>
            <w:rFonts w:ascii="Times" w:eastAsia="Times New Roman" w:hAnsi="Times" w:cs="Times New Roman"/>
          </w:rPr>
          <w:t>.</w:t>
        </w:r>
      </w:ins>
      <w:ins w:id="176" w:author="Stefan Wuchty" w:date="2017-09-03T19:31:00Z">
        <w:r w:rsidR="00E42879">
          <w:rPr>
            <w:rFonts w:ascii="Times" w:eastAsia="Times New Roman" w:hAnsi="Times" w:cs="Times New Roman"/>
          </w:rPr>
          <w:t xml:space="preserve"> </w:t>
        </w:r>
        <w:r w:rsidR="00E42879">
          <w:rPr>
            <w:rFonts w:ascii="Times" w:eastAsia="Times New Roman" w:hAnsi="Times"/>
          </w:rPr>
          <w:t>In turn,</w:t>
        </w:r>
        <w:r w:rsidR="00E42879" w:rsidRPr="00E42879">
          <w:rPr>
            <w:rFonts w:ascii="Times" w:eastAsia="Times New Roman" w:hAnsi="Times"/>
          </w:rPr>
          <w:t xml:space="preserve"> databases developed specifically for </w:t>
        </w:r>
        <w:r w:rsidR="00E42879">
          <w:rPr>
            <w:rFonts w:ascii="Times" w:eastAsia="Times New Roman" w:hAnsi="Times"/>
          </w:rPr>
          <w:t xml:space="preserve">virus host protein interactions </w:t>
        </w:r>
        <w:r w:rsidR="00E42879" w:rsidRPr="00E42879">
          <w:rPr>
            <w:rFonts w:ascii="Times" w:eastAsia="Times New Roman" w:hAnsi="Times"/>
          </w:rPr>
          <w:t xml:space="preserve">such as </w:t>
        </w:r>
        <w:proofErr w:type="spellStart"/>
        <w:r w:rsidR="00E42879" w:rsidRPr="00E42879">
          <w:rPr>
            <w:rFonts w:ascii="Times" w:eastAsia="Times New Roman" w:hAnsi="Times"/>
          </w:rPr>
          <w:t>VirHostNet</w:t>
        </w:r>
      </w:ins>
      <w:proofErr w:type="spellEnd"/>
      <w:ins w:id="177" w:author="Stefan Wuchty" w:date="2017-09-03T19:32:00Z">
        <w:r w:rsidR="00E42879" w:rsidRPr="00E42879">
          <w:rPr>
            <w:rFonts w:ascii="Times" w:eastAsia="Times New Roman" w:hAnsi="Times"/>
          </w:rPr>
          <w:t xml:space="preserve"> </w:t>
        </w:r>
        <w:r w:rsidR="00E42879" w:rsidRPr="00E42879">
          <w:rPr>
            <w:rFonts w:ascii="Times" w:eastAsia="Times New Roman" w:hAnsi="Times" w:cs="Times New Roman"/>
            <w:rPrChange w:id="178" w:author="Stefan Wuchty" w:date="2017-09-03T19:32:00Z">
              <w:rPr>
                <w:rFonts w:ascii="Times" w:eastAsia="Times New Roman" w:hAnsi="Times" w:cs="Times New Roman"/>
                <w:sz w:val="20"/>
                <w:szCs w:val="20"/>
              </w:rPr>
            </w:rPrChange>
          </w:rPr>
          <w:fldChar w:fldCharType="begin"/>
        </w:r>
      </w:ins>
      <w:r w:rsidR="007C3EB7">
        <w:rPr>
          <w:rFonts w:ascii="Times" w:eastAsia="Times New Roman" w:hAnsi="Times" w:cs="Times New Roman"/>
        </w:rPr>
        <w:instrText xml:space="preserve"> ADDIN EN.CITE &lt;EndNote&gt;&lt;Cite&gt;&lt;Author&gt;Guirimand&lt;/Author&gt;&lt;Year&gt;2015&lt;/Year&gt;&lt;RecNum&gt;70&lt;/RecNum&gt;&lt;DisplayText&gt;(21)&lt;/DisplayText&gt;&lt;record&gt;&lt;rec-number&gt;70&lt;/rec-number&gt;&lt;foreign-keys&gt;&lt;key app="EN" db-id="fzxf5s9pk0992pefpet5d9rcvs2ae90rrfad" timestamp="1504480781"&gt;70&lt;/key&gt;&lt;/foreign-keys&gt;&lt;ref-type name="Journal Article"&gt;17&lt;/ref-type&gt;&lt;contributors&gt;&lt;authors&gt;&lt;author&gt;Guirimand, T.&lt;/author&gt;&lt;author&gt;Delmotte, S.&lt;/author&gt;&lt;author&gt;Navratil, V.&lt;/author&gt;&lt;/authors&gt;&lt;/contributors&gt;&lt;auth-address&gt;PRABI, Rhone Alpes Bioinformatics Center, UCBL, Lyon1, Universite de Lyon, Lyon, France.&amp;#xD;PRABI, Rhone Alpes Bioinformatics Center, UCBL, Lyon1, Universite de Lyon, Lyon, France UMR5558, UCBL, Lyon1, Universite de Lyon, Lyon, France.&amp;#xD;PRABI, Rhone Alpes Bioinformatics Center, UCBL, Lyon1, Universite de Lyon, Lyon, France navratil@prabi.fr.&lt;/auth-address&gt;&lt;titles&gt;&lt;title&gt;VirHostNet 2.0: surfing on the web of virus/host molecular interactions data&lt;/title&gt;&lt;secondary-title&gt;Nucleic Acids Res&lt;/secondary-title&gt;&lt;/titles&gt;&lt;periodical&gt;&lt;full-title&gt;Nucleic Acids Res&lt;/full-title&gt;&lt;/periodical&gt;&lt;pages&gt;D583-7&lt;/pages&gt;&lt;volume&gt;43&lt;/volume&gt;&lt;number&gt;Database issue&lt;/number&gt;&lt;keywords&gt;&lt;keyword&gt;*Databases, Protein&lt;/keyword&gt;&lt;keyword&gt;Internet&lt;/keyword&gt;&lt;keyword&gt;*Protein Interaction Mapping&lt;/keyword&gt;&lt;keyword&gt;Viral Proteins/*metabolism&lt;/keyword&gt;&lt;keyword&gt;Virus Diseases/metabolism/virology&lt;/keyword&gt;&lt;/keywords&gt;&lt;dates&gt;&lt;year&gt;2015&lt;/year&gt;&lt;pub-dates&gt;&lt;date&gt;Jan&lt;/date&gt;&lt;/pub-dates&gt;&lt;/dates&gt;&lt;isbn&gt;1362-4962 (Electronic)&amp;#xD;0305-1048 (Linking)&lt;/isbn&gt;&lt;accession-num&gt;25392406&lt;/accession-num&gt;&lt;urls&gt;&lt;related-urls&gt;&lt;url&gt;http://www.ncbi.nlm.nih.gov/pubmed/25392406&lt;/url&gt;&lt;/related-urls&gt;&lt;/urls&gt;&lt;custom2&gt;PMC4383936&lt;/custom2&gt;&lt;electronic-resource-num&gt;10.1093/nar/gku1121&lt;/electronic-resource-num&gt;&lt;/record&gt;&lt;/Cite&gt;&lt;/EndNote&gt;</w:instrText>
      </w:r>
      <w:ins w:id="179" w:author="Stefan Wuchty" w:date="2017-09-03T19:32:00Z">
        <w:r w:rsidR="00E42879" w:rsidRPr="00E42879">
          <w:rPr>
            <w:rFonts w:ascii="Times" w:eastAsia="Times New Roman" w:hAnsi="Times" w:cs="Times New Roman"/>
            <w:rPrChange w:id="180" w:author="Stefan Wuchty" w:date="2017-09-03T19:32:00Z">
              <w:rPr>
                <w:rFonts w:ascii="Times" w:eastAsia="Times New Roman" w:hAnsi="Times" w:cs="Times New Roman"/>
                <w:sz w:val="20"/>
                <w:szCs w:val="20"/>
              </w:rPr>
            </w:rPrChange>
          </w:rPr>
          <w:fldChar w:fldCharType="separate"/>
        </w:r>
      </w:ins>
      <w:r w:rsidR="007C3EB7">
        <w:rPr>
          <w:rFonts w:ascii="Times" w:eastAsia="Times New Roman" w:hAnsi="Times" w:cs="Times New Roman"/>
          <w:noProof/>
        </w:rPr>
        <w:t>(21)</w:t>
      </w:r>
      <w:ins w:id="181" w:author="Stefan Wuchty" w:date="2017-09-03T19:32:00Z">
        <w:r w:rsidR="00E42879" w:rsidRPr="00E42879">
          <w:rPr>
            <w:rFonts w:ascii="Times" w:eastAsia="Times New Roman" w:hAnsi="Times" w:cs="Times New Roman"/>
            <w:rPrChange w:id="182" w:author="Stefan Wuchty" w:date="2017-09-03T19:32:00Z">
              <w:rPr>
                <w:rFonts w:ascii="Times" w:eastAsia="Times New Roman" w:hAnsi="Times" w:cs="Times New Roman"/>
                <w:sz w:val="20"/>
                <w:szCs w:val="20"/>
              </w:rPr>
            </w:rPrChange>
          </w:rPr>
          <w:fldChar w:fldCharType="end"/>
        </w:r>
      </w:ins>
      <w:ins w:id="183" w:author="Stefan Wuchty" w:date="2017-09-03T19:31:00Z">
        <w:r w:rsidR="00E42879" w:rsidRPr="00E42879">
          <w:rPr>
            <w:rFonts w:ascii="Times" w:eastAsia="Times New Roman" w:hAnsi="Times"/>
          </w:rPr>
          <w:t xml:space="preserve">, </w:t>
        </w:r>
        <w:proofErr w:type="spellStart"/>
        <w:r w:rsidR="00E42879" w:rsidRPr="00E42879">
          <w:rPr>
            <w:rFonts w:ascii="Times" w:eastAsia="Times New Roman" w:hAnsi="Times"/>
          </w:rPr>
          <w:t>VirusMentha</w:t>
        </w:r>
      </w:ins>
      <w:proofErr w:type="spellEnd"/>
      <w:ins w:id="184" w:author="Stefan Wuchty" w:date="2017-09-03T19:32:00Z">
        <w:r w:rsidR="00E42879" w:rsidRPr="00E42879">
          <w:rPr>
            <w:rFonts w:ascii="Times" w:eastAsia="Times New Roman" w:hAnsi="Times"/>
          </w:rPr>
          <w:t xml:space="preserve"> </w:t>
        </w:r>
        <w:r w:rsidR="00E42879" w:rsidRPr="00E42879">
          <w:rPr>
            <w:rFonts w:ascii="Times" w:eastAsia="Times New Roman" w:hAnsi="Times" w:cs="Times New Roman"/>
            <w:rPrChange w:id="185" w:author="Stefan Wuchty" w:date="2017-09-03T19:32:00Z">
              <w:rPr>
                <w:rFonts w:ascii="Times" w:eastAsia="Times New Roman" w:hAnsi="Times" w:cs="Times New Roman"/>
                <w:sz w:val="20"/>
                <w:szCs w:val="20"/>
              </w:rPr>
            </w:rPrChange>
          </w:rPr>
          <w:fldChar w:fldCharType="begin"/>
        </w:r>
      </w:ins>
      <w:r w:rsidR="007C3EB7">
        <w:rPr>
          <w:rFonts w:ascii="Times" w:eastAsia="Times New Roman" w:hAnsi="Times" w:cs="Times New Roman"/>
        </w:rPr>
        <w:instrText xml:space="preserve"> ADDIN EN.CITE &lt;EndNote&gt;&lt;Cite&gt;&lt;Author&gt;Calderone&lt;/Author&gt;&lt;Year&gt;2015&lt;/Year&gt;&lt;RecNum&gt;71&lt;/RecNum&gt;&lt;DisplayText&gt;(22)&lt;/DisplayText&gt;&lt;record&gt;&lt;rec-number&gt;71&lt;/rec-number&gt;&lt;foreign-keys&gt;&lt;key app="EN" db-id="fzxf5s9pk0992pefpet5d9rcvs2ae90rrfad" timestamp="1504480840"&gt;71&lt;/key&gt;&lt;/foreign-keys&gt;&lt;ref-type name="Journal Article"&gt;17&lt;/ref-type&gt;&lt;contributors&gt;&lt;authors&gt;&lt;author&gt;Calderone, A.&lt;/author&gt;&lt;author&gt;Licata, L.&lt;/author&gt;&lt;author&gt;Cesareni, G.&lt;/author&gt;&lt;/authors&gt;&lt;/contributors&gt;&lt;auth-address&gt;Department of Biology, University of Rome Tor Vergata, Rome, Italy sinnefa@gmail.com.&amp;#xD;Department of Biology, University of Rome Tor Vergata, Rome, Italy.&amp;#xD;Department of Biology, University of Rome Tor Vergata, Rome, Italy Fondazione Santa Lucia Istituto di Ricovero e Cura a Carattere Scientifico (IRCCS), Rome, Italy.&lt;/auth-address&gt;&lt;titles&gt;&lt;title&gt;VirusMentha: a new resource for virus-host protein interactions&lt;/title&gt;&lt;secondary-title&gt;Nucleic Acids Res&lt;/secondary-title&gt;&lt;/titles&gt;&lt;periodical&gt;&lt;full-title&gt;Nucleic Acids Res&lt;/full-title&gt;&lt;/periodical&gt;&lt;pages&gt;D588-92&lt;/pages&gt;&lt;volume&gt;43&lt;/volume&gt;&lt;number&gt;Database issue&lt;/number&gt;&lt;keywords&gt;&lt;keyword&gt;Animals&lt;/keyword&gt;&lt;keyword&gt;*Databases, Protein&lt;/keyword&gt;&lt;keyword&gt;Humans&lt;/keyword&gt;&lt;keyword&gt;Internet&lt;/keyword&gt;&lt;keyword&gt;Mice&lt;/keyword&gt;&lt;keyword&gt;*Protein Interaction Mapping&lt;/keyword&gt;&lt;keyword&gt;Viral Proteins/*metabolism&lt;/keyword&gt;&lt;keyword&gt;Viruses/classification&lt;/keyword&gt;&lt;/keywords&gt;&lt;dates&gt;&lt;year&gt;2015&lt;/year&gt;&lt;pub-dates&gt;&lt;date&gt;Jan&lt;/date&gt;&lt;/pub-dates&gt;&lt;/dates&gt;&lt;isbn&gt;1362-4962 (Electronic)&amp;#xD;0305-1048 (Linking)&lt;/isbn&gt;&lt;accession-num&gt;25217587&lt;/accession-num&gt;&lt;urls&gt;&lt;related-urls&gt;&lt;url&gt;http://www.ncbi.nlm.nih.gov/pubmed/25217587&lt;/url&gt;&lt;/related-urls&gt;&lt;/urls&gt;&lt;custom2&gt;PMC4384001&lt;/custom2&gt;&lt;electronic-resource-num&gt;10.1093/nar/gku830&lt;/electronic-resource-num&gt;&lt;/record&gt;&lt;/Cite&gt;&lt;/EndNote&gt;</w:instrText>
      </w:r>
      <w:ins w:id="186" w:author="Stefan Wuchty" w:date="2017-09-03T19:32:00Z">
        <w:r w:rsidR="00E42879" w:rsidRPr="00E42879">
          <w:rPr>
            <w:rFonts w:ascii="Times" w:eastAsia="Times New Roman" w:hAnsi="Times" w:cs="Times New Roman"/>
            <w:rPrChange w:id="187" w:author="Stefan Wuchty" w:date="2017-09-03T19:32:00Z">
              <w:rPr>
                <w:rFonts w:ascii="Times" w:eastAsia="Times New Roman" w:hAnsi="Times" w:cs="Times New Roman"/>
                <w:sz w:val="20"/>
                <w:szCs w:val="20"/>
              </w:rPr>
            </w:rPrChange>
          </w:rPr>
          <w:fldChar w:fldCharType="separate"/>
        </w:r>
      </w:ins>
      <w:r w:rsidR="007C3EB7">
        <w:rPr>
          <w:rFonts w:ascii="Times" w:eastAsia="Times New Roman" w:hAnsi="Times" w:cs="Times New Roman"/>
          <w:noProof/>
        </w:rPr>
        <w:t>(22)</w:t>
      </w:r>
      <w:ins w:id="188" w:author="Stefan Wuchty" w:date="2017-09-03T19:32:00Z">
        <w:r w:rsidR="00E42879" w:rsidRPr="00E42879">
          <w:rPr>
            <w:rFonts w:ascii="Times" w:eastAsia="Times New Roman" w:hAnsi="Times" w:cs="Times New Roman"/>
            <w:rPrChange w:id="189" w:author="Stefan Wuchty" w:date="2017-09-03T19:32:00Z">
              <w:rPr>
                <w:rFonts w:ascii="Times" w:eastAsia="Times New Roman" w:hAnsi="Times" w:cs="Times New Roman"/>
                <w:sz w:val="20"/>
                <w:szCs w:val="20"/>
              </w:rPr>
            </w:rPrChange>
          </w:rPr>
          <w:fldChar w:fldCharType="end"/>
        </w:r>
      </w:ins>
      <w:ins w:id="190" w:author="Stefan Wuchty" w:date="2017-09-03T19:31:00Z">
        <w:r w:rsidR="00E42879" w:rsidRPr="00E42879">
          <w:rPr>
            <w:rFonts w:ascii="Times" w:eastAsia="Times New Roman" w:hAnsi="Times"/>
          </w:rPr>
          <w:t xml:space="preserve"> and </w:t>
        </w:r>
      </w:ins>
      <w:ins w:id="191" w:author="Stefan Wuchty" w:date="2017-09-03T19:32:00Z">
        <w:r w:rsidR="00E42879" w:rsidRPr="00E42879">
          <w:rPr>
            <w:rFonts w:ascii="Times" w:eastAsia="Times New Roman" w:hAnsi="Times"/>
          </w:rPr>
          <w:t xml:space="preserve">HPIDB </w:t>
        </w:r>
        <w:r w:rsidR="00E42879" w:rsidRPr="00E42879">
          <w:rPr>
            <w:rFonts w:ascii="Times" w:eastAsia="Times New Roman" w:hAnsi="Times" w:cs="Times New Roman"/>
            <w:rPrChange w:id="192" w:author="Stefan Wuchty" w:date="2017-09-03T19:32:00Z">
              <w:rPr>
                <w:rFonts w:ascii="Times" w:eastAsia="Times New Roman" w:hAnsi="Times" w:cs="Times New Roman"/>
                <w:sz w:val="20"/>
                <w:szCs w:val="20"/>
              </w:rPr>
            </w:rPrChange>
          </w:rPr>
          <w:fldChar w:fldCharType="begin"/>
        </w:r>
      </w:ins>
      <w:r w:rsidR="007C3EB7">
        <w:rPr>
          <w:rFonts w:ascii="Times" w:eastAsia="Times New Roman" w:hAnsi="Times" w:cs="Times New Roman"/>
        </w:rPr>
        <w:instrText xml:space="preserve"> ADDIN EN.CITE &lt;EndNote&gt;&lt;Cite&gt;&lt;Author&gt;Kumar&lt;/Author&gt;&lt;Year&gt;2010&lt;/Year&gt;&lt;RecNum&gt;62&lt;/RecNum&gt;&lt;DisplayText&gt;(24)&lt;/DisplayText&gt;&lt;record&gt;&lt;rec-number&gt;62&lt;/rec-number&gt;&lt;foreign-keys&gt;&lt;key app="EN" db-id="fzxf5s9pk0992pefpet5d9rcvs2ae90rrfad" timestamp="1504480663"&gt;62&lt;/key&gt;&lt;/foreign-keys&gt;&lt;ref-type name="Journal Article"&gt;17&lt;/ref-type&gt;&lt;contributors&gt;&lt;authors&gt;&lt;author&gt;Kumar, R.&lt;/author&gt;&lt;author&gt;Nanduri, B.&lt;/author&gt;&lt;/authors&gt;&lt;/contributors&gt;&lt;auth-address&gt;College of Veterinary Medicine, Mississippi State University, Mississippi State, MS 39762, USA. rkumar@cvm.msstate.edu&lt;/auth-address&gt;&lt;titles&gt;&lt;title&gt;HPIDB--a unified resource for host-pathogen interactions&lt;/title&gt;&lt;secondary-title&gt;BMC Bioinformatics&lt;/secondary-title&gt;&lt;/titles&gt;&lt;periodical&gt;&lt;full-title&gt;BMC Bioinformatics&lt;/full-title&gt;&lt;/periodical&gt;&lt;pages&gt;S16&lt;/pages&gt;&lt;volume&gt;11 Suppl 6&lt;/volume&gt;&lt;keywords&gt;&lt;keyword&gt;Databases, Protein&lt;/keyword&gt;&lt;keyword&gt;*Host-Pathogen Interactions&lt;/keyword&gt;&lt;keyword&gt;Internet&lt;/keyword&gt;&lt;keyword&gt;Protein Interaction Mapping&lt;/keyword&gt;&lt;keyword&gt;Proteins/chemistry/metabolism&lt;/keyword&gt;&lt;keyword&gt;Sequence Alignment&lt;/keyword&gt;&lt;keyword&gt;*Software&lt;/keyword&gt;&lt;keyword&gt;User-Computer Interface&lt;/keyword&gt;&lt;/keywords&gt;&lt;dates&gt;&lt;year&gt;2010&lt;/year&gt;&lt;pub-dates&gt;&lt;date&gt;Oct 07&lt;/date&gt;&lt;/pub-dates&gt;&lt;/dates&gt;&lt;isbn&gt;1471-2105 (Electronic)&amp;#xD;1471-2105 (Linking)&lt;/isbn&gt;&lt;accession-num&gt;20946599&lt;/accession-num&gt;&lt;urls&gt;&lt;related-urls&gt;&lt;url&gt;http://www.ncbi.nlm.nih.gov/pubmed/20946599&lt;/url&gt;&lt;/related-urls&gt;&lt;/urls&gt;&lt;custom2&gt;PMC3026363&lt;/custom2&gt;&lt;electronic-resource-num&gt;10.1186/1471-2105-11-S6-S16&lt;/electronic-resource-num&gt;&lt;/record&gt;&lt;/Cite&gt;&lt;/EndNote&gt;</w:instrText>
      </w:r>
      <w:ins w:id="193" w:author="Stefan Wuchty" w:date="2017-09-03T19:32:00Z">
        <w:r w:rsidR="00E42879" w:rsidRPr="00E42879">
          <w:rPr>
            <w:rFonts w:ascii="Times" w:eastAsia="Times New Roman" w:hAnsi="Times" w:cs="Times New Roman"/>
            <w:rPrChange w:id="194" w:author="Stefan Wuchty" w:date="2017-09-03T19:32:00Z">
              <w:rPr>
                <w:rFonts w:ascii="Times" w:eastAsia="Times New Roman" w:hAnsi="Times" w:cs="Times New Roman"/>
                <w:sz w:val="20"/>
                <w:szCs w:val="20"/>
              </w:rPr>
            </w:rPrChange>
          </w:rPr>
          <w:fldChar w:fldCharType="separate"/>
        </w:r>
      </w:ins>
      <w:r w:rsidR="007C3EB7">
        <w:rPr>
          <w:rFonts w:ascii="Times" w:eastAsia="Times New Roman" w:hAnsi="Times" w:cs="Times New Roman"/>
          <w:noProof/>
        </w:rPr>
        <w:t>(24)</w:t>
      </w:r>
      <w:ins w:id="195" w:author="Stefan Wuchty" w:date="2017-09-03T19:32:00Z">
        <w:r w:rsidR="00E42879" w:rsidRPr="00E42879">
          <w:rPr>
            <w:rFonts w:ascii="Times" w:eastAsia="Times New Roman" w:hAnsi="Times" w:cs="Times New Roman"/>
            <w:rPrChange w:id="196" w:author="Stefan Wuchty" w:date="2017-09-03T19:32:00Z">
              <w:rPr>
                <w:rFonts w:ascii="Times" w:eastAsia="Times New Roman" w:hAnsi="Times" w:cs="Times New Roman"/>
                <w:sz w:val="20"/>
                <w:szCs w:val="20"/>
              </w:rPr>
            </w:rPrChange>
          </w:rPr>
          <w:fldChar w:fldCharType="end"/>
        </w:r>
        <w:r w:rsidR="00E42879" w:rsidRPr="00E42879">
          <w:rPr>
            <w:rFonts w:ascii="Times" w:eastAsia="Times New Roman" w:hAnsi="Times"/>
          </w:rPr>
          <w:t>.</w:t>
        </w:r>
        <w:r w:rsidR="00E42879">
          <w:rPr>
            <w:rFonts w:ascii="Times" w:eastAsia="Times New Roman" w:hAnsi="Times"/>
          </w:rPr>
          <w:t xml:space="preserve"> </w:t>
        </w:r>
      </w:ins>
      <w:proofErr w:type="spellStart"/>
      <w:ins w:id="197" w:author="Stefan Wuchty" w:date="2017-09-03T19:31:00Z">
        <w:r w:rsidR="00E42879" w:rsidRPr="00E42879">
          <w:rPr>
            <w:rFonts w:ascii="Times" w:eastAsia="Times New Roman" w:hAnsi="Times"/>
          </w:rPr>
          <w:t>VirHostNet</w:t>
        </w:r>
        <w:proofErr w:type="spellEnd"/>
        <w:r w:rsidR="00E42879" w:rsidRPr="00E42879">
          <w:rPr>
            <w:rFonts w:ascii="Times" w:eastAsia="Times New Roman" w:hAnsi="Times"/>
          </w:rPr>
          <w:t xml:space="preserve"> (Virus–Host Network) is one of the earliest PHI resources specialized in the management and analysis of integrated virus–virus, virus–</w:t>
        </w:r>
      </w:ins>
      <w:ins w:id="198" w:author="Stefan Wuchty" w:date="2017-09-03T19:33:00Z">
        <w:r w:rsidR="00E42879">
          <w:rPr>
            <w:rFonts w:ascii="Times" w:eastAsia="Times New Roman" w:hAnsi="Times"/>
          </w:rPr>
          <w:t xml:space="preserve">human </w:t>
        </w:r>
      </w:ins>
      <w:ins w:id="199" w:author="Stefan Wuchty" w:date="2017-09-03T19:31:00Z">
        <w:r w:rsidR="00E42879" w:rsidRPr="00E42879">
          <w:rPr>
            <w:rFonts w:ascii="Times" w:eastAsia="Times New Roman" w:hAnsi="Times"/>
          </w:rPr>
          <w:t xml:space="preserve">host, and </w:t>
        </w:r>
      </w:ins>
      <w:ins w:id="200" w:author="Stefan Wuchty" w:date="2017-09-03T19:33:00Z">
        <w:r w:rsidR="00E42879">
          <w:rPr>
            <w:rFonts w:ascii="Times" w:eastAsia="Times New Roman" w:hAnsi="Times"/>
          </w:rPr>
          <w:t xml:space="preserve">human </w:t>
        </w:r>
      </w:ins>
      <w:ins w:id="201" w:author="Stefan Wuchty" w:date="2017-09-03T19:31:00Z">
        <w:r w:rsidR="00E42879" w:rsidRPr="00E42879">
          <w:rPr>
            <w:rFonts w:ascii="Times" w:eastAsia="Times New Roman" w:hAnsi="Times"/>
          </w:rPr>
          <w:t>host–host protein interaction networks coup</w:t>
        </w:r>
        <w:r w:rsidR="00E42879">
          <w:rPr>
            <w:rFonts w:ascii="Times" w:eastAsia="Times New Roman" w:hAnsi="Times"/>
          </w:rPr>
          <w:t>led to their functional annota</w:t>
        </w:r>
        <w:r w:rsidR="00E42879" w:rsidRPr="00E42879">
          <w:rPr>
            <w:rFonts w:ascii="Times" w:eastAsia="Times New Roman" w:hAnsi="Times"/>
          </w:rPr>
          <w:t xml:space="preserve">tions. The recently developed tool, </w:t>
        </w:r>
        <w:proofErr w:type="spellStart"/>
        <w:r w:rsidR="00E42879" w:rsidRPr="00E42879">
          <w:rPr>
            <w:rFonts w:ascii="Times" w:eastAsia="Times New Roman" w:hAnsi="Times"/>
          </w:rPr>
          <w:t>VirusMentha</w:t>
        </w:r>
        <w:proofErr w:type="spellEnd"/>
        <w:r w:rsidR="00E42879" w:rsidRPr="00E42879">
          <w:rPr>
            <w:rFonts w:ascii="Times" w:eastAsia="Times New Roman" w:hAnsi="Times"/>
          </w:rPr>
          <w:t xml:space="preserve"> is another virus-virus and virus–host protein intera</w:t>
        </w:r>
        <w:r w:rsidR="00E42879">
          <w:rPr>
            <w:rFonts w:ascii="Times" w:eastAsia="Times New Roman" w:hAnsi="Times"/>
          </w:rPr>
          <w:t xml:space="preserve">ction resource and </w:t>
        </w:r>
        <w:r w:rsidR="00E42879" w:rsidRPr="00E42879">
          <w:rPr>
            <w:rFonts w:ascii="Times" w:eastAsia="Times New Roman" w:hAnsi="Times" w:cs="Times New Roman"/>
          </w:rPr>
          <w:t xml:space="preserve">the most comprehensive viral PHI data source without limitation with respect to </w:t>
        </w:r>
        <w:r w:rsidR="00E42879">
          <w:rPr>
            <w:rFonts w:ascii="Times" w:eastAsia="Times New Roman" w:hAnsi="Times" w:cs="Times New Roman"/>
          </w:rPr>
          <w:t>virus species or host organisms</w:t>
        </w:r>
        <w:r w:rsidR="00E42879" w:rsidRPr="00E42879">
          <w:rPr>
            <w:rFonts w:ascii="Times" w:eastAsia="Times New Roman" w:hAnsi="Times" w:cs="Times New Roman"/>
          </w:rPr>
          <w:t xml:space="preserve">. </w:t>
        </w:r>
      </w:ins>
      <w:ins w:id="202" w:author="Stefan Wuchty" w:date="2017-09-03T19:35:00Z">
        <w:r w:rsidR="00E42879" w:rsidRPr="00E42879">
          <w:rPr>
            <w:rFonts w:ascii="Times" w:eastAsia="Times New Roman" w:hAnsi="Times" w:cs="Times New Roman"/>
          </w:rPr>
          <w:t>HPIDB (Host–Pathogen Interaction Database) is not limited to any pathogen or host regarding pathogen–host PPI data.</w:t>
        </w:r>
      </w:ins>
    </w:p>
    <w:p w14:paraId="47D0A2F0" w14:textId="76CC04AB" w:rsidR="00E42879" w:rsidRPr="00E42879" w:rsidRDefault="00E42879" w:rsidP="00E42879">
      <w:pPr>
        <w:rPr>
          <w:ins w:id="203" w:author="Stefan Wuchty" w:date="2017-09-03T19:31:00Z"/>
          <w:rFonts w:ascii="Times" w:eastAsia="Times New Roman" w:hAnsi="Times" w:cs="Times New Roman"/>
        </w:rPr>
      </w:pPr>
      <w:ins w:id="204" w:author="Stefan Wuchty" w:date="2017-09-03T19:31:00Z">
        <w:r w:rsidRPr="00E42879">
          <w:rPr>
            <w:rFonts w:ascii="Times" w:eastAsia="Times New Roman" w:hAnsi="Times" w:cs="Times New Roman"/>
          </w:rPr>
          <w:t>Finally, the Web-based PHI databases comprising all pathogen types with known interactions are PHIDIAS</w:t>
        </w:r>
        <w:r>
          <w:rPr>
            <w:rFonts w:ascii="Times" w:eastAsia="Times New Roman" w:hAnsi="Times" w:cs="Times New Roman"/>
          </w:rPr>
          <w:t xml:space="preserve"> </w:t>
        </w:r>
      </w:ins>
      <w:ins w:id="205" w:author="Stefan Wuchty" w:date="2017-09-03T19:35:00Z">
        <w:r w:rsidRPr="00E42879">
          <w:rPr>
            <w:rFonts w:ascii="Times" w:eastAsia="Times New Roman" w:hAnsi="Times" w:cs="Times New Roman"/>
          </w:rPr>
          <w:fldChar w:fldCharType="begin"/>
        </w:r>
      </w:ins>
      <w:r w:rsidR="007C3EB7">
        <w:rPr>
          <w:rFonts w:ascii="Times" w:eastAsia="Times New Roman" w:hAnsi="Times" w:cs="Times New Roman"/>
        </w:rPr>
        <w:instrText xml:space="preserve"> ADDIN EN.CITE &lt;EndNote&gt;&lt;Cite&gt;&lt;Author&gt;Durmus Tekir&lt;/Author&gt;&lt;Year&gt;2013&lt;/Year&gt;&lt;RecNum&gt;61&lt;/RecNum&gt;&lt;DisplayText&gt;(25)&lt;/DisplayText&gt;&lt;record&gt;&lt;rec-number&gt;61&lt;/rec-number&gt;&lt;foreign-keys&gt;&lt;key app="EN" db-id="fzxf5s9pk0992pefpet5d9rcvs2ae90rrfad" timestamp="1504480629"&gt;61&lt;/key&gt;&lt;/foreign-keys&gt;&lt;ref-type name="Journal Article"&gt;17&lt;/ref-type&gt;&lt;contributors&gt;&lt;authors&gt;&lt;author&gt;Durmus Tekir, S.&lt;/author&gt;&lt;author&gt;Cakir, T.&lt;/author&gt;&lt;author&gt;Ardic, E.&lt;/author&gt;&lt;author&gt;Sayilirbas, A. S.&lt;/author&gt;&lt;author&gt;Konuk, G.&lt;/author&gt;&lt;author&gt;Konuk, M.&lt;/author&gt;&lt;author&gt;Sariyer, H.&lt;/author&gt;&lt;author&gt;Ugurlu, A.&lt;/author&gt;&lt;author&gt;Karadeniz, I.&lt;/author&gt;&lt;author&gt;Ozgur, A.&lt;/author&gt;&lt;author&gt;Sevilgen, F. E.&lt;/author&gt;&lt;author&gt;Ulgen, K. O.&lt;/author&gt;&lt;/authors&gt;&lt;/contributors&gt;&lt;auth-address&gt;Department of Chemical Engineering, Bogazici University, 34342 Bebek, Sariyer, Istanbul, Turkey. saliha.durmus@boun.edu.tr&lt;/auth-address&gt;&lt;titles&gt;&lt;title&gt;PHISTO: pathogen-host interaction search tool&lt;/title&gt;&lt;secondary-title&gt;Bioinformatics&lt;/secondary-title&gt;&lt;/titles&gt;&lt;periodical&gt;&lt;full-title&gt;Bioinformatics&lt;/full-title&gt;&lt;/periodical&gt;&lt;pages&gt;1357-8&lt;/pages&gt;&lt;volume&gt;29&lt;/volume&gt;&lt;number&gt;10&lt;/number&gt;&lt;keywords&gt;&lt;keyword&gt;Communicable Diseases&lt;/keyword&gt;&lt;keyword&gt;*Data Mining&lt;/keyword&gt;&lt;keyword&gt;Databases, Protein&lt;/keyword&gt;&lt;keyword&gt;*Host-Pathogen Interactions&lt;/keyword&gt;&lt;keyword&gt;Humans&lt;/keyword&gt;&lt;keyword&gt;Internet&lt;/keyword&gt;&lt;keyword&gt;Protein Interaction Domains and Motifs&lt;/keyword&gt;&lt;keyword&gt;*Search Engine&lt;/keyword&gt;&lt;/keywords&gt;&lt;dates&gt;&lt;year&gt;2013&lt;/year&gt;&lt;pub-dates&gt;&lt;date&gt;May 15&lt;/date&gt;&lt;/pub-dates&gt;&lt;/dates&gt;&lt;isbn&gt;1367-4811 (Electronic)&amp;#xD;1367-4803 (Linking)&lt;/isbn&gt;&lt;accession-num&gt;23515528&lt;/accession-num&gt;&lt;urls&gt;&lt;related-urls&gt;&lt;url&gt;http://www.ncbi.nlm.nih.gov/pubmed/23515528&lt;/url&gt;&lt;/related-urls&gt;&lt;/urls&gt;&lt;electronic-resource-num&gt;10.1093/bioinformatics/btt137&lt;/electronic-resource-num&gt;&lt;/record&gt;&lt;/Cite&gt;&lt;/EndNote&gt;</w:instrText>
      </w:r>
      <w:ins w:id="206" w:author="Stefan Wuchty" w:date="2017-09-03T19:35:00Z">
        <w:r w:rsidRPr="00E42879">
          <w:rPr>
            <w:rFonts w:ascii="Times" w:eastAsia="Times New Roman" w:hAnsi="Times" w:cs="Times New Roman"/>
          </w:rPr>
          <w:fldChar w:fldCharType="separate"/>
        </w:r>
      </w:ins>
      <w:r w:rsidR="007C3EB7">
        <w:rPr>
          <w:rFonts w:ascii="Times" w:eastAsia="Times New Roman" w:hAnsi="Times" w:cs="Times New Roman"/>
          <w:noProof/>
        </w:rPr>
        <w:t>(25)</w:t>
      </w:r>
      <w:ins w:id="207" w:author="Stefan Wuchty" w:date="2017-09-03T19:35:00Z">
        <w:r w:rsidRPr="00E42879">
          <w:rPr>
            <w:rFonts w:ascii="Times" w:eastAsia="Times New Roman" w:hAnsi="Times" w:cs="Times New Roman"/>
          </w:rPr>
          <w:fldChar w:fldCharType="end"/>
        </w:r>
        <w:r>
          <w:rPr>
            <w:rFonts w:ascii="Times" w:eastAsia="Times New Roman" w:hAnsi="Times" w:cs="Times New Roman"/>
          </w:rPr>
          <w:t xml:space="preserve"> </w:t>
        </w:r>
      </w:ins>
      <w:ins w:id="208" w:author="Stefan Wuchty" w:date="2017-09-03T19:31:00Z">
        <w:r>
          <w:rPr>
            <w:rFonts w:ascii="Times" w:eastAsia="Times New Roman" w:hAnsi="Times" w:cs="Times New Roman"/>
          </w:rPr>
          <w:t>and PHISTO</w:t>
        </w:r>
      </w:ins>
      <w:ins w:id="209" w:author="Stefan Wuchty" w:date="2017-09-03T19:36:00Z">
        <w:r>
          <w:rPr>
            <w:rFonts w:ascii="Times" w:eastAsia="Times New Roman" w:hAnsi="Times" w:cs="Times New Roman"/>
          </w:rPr>
          <w:t xml:space="preserve"> </w:t>
        </w:r>
        <w:r w:rsidRPr="00E42879">
          <w:rPr>
            <w:rFonts w:ascii="Times" w:eastAsia="Times New Roman" w:hAnsi="Times" w:cs="Times New Roman"/>
          </w:rPr>
          <w:fldChar w:fldCharType="begin"/>
        </w:r>
      </w:ins>
      <w:r w:rsidR="007C3EB7">
        <w:rPr>
          <w:rFonts w:ascii="Times" w:eastAsia="Times New Roman" w:hAnsi="Times" w:cs="Times New Roman"/>
        </w:rPr>
        <w:instrText xml:space="preserve"> ADDIN EN.CITE &lt;EndNote&gt;&lt;Cite&gt;&lt;Author&gt;Durmus Tekir&lt;/Author&gt;&lt;Year&gt;2013&lt;/Year&gt;&lt;RecNum&gt;61&lt;/RecNum&gt;&lt;DisplayText&gt;(25)&lt;/DisplayText&gt;&lt;record&gt;&lt;rec-number&gt;61&lt;/rec-number&gt;&lt;foreign-keys&gt;&lt;key app="EN" db-id="fzxf5s9pk0992pefpet5d9rcvs2ae90rrfad" timestamp="1504480629"&gt;61&lt;/key&gt;&lt;/foreign-keys&gt;&lt;ref-type name="Journal Article"&gt;17&lt;/ref-type&gt;&lt;contributors&gt;&lt;authors&gt;&lt;author&gt;Durmus Tekir, S.&lt;/author&gt;&lt;author&gt;Cakir, T.&lt;/author&gt;&lt;author&gt;Ardic, E.&lt;/author&gt;&lt;author&gt;Sayilirbas, A. S.&lt;/author&gt;&lt;author&gt;Konuk, G.&lt;/author&gt;&lt;author&gt;Konuk, M.&lt;/author&gt;&lt;author&gt;Sariyer, H.&lt;/author&gt;&lt;author&gt;Ugurlu, A.&lt;/author&gt;&lt;author&gt;Karadeniz, I.&lt;/author&gt;&lt;author&gt;Ozgur, A.&lt;/author&gt;&lt;author&gt;Sevilgen, F. E.&lt;/author&gt;&lt;author&gt;Ulgen, K. O.&lt;/author&gt;&lt;/authors&gt;&lt;/contributors&gt;&lt;auth-address&gt;Department of Chemical Engineering, Bogazici University, 34342 Bebek, Sariyer, Istanbul, Turkey. saliha.durmus@boun.edu.tr&lt;/auth-address&gt;&lt;titles&gt;&lt;title&gt;PHISTO: pathogen-host interaction search tool&lt;/title&gt;&lt;secondary-title&gt;Bioinformatics&lt;/secondary-title&gt;&lt;/titles&gt;&lt;periodical&gt;&lt;full-title&gt;Bioinformatics&lt;/full-title&gt;&lt;/periodical&gt;&lt;pages&gt;1357-8&lt;/pages&gt;&lt;volume&gt;29&lt;/volume&gt;&lt;number&gt;10&lt;/number&gt;&lt;keywords&gt;&lt;keyword&gt;Communicable Diseases&lt;/keyword&gt;&lt;keyword&gt;*Data Mining&lt;/keyword&gt;&lt;keyword&gt;Databases, Protein&lt;/keyword&gt;&lt;keyword&gt;*Host-Pathogen Interactions&lt;/keyword&gt;&lt;keyword&gt;Humans&lt;/keyword&gt;&lt;keyword&gt;Internet&lt;/keyword&gt;&lt;keyword&gt;Protein Interaction Domains and Motifs&lt;/keyword&gt;&lt;keyword&gt;*Search Engine&lt;/keyword&gt;&lt;/keywords&gt;&lt;dates&gt;&lt;year&gt;2013&lt;/year&gt;&lt;pub-dates&gt;&lt;date&gt;May 15&lt;/date&gt;&lt;/pub-dates&gt;&lt;/dates&gt;&lt;isbn&gt;1367-4811 (Electronic)&amp;#xD;1367-4803 (Linking)&lt;/isbn&gt;&lt;accession-num&gt;23515528&lt;/accession-num&gt;&lt;urls&gt;&lt;related-urls&gt;&lt;url&gt;http://www.ncbi.nlm.nih.gov/pubmed/23515528&lt;/url&gt;&lt;/related-urls&gt;&lt;/urls&gt;&lt;electronic-resource-num&gt;10.1093/bioinformatics/btt137&lt;/electronic-resource-num&gt;&lt;/record&gt;&lt;/Cite&gt;&lt;/EndNote&gt;</w:instrText>
      </w:r>
      <w:ins w:id="210" w:author="Stefan Wuchty" w:date="2017-09-03T19:36:00Z">
        <w:r w:rsidRPr="00E42879">
          <w:rPr>
            <w:rFonts w:ascii="Times" w:eastAsia="Times New Roman" w:hAnsi="Times" w:cs="Times New Roman"/>
          </w:rPr>
          <w:fldChar w:fldCharType="separate"/>
        </w:r>
      </w:ins>
      <w:r w:rsidR="007C3EB7">
        <w:rPr>
          <w:rFonts w:ascii="Times" w:eastAsia="Times New Roman" w:hAnsi="Times" w:cs="Times New Roman"/>
          <w:noProof/>
        </w:rPr>
        <w:t>(25)</w:t>
      </w:r>
      <w:ins w:id="211" w:author="Stefan Wuchty" w:date="2017-09-03T19:36:00Z">
        <w:r w:rsidRPr="00E42879">
          <w:rPr>
            <w:rFonts w:ascii="Times" w:eastAsia="Times New Roman" w:hAnsi="Times" w:cs="Times New Roman"/>
          </w:rPr>
          <w:fldChar w:fldCharType="end"/>
        </w:r>
      </w:ins>
      <w:ins w:id="212" w:author="Stefan Wuchty" w:date="2017-09-03T19:35:00Z">
        <w:r>
          <w:rPr>
            <w:rFonts w:ascii="Times" w:eastAsia="Times New Roman" w:hAnsi="Times" w:cs="Times New Roman"/>
          </w:rPr>
          <w:t xml:space="preserve"> </w:t>
        </w:r>
      </w:ins>
      <w:ins w:id="213" w:author="Stefan Wuchty" w:date="2017-09-03T19:31:00Z">
        <w:r>
          <w:rPr>
            <w:rFonts w:ascii="Times" w:eastAsia="Times New Roman" w:hAnsi="Times" w:cs="Times New Roman"/>
          </w:rPr>
          <w:t xml:space="preserve">. </w:t>
        </w:r>
        <w:r w:rsidRPr="00E42879">
          <w:rPr>
            <w:rFonts w:ascii="Times" w:eastAsia="Times New Roman" w:hAnsi="Times" w:cs="Times New Roman"/>
          </w:rPr>
          <w:t xml:space="preserve">PHIDIAS (Pathogen–Host Interaction Data Integration and Analysis System) stores data on genome sequences, conserved domains, and gene expression data related to PHIs. In addition to data storage, PHIDIAS </w:t>
        </w:r>
        <w:r>
          <w:rPr>
            <w:rFonts w:ascii="Times" w:eastAsia="Times New Roman" w:hAnsi="Times" w:cs="Times New Roman"/>
          </w:rPr>
          <w:t>offers the anal</w:t>
        </w:r>
        <w:r w:rsidRPr="00E42879">
          <w:rPr>
            <w:rFonts w:ascii="Times" w:eastAsia="Times New Roman" w:hAnsi="Times" w:cs="Times New Roman"/>
          </w:rPr>
          <w:t xml:space="preserve">ysis of these data. PHISTO (Pathogen-Host Interaction Search Tool) is </w:t>
        </w:r>
      </w:ins>
      <w:ins w:id="214" w:author="Stefan Wuchty" w:date="2017-09-03T19:36:00Z">
        <w:r>
          <w:rPr>
            <w:rFonts w:ascii="Times" w:eastAsia="Times New Roman" w:hAnsi="Times" w:cs="Times New Roman"/>
          </w:rPr>
          <w:t xml:space="preserve">a </w:t>
        </w:r>
      </w:ins>
      <w:ins w:id="215" w:author="Stefan Wuchty" w:date="2017-09-03T19:31:00Z">
        <w:r w:rsidRPr="00E42879">
          <w:rPr>
            <w:rFonts w:ascii="Times" w:eastAsia="Times New Roman" w:hAnsi="Times" w:cs="Times New Roman"/>
          </w:rPr>
          <w:lastRenderedPageBreak/>
          <w:t xml:space="preserve">comprehensive PHI database including data for all pathogenic microorganisms for which experimental protein interactions with human are available. </w:t>
        </w:r>
      </w:ins>
    </w:p>
    <w:p w14:paraId="0B148601" w14:textId="26891663" w:rsidR="00BA3085" w:rsidRPr="00BA3085" w:rsidRDefault="00BA3085" w:rsidP="00BA3085">
      <w:pPr>
        <w:rPr>
          <w:ins w:id="216" w:author="Stefan Wuchty" w:date="2017-09-03T19:38:00Z"/>
          <w:rFonts w:ascii="Times" w:eastAsia="Times New Roman" w:hAnsi="Times" w:cs="Times New Roman"/>
        </w:rPr>
      </w:pPr>
      <w:ins w:id="217" w:author="Stefan Wuchty" w:date="2017-09-03T19:37:00Z">
        <w:r>
          <w:rPr>
            <w:rFonts w:ascii="Times" w:eastAsia="Times New Roman" w:hAnsi="Times" w:cs="Times New Roman"/>
          </w:rPr>
          <w:t xml:space="preserve">Mostly, </w:t>
        </w:r>
      </w:ins>
      <w:ins w:id="218" w:author="Stefan Wuchty" w:date="2017-09-03T19:31:00Z">
        <w:r>
          <w:rPr>
            <w:rFonts w:ascii="Times" w:eastAsia="Times New Roman" w:hAnsi="Times" w:cs="Times New Roman"/>
          </w:rPr>
          <w:t xml:space="preserve">human </w:t>
        </w:r>
        <w:r w:rsidR="00E42879" w:rsidRPr="00E42879">
          <w:rPr>
            <w:rFonts w:ascii="Times" w:eastAsia="Times New Roman" w:hAnsi="Times" w:cs="Times New Roman"/>
          </w:rPr>
          <w:t>host</w:t>
        </w:r>
      </w:ins>
      <w:ins w:id="219" w:author="Stefan Wuchty" w:date="2017-09-03T19:38:00Z">
        <w:r>
          <w:rPr>
            <w:rFonts w:ascii="Times" w:eastAsia="Times New Roman" w:hAnsi="Times" w:cs="Times New Roman"/>
          </w:rPr>
          <w:t>-virus</w:t>
        </w:r>
      </w:ins>
      <w:ins w:id="220" w:author="Stefan Wuchty" w:date="2017-09-03T19:31:00Z">
        <w:r w:rsidR="00E42879" w:rsidRPr="00E42879">
          <w:rPr>
            <w:rFonts w:ascii="Times" w:eastAsia="Times New Roman" w:hAnsi="Times" w:cs="Times New Roman"/>
          </w:rPr>
          <w:t xml:space="preserve"> protein interaction data in the above PHI databases are integrated mainly from other PPI databases using automatic integration tools such a</w:t>
        </w:r>
        <w:r>
          <w:rPr>
            <w:rFonts w:ascii="Times" w:eastAsia="Times New Roman" w:hAnsi="Times" w:cs="Times New Roman"/>
          </w:rPr>
          <w:t xml:space="preserve">s PSICQUIC </w:t>
        </w:r>
      </w:ins>
      <w:r>
        <w:rPr>
          <w:rFonts w:ascii="Times" w:eastAsia="Times New Roman" w:hAnsi="Times" w:cs="Times New Roman"/>
        </w:rPr>
        <w:fldChar w:fldCharType="begin">
          <w:fldData xml:space="preserve">PEVuZE5vdGU+PENpdGU+PEF1dGhvcj5BcmFuZGE8L0F1dGhvcj48WWVhcj4yMDExPC9ZZWFyPjxS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</w:fldData>
        </w:fldChar>
      </w:r>
      <w:r w:rsidR="007C3EB7">
        <w:rPr>
          <w:rFonts w:ascii="Times" w:eastAsia="Times New Roman" w:hAnsi="Times" w:cs="Times New Roman"/>
        </w:rPr>
        <w:instrText xml:space="preserve"> ADDIN EN.CITE </w:instrText>
      </w:r>
      <w:r w:rsidR="007C3EB7">
        <w:rPr>
          <w:rFonts w:ascii="Times" w:eastAsia="Times New Roman" w:hAnsi="Times" w:cs="Times New Roman"/>
        </w:rPr>
        <w:fldChar w:fldCharType="begin">
          <w:fldData xml:space="preserve">PEVuZE5vdGU+PENpdGU+PEF1dGhvcj5BcmFuZGE8L0F1dGhvcj48WWVhcj4yMDExPC9ZZWFyPjxS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</w:fldData>
        </w:fldChar>
      </w:r>
      <w:r w:rsidR="007C3EB7">
        <w:rPr>
          <w:rFonts w:ascii="Times" w:eastAsia="Times New Roman" w:hAnsi="Times" w:cs="Times New Roman"/>
        </w:rPr>
        <w:instrText xml:space="preserve"> ADDIN EN.CITE.DATA </w:instrText>
      </w:r>
      <w:r w:rsidR="007C3EB7">
        <w:rPr>
          <w:rFonts w:ascii="Times" w:eastAsia="Times New Roman" w:hAnsi="Times" w:cs="Times New Roman"/>
        </w:rPr>
      </w:r>
      <w:r w:rsidR="007C3EB7">
        <w:rPr>
          <w:rFonts w:ascii="Times" w:eastAsia="Times New Roman" w:hAnsi="Times" w:cs="Times New Roman"/>
        </w:rPr>
        <w:fldChar w:fldCharType="end"/>
      </w:r>
      <w:r>
        <w:rPr>
          <w:rFonts w:ascii="Times" w:eastAsia="Times New Roman" w:hAnsi="Times" w:cs="Times New Roman"/>
        </w:rPr>
      </w:r>
      <w:r>
        <w:rPr>
          <w:rFonts w:ascii="Times" w:eastAsia="Times New Roman" w:hAnsi="Times" w:cs="Times New Roman"/>
        </w:rPr>
        <w:fldChar w:fldCharType="separate"/>
      </w:r>
      <w:r w:rsidR="007C3EB7">
        <w:rPr>
          <w:rFonts w:ascii="Times" w:eastAsia="Times New Roman" w:hAnsi="Times" w:cs="Times New Roman"/>
          <w:noProof/>
        </w:rPr>
        <w:t>(26)</w:t>
      </w:r>
      <w:r>
        <w:rPr>
          <w:rFonts w:ascii="Times" w:eastAsia="Times New Roman" w:hAnsi="Times" w:cs="Times New Roman"/>
        </w:rPr>
        <w:fldChar w:fldCharType="end"/>
      </w:r>
      <w:ins w:id="221" w:author="Stefan Wuchty" w:date="2017-09-03T19:31:00Z">
        <w:r w:rsidR="00E42879" w:rsidRPr="00E42879">
          <w:rPr>
            <w:rFonts w:ascii="Times" w:eastAsia="Times New Roman" w:hAnsi="Times" w:cs="Times New Roman"/>
          </w:rPr>
          <w:t xml:space="preserve"> and by manual curation from the literature. </w:t>
        </w:r>
      </w:ins>
      <w:ins w:id="222" w:author="Stefan Wuchty" w:date="2017-09-03T19:40:00Z">
        <w:r>
          <w:rPr>
            <w:rFonts w:ascii="Times" w:eastAsia="Times New Roman" w:hAnsi="Times" w:cs="Times New Roman"/>
          </w:rPr>
          <w:t xml:space="preserve">While the previously mentioned databases focused on host-virus interactions. However, commonly used </w:t>
        </w:r>
        <w:proofErr w:type="spellStart"/>
        <w:r>
          <w:rPr>
            <w:rFonts w:ascii="Times" w:eastAsia="Times New Roman" w:hAnsi="Times" w:cs="Times New Roman"/>
          </w:rPr>
          <w:t>proteoin</w:t>
        </w:r>
        <w:proofErr w:type="spellEnd"/>
        <w:r>
          <w:rPr>
            <w:rFonts w:ascii="Times" w:eastAsia="Times New Roman" w:hAnsi="Times" w:cs="Times New Roman"/>
          </w:rPr>
          <w:t xml:space="preserve">-protein databases collect interactions between human host and virus proteins </w:t>
        </w:r>
      </w:ins>
      <w:ins w:id="223" w:author="Stefan Wuchty" w:date="2017-09-03T19:41:00Z">
        <w:r>
          <w:rPr>
            <w:rFonts w:ascii="Times" w:eastAsia="Times New Roman" w:hAnsi="Times" w:cs="Times New Roman"/>
          </w:rPr>
          <w:t xml:space="preserve">as well, including databases such as </w:t>
        </w:r>
      </w:ins>
      <w:ins w:id="224" w:author="Stefan Wuchty" w:date="2017-09-03T19:38:00Z">
        <w:r w:rsidR="00354285">
          <w:rPr>
            <w:rFonts w:ascii="Times" w:eastAsia="Times New Roman" w:hAnsi="Times" w:cs="Times New Roman"/>
          </w:rPr>
          <w:t>BIND</w:t>
        </w:r>
      </w:ins>
      <w:ins w:id="225" w:author="Stefan Wuchty" w:date="2017-09-03T19:52:00Z">
        <w:r w:rsidR="00354285">
          <w:rPr>
            <w:rFonts w:ascii="Times" w:eastAsia="Times New Roman" w:hAnsi="Times" w:cs="Times New Roman"/>
          </w:rPr>
          <w:t xml:space="preserve"> </w:t>
        </w:r>
      </w:ins>
      <w:r w:rsidR="00354285">
        <w:rPr>
          <w:rFonts w:ascii="Times" w:eastAsia="Times New Roman" w:hAnsi="Times" w:cs="Times New Roman"/>
        </w:rPr>
        <w:fldChar w:fldCharType="begin">
          <w:fldData xml:space="preserve">PEVuZE5vdGU+PENpdGU+PEF1dGhvcj5BbGZhcmFubzwvQXV0aG9yPjxZZWFyPjIwMDU8L1llYXI+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==
</w:fldData>
        </w:fldChar>
      </w:r>
      <w:r w:rsidR="007C3EB7">
        <w:rPr>
          <w:rFonts w:ascii="Times" w:eastAsia="Times New Roman" w:hAnsi="Times" w:cs="Times New Roman"/>
        </w:rPr>
        <w:instrText xml:space="preserve"> ADDIN EN.CITE </w:instrText>
      </w:r>
      <w:r w:rsidR="007C3EB7">
        <w:rPr>
          <w:rFonts w:ascii="Times" w:eastAsia="Times New Roman" w:hAnsi="Times" w:cs="Times New Roman"/>
        </w:rPr>
        <w:fldChar w:fldCharType="begin">
          <w:fldData xml:space="preserve">PEVuZE5vdGU+PENpdGU+PEF1dGhvcj5BbGZhcmFubzwvQXV0aG9yPjxZZWFyPjIwMDU8L1llYXI+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==
</w:fldData>
        </w:fldChar>
      </w:r>
      <w:r w:rsidR="007C3EB7">
        <w:rPr>
          <w:rFonts w:ascii="Times" w:eastAsia="Times New Roman" w:hAnsi="Times" w:cs="Times New Roman"/>
        </w:rPr>
        <w:instrText xml:space="preserve"> ADDIN EN.CITE.DATA </w:instrText>
      </w:r>
      <w:r w:rsidR="007C3EB7">
        <w:rPr>
          <w:rFonts w:ascii="Times" w:eastAsia="Times New Roman" w:hAnsi="Times" w:cs="Times New Roman"/>
        </w:rPr>
      </w:r>
      <w:r w:rsidR="007C3EB7">
        <w:rPr>
          <w:rFonts w:ascii="Times" w:eastAsia="Times New Roman" w:hAnsi="Times" w:cs="Times New Roman"/>
        </w:rPr>
        <w:fldChar w:fldCharType="end"/>
      </w:r>
      <w:r w:rsidR="00354285">
        <w:rPr>
          <w:rFonts w:ascii="Times" w:eastAsia="Times New Roman" w:hAnsi="Times" w:cs="Times New Roman"/>
        </w:rPr>
      </w:r>
      <w:r w:rsidR="00354285">
        <w:rPr>
          <w:rFonts w:ascii="Times" w:eastAsia="Times New Roman" w:hAnsi="Times" w:cs="Times New Roman"/>
        </w:rPr>
        <w:fldChar w:fldCharType="separate"/>
      </w:r>
      <w:r w:rsidR="007C3EB7">
        <w:rPr>
          <w:rFonts w:ascii="Times" w:eastAsia="Times New Roman" w:hAnsi="Times" w:cs="Times New Roman"/>
          <w:noProof/>
        </w:rPr>
        <w:t>(27)</w:t>
      </w:r>
      <w:r w:rsidR="00354285">
        <w:rPr>
          <w:rFonts w:ascii="Times" w:eastAsia="Times New Roman" w:hAnsi="Times" w:cs="Times New Roman"/>
        </w:rPr>
        <w:fldChar w:fldCharType="end"/>
      </w:r>
      <w:ins w:id="226" w:author="Stefan Wuchty" w:date="2017-09-03T19:52:00Z">
        <w:r w:rsidR="00354285">
          <w:rPr>
            <w:rFonts w:ascii="Times" w:eastAsia="Times New Roman" w:hAnsi="Times" w:cs="Times New Roman"/>
          </w:rPr>
          <w:t xml:space="preserve">, </w:t>
        </w:r>
      </w:ins>
      <w:proofErr w:type="spellStart"/>
      <w:ins w:id="227" w:author="Stefan Wuchty" w:date="2017-09-03T19:38:00Z">
        <w:r w:rsidRPr="00BA3085">
          <w:rPr>
            <w:rFonts w:ascii="Times" w:eastAsia="Times New Roman" w:hAnsi="Times" w:cs="Times New Roman"/>
          </w:rPr>
          <w:t>BioGrid</w:t>
        </w:r>
        <w:proofErr w:type="spellEnd"/>
        <w:r w:rsidRPr="00BA3085">
          <w:rPr>
            <w:rFonts w:ascii="Times" w:eastAsia="Times New Roman" w:hAnsi="Times" w:cs="Times New Roman"/>
          </w:rPr>
          <w:t xml:space="preserve"> </w:t>
        </w:r>
      </w:ins>
      <w:r>
        <w:rPr>
          <w:rFonts w:ascii="Times" w:eastAsia="Times New Roman" w:hAnsi="Times" w:cs="Times New Roman"/>
        </w:rPr>
        <w:fldChar w:fldCharType="begin">
          <w:fldData xml:space="preserve">PEVuZE5vdGU+PENpdGU+PEF1dGhvcj5DaGF0ci1BcnlhbW9udHJpPC9BdXRob3I+PFllYXI+MjAx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</w:fldData>
        </w:fldChar>
      </w:r>
      <w:r w:rsidR="007C3EB7">
        <w:rPr>
          <w:rFonts w:ascii="Times" w:eastAsia="Times New Roman" w:hAnsi="Times" w:cs="Times New Roman"/>
        </w:rPr>
        <w:instrText xml:space="preserve"> ADDIN EN.CITE </w:instrText>
      </w:r>
      <w:r w:rsidR="007C3EB7">
        <w:rPr>
          <w:rFonts w:ascii="Times" w:eastAsia="Times New Roman" w:hAnsi="Times" w:cs="Times New Roman"/>
        </w:rPr>
        <w:fldChar w:fldCharType="begin">
          <w:fldData xml:space="preserve">PEVuZE5vdGU+PENpdGU+PEF1dGhvcj5DaGF0ci1BcnlhbW9udHJpPC9BdXRob3I+PFllYXI+MjAx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</w:fldData>
        </w:fldChar>
      </w:r>
      <w:r w:rsidR="007C3EB7">
        <w:rPr>
          <w:rFonts w:ascii="Times" w:eastAsia="Times New Roman" w:hAnsi="Times" w:cs="Times New Roman"/>
        </w:rPr>
        <w:instrText xml:space="preserve"> ADDIN EN.CITE.DATA </w:instrText>
      </w:r>
      <w:r w:rsidR="007C3EB7">
        <w:rPr>
          <w:rFonts w:ascii="Times" w:eastAsia="Times New Roman" w:hAnsi="Times" w:cs="Times New Roman"/>
        </w:rPr>
      </w:r>
      <w:r w:rsidR="007C3EB7">
        <w:rPr>
          <w:rFonts w:ascii="Times" w:eastAsia="Times New Roman" w:hAnsi="Times" w:cs="Times New Roman"/>
        </w:rPr>
        <w:fldChar w:fldCharType="end"/>
      </w:r>
      <w:r>
        <w:rPr>
          <w:rFonts w:ascii="Times" w:eastAsia="Times New Roman" w:hAnsi="Times" w:cs="Times New Roman"/>
        </w:rPr>
      </w:r>
      <w:r>
        <w:rPr>
          <w:rFonts w:ascii="Times" w:eastAsia="Times New Roman" w:hAnsi="Times" w:cs="Times New Roman"/>
        </w:rPr>
        <w:fldChar w:fldCharType="separate"/>
      </w:r>
      <w:r w:rsidR="007C3EB7">
        <w:rPr>
          <w:rFonts w:ascii="Times" w:eastAsia="Times New Roman" w:hAnsi="Times" w:cs="Times New Roman"/>
          <w:noProof/>
        </w:rPr>
        <w:t>(28)</w:t>
      </w:r>
      <w:r>
        <w:rPr>
          <w:rFonts w:ascii="Times" w:eastAsia="Times New Roman" w:hAnsi="Times" w:cs="Times New Roman"/>
        </w:rPr>
        <w:fldChar w:fldCharType="end"/>
      </w:r>
      <w:ins w:id="228" w:author="Stefan Wuchty" w:date="2017-09-03T19:38:00Z">
        <w:r>
          <w:rPr>
            <w:rFonts w:ascii="Times" w:eastAsia="Times New Roman" w:hAnsi="Times" w:cs="Times New Roman"/>
          </w:rPr>
          <w:t>, DIP</w:t>
        </w:r>
      </w:ins>
      <w:ins w:id="229" w:author="Stefan Wuchty" w:date="2017-09-03T19:43:00Z">
        <w:r>
          <w:rPr>
            <w:rFonts w:ascii="Times" w:eastAsia="Times New Roman" w:hAnsi="Times" w:cs="Times New Roman"/>
          </w:rPr>
          <w:t xml:space="preserve"> </w:t>
        </w:r>
      </w:ins>
      <w:r>
        <w:rPr>
          <w:rFonts w:ascii="Times" w:eastAsia="Times New Roman" w:hAnsi="Times" w:cs="Times New Roman"/>
        </w:rPr>
        <w:fldChar w:fldCharType="begin"/>
      </w:r>
      <w:r w:rsidR="007C3EB7">
        <w:rPr>
          <w:rFonts w:ascii="Times" w:eastAsia="Times New Roman" w:hAnsi="Times" w:cs="Times New Roman"/>
        </w:rPr>
        <w:instrText xml:space="preserve"> ADDIN EN.CITE &lt;EndNote&gt;&lt;Cite&gt;&lt;Author&gt;Salwinski&lt;/Author&gt;&lt;Year&gt;2004&lt;/Year&gt;&lt;RecNum&gt;76&lt;/RecNum&gt;&lt;DisplayText&gt;(29)&lt;/DisplayText&gt;&lt;record&gt;&lt;rec-number&gt;76&lt;/rec-number&gt;&lt;foreign-keys&gt;&lt;key app="EN" db-id="fzxf5s9pk0992pefpet5d9rcvs2ae90rrfad" timestamp="1504482233"&gt;76&lt;/key&gt;&lt;/foreign-keys&gt;&lt;ref-type name="Journal Article"&gt;17&lt;/ref-type&gt;&lt;contributors&gt;&lt;authors&gt;&lt;author&gt;Salwinski, L.&lt;/author&gt;&lt;author&gt;Miller, C. S.&lt;/author&gt;&lt;author&gt;Smith, A. J.&lt;/author&gt;&lt;author&gt;Pettit, F. K.&lt;/author&gt;&lt;author&gt;Bowie, J. U.&lt;/author&gt;&lt;author&gt;Eisenberg, D.&lt;/author&gt;&lt;/authors&gt;&lt;/contributors&gt;&lt;auth-address&gt;Howard Hughes Medical Institute, UCLA-DOE Institute for Genomics and Proteomics, 90095-1570, USA.&lt;/auth-address&gt;&lt;titles&gt;&lt;title&gt;The Database of Interacting Proteins: 2004 update&lt;/title&gt;&lt;secondary-title&gt;Nucleic Acids Res&lt;/secondary-title&gt;&lt;/titles&gt;&lt;periodical&gt;&lt;full-title&gt;Nucleic Acids Res&lt;/full-title&gt;&lt;/periodical&gt;&lt;pages&gt;D449-51&lt;/pages&gt;&lt;volume&gt;32&lt;/volume&gt;&lt;number&gt;Database issue&lt;/number&gt;&lt;keywords&gt;&lt;keyword&gt;Animals&lt;/keyword&gt;&lt;keyword&gt;Computational Biology&lt;/keyword&gt;&lt;keyword&gt;*Databases, Protein&lt;/keyword&gt;&lt;keyword&gt;Humans&lt;/keyword&gt;&lt;keyword&gt;Information Storage and Retrieval&lt;/keyword&gt;&lt;keyword&gt;Internet&lt;/keyword&gt;&lt;keyword&gt;Macromolecular Substances&lt;/keyword&gt;&lt;keyword&gt;*Protein Binding&lt;/keyword&gt;&lt;keyword&gt;Proteins/*metabolism&lt;/keyword&gt;&lt;keyword&gt;Reproducibility of Results&lt;/keyword&gt;&lt;/keywords&gt;&lt;dates&gt;&lt;year&gt;2004&lt;/year&gt;&lt;pub-dates&gt;&lt;date&gt;Jan 01&lt;/date&gt;&lt;/pub-dates&gt;&lt;/dates&gt;&lt;isbn&gt;1362-4962 (Electronic)&amp;#xD;0305-1048 (Linking)&lt;/isbn&gt;&lt;accession-num&gt;14681454&lt;/accession-num&gt;&lt;urls&gt;&lt;related-urls&gt;&lt;url&gt;http://www.ncbi.nlm.nih.gov/pubmed/14681454&lt;/url&gt;&lt;/related-urls&gt;&lt;/urls&gt;&lt;custom2&gt;PMC308820&lt;/custom2&gt;&lt;electronic-resource-num&gt;10.1093/nar/gkh086&lt;/electronic-resource-num&gt;&lt;/record&gt;&lt;/Cite&gt;&lt;/EndNote&gt;</w:instrText>
      </w:r>
      <w:r>
        <w:rPr>
          <w:rFonts w:ascii="Times" w:eastAsia="Times New Roman" w:hAnsi="Times" w:cs="Times New Roman"/>
        </w:rPr>
        <w:fldChar w:fldCharType="separate"/>
      </w:r>
      <w:r w:rsidR="007C3EB7">
        <w:rPr>
          <w:rFonts w:ascii="Times" w:eastAsia="Times New Roman" w:hAnsi="Times" w:cs="Times New Roman"/>
          <w:noProof/>
        </w:rPr>
        <w:t>(29)</w:t>
      </w:r>
      <w:r>
        <w:rPr>
          <w:rFonts w:ascii="Times" w:eastAsia="Times New Roman" w:hAnsi="Times" w:cs="Times New Roman"/>
        </w:rPr>
        <w:fldChar w:fldCharType="end"/>
      </w:r>
      <w:ins w:id="230" w:author="Stefan Wuchty" w:date="2017-09-03T19:38:00Z">
        <w:r>
          <w:rPr>
            <w:rFonts w:ascii="Times" w:eastAsia="Times New Roman" w:hAnsi="Times" w:cs="Times New Roman"/>
          </w:rPr>
          <w:t xml:space="preserve">, </w:t>
        </w:r>
        <w:r w:rsidRPr="00BA3085">
          <w:rPr>
            <w:rFonts w:ascii="Times" w:eastAsia="Times New Roman" w:hAnsi="Times" w:cs="Times New Roman"/>
          </w:rPr>
          <w:t xml:space="preserve">HPRD </w:t>
        </w:r>
      </w:ins>
      <w:r>
        <w:rPr>
          <w:rFonts w:ascii="Times" w:eastAsia="Times New Roman" w:hAnsi="Times" w:cs="Times New Roman"/>
        </w:rPr>
        <w:fldChar w:fldCharType="begin">
          <w:fldData xml:space="preserve">PEVuZE5vdGU+PENpdGU+PEF1dGhvcj5LZXNoYXZhIFByYXNhZDwvQXV0aG9yPjxZZWFyPjIwMDk8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</w:fldData>
        </w:fldChar>
      </w:r>
      <w:r w:rsidR="007C3EB7">
        <w:rPr>
          <w:rFonts w:ascii="Times" w:eastAsia="Times New Roman" w:hAnsi="Times" w:cs="Times New Roman"/>
        </w:rPr>
        <w:instrText xml:space="preserve"> ADDIN EN.CITE </w:instrText>
      </w:r>
      <w:r w:rsidR="007C3EB7">
        <w:rPr>
          <w:rFonts w:ascii="Times" w:eastAsia="Times New Roman" w:hAnsi="Times" w:cs="Times New Roman"/>
        </w:rPr>
        <w:fldChar w:fldCharType="begin">
          <w:fldData xml:space="preserve">PEVuZE5vdGU+PENpdGU+PEF1dGhvcj5LZXNoYXZhIFByYXNhZDwvQXV0aG9yPjxZZWFyPjIwMDk8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</w:fldData>
        </w:fldChar>
      </w:r>
      <w:r w:rsidR="007C3EB7">
        <w:rPr>
          <w:rFonts w:ascii="Times" w:eastAsia="Times New Roman" w:hAnsi="Times" w:cs="Times New Roman"/>
        </w:rPr>
        <w:instrText xml:space="preserve"> ADDIN EN.CITE.DATA </w:instrText>
      </w:r>
      <w:r w:rsidR="007C3EB7">
        <w:rPr>
          <w:rFonts w:ascii="Times" w:eastAsia="Times New Roman" w:hAnsi="Times" w:cs="Times New Roman"/>
        </w:rPr>
      </w:r>
      <w:r w:rsidR="007C3EB7">
        <w:rPr>
          <w:rFonts w:ascii="Times" w:eastAsia="Times New Roman" w:hAnsi="Times" w:cs="Times New Roman"/>
        </w:rPr>
        <w:fldChar w:fldCharType="end"/>
      </w:r>
      <w:r>
        <w:rPr>
          <w:rFonts w:ascii="Times" w:eastAsia="Times New Roman" w:hAnsi="Times" w:cs="Times New Roman"/>
        </w:rPr>
      </w:r>
      <w:r>
        <w:rPr>
          <w:rFonts w:ascii="Times" w:eastAsia="Times New Roman" w:hAnsi="Times" w:cs="Times New Roman"/>
        </w:rPr>
        <w:fldChar w:fldCharType="separate"/>
      </w:r>
      <w:r w:rsidR="007C3EB7">
        <w:rPr>
          <w:rFonts w:ascii="Times" w:eastAsia="Times New Roman" w:hAnsi="Times" w:cs="Times New Roman"/>
          <w:noProof/>
        </w:rPr>
        <w:t>(30)</w:t>
      </w:r>
      <w:r>
        <w:rPr>
          <w:rFonts w:ascii="Times" w:eastAsia="Times New Roman" w:hAnsi="Times" w:cs="Times New Roman"/>
        </w:rPr>
        <w:fldChar w:fldCharType="end"/>
      </w:r>
      <w:ins w:id="231" w:author="Stefan Wuchty" w:date="2017-09-03T19:46:00Z">
        <w:r>
          <w:rPr>
            <w:rFonts w:ascii="Times" w:eastAsia="Times New Roman" w:hAnsi="Times" w:cs="Times New Roman"/>
          </w:rPr>
          <w:t>,</w:t>
        </w:r>
      </w:ins>
      <w:ins w:id="232" w:author="Stefan Wuchty" w:date="2017-09-03T19:47:00Z">
        <w:r>
          <w:rPr>
            <w:rFonts w:ascii="Times" w:eastAsia="Times New Roman" w:hAnsi="Times" w:cs="Times New Roman"/>
          </w:rPr>
          <w:t xml:space="preserve"> </w:t>
        </w:r>
        <w:proofErr w:type="spellStart"/>
        <w:r>
          <w:rPr>
            <w:rFonts w:ascii="Times" w:eastAsia="Times New Roman" w:hAnsi="Times" w:cs="Times New Roman"/>
          </w:rPr>
          <w:t>IntAct</w:t>
        </w:r>
        <w:proofErr w:type="spellEnd"/>
        <w:r>
          <w:rPr>
            <w:rFonts w:ascii="Times" w:eastAsia="Times New Roman" w:hAnsi="Times" w:cs="Times New Roman"/>
          </w:rPr>
          <w:t xml:space="preserve"> </w:t>
        </w:r>
      </w:ins>
      <w:r>
        <w:rPr>
          <w:rFonts w:ascii="Times" w:eastAsia="Times New Roman" w:hAnsi="Times" w:cs="Times New Roman"/>
        </w:rPr>
        <w:fldChar w:fldCharType="begin">
          <w:fldData xml:space="preserve">PEVuZE5vdGU+PENpdGU+PEF1dGhvcj5PcmNoYXJkPC9BdXRob3I+PFllYXI+MjAxNDwvWWVhcj48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</w:fldData>
        </w:fldChar>
      </w:r>
      <w:r w:rsidR="007C3EB7">
        <w:rPr>
          <w:rFonts w:ascii="Times" w:eastAsia="Times New Roman" w:hAnsi="Times" w:cs="Times New Roman"/>
        </w:rPr>
        <w:instrText xml:space="preserve"> ADDIN EN.CITE </w:instrText>
      </w:r>
      <w:r w:rsidR="007C3EB7">
        <w:rPr>
          <w:rFonts w:ascii="Times" w:eastAsia="Times New Roman" w:hAnsi="Times" w:cs="Times New Roman"/>
        </w:rPr>
        <w:fldChar w:fldCharType="begin">
          <w:fldData xml:space="preserve">PEVuZE5vdGU+PENpdGU+PEF1dGhvcj5PcmNoYXJkPC9BdXRob3I+PFllYXI+MjAxNDwvWWVhcj48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</w:fldData>
        </w:fldChar>
      </w:r>
      <w:r w:rsidR="007C3EB7">
        <w:rPr>
          <w:rFonts w:ascii="Times" w:eastAsia="Times New Roman" w:hAnsi="Times" w:cs="Times New Roman"/>
        </w:rPr>
        <w:instrText xml:space="preserve"> ADDIN EN.CITE.DATA </w:instrText>
      </w:r>
      <w:r w:rsidR="007C3EB7">
        <w:rPr>
          <w:rFonts w:ascii="Times" w:eastAsia="Times New Roman" w:hAnsi="Times" w:cs="Times New Roman"/>
        </w:rPr>
      </w:r>
      <w:r w:rsidR="007C3EB7">
        <w:rPr>
          <w:rFonts w:ascii="Times" w:eastAsia="Times New Roman" w:hAnsi="Times" w:cs="Times New Roman"/>
        </w:rPr>
        <w:fldChar w:fldCharType="end"/>
      </w:r>
      <w:r>
        <w:rPr>
          <w:rFonts w:ascii="Times" w:eastAsia="Times New Roman" w:hAnsi="Times" w:cs="Times New Roman"/>
        </w:rPr>
      </w:r>
      <w:r>
        <w:rPr>
          <w:rFonts w:ascii="Times" w:eastAsia="Times New Roman" w:hAnsi="Times" w:cs="Times New Roman"/>
        </w:rPr>
        <w:fldChar w:fldCharType="separate"/>
      </w:r>
      <w:r w:rsidR="007C3EB7">
        <w:rPr>
          <w:rFonts w:ascii="Times" w:eastAsia="Times New Roman" w:hAnsi="Times" w:cs="Times New Roman"/>
          <w:noProof/>
        </w:rPr>
        <w:t>(31)</w:t>
      </w:r>
      <w:r>
        <w:rPr>
          <w:rFonts w:ascii="Times" w:eastAsia="Times New Roman" w:hAnsi="Times" w:cs="Times New Roman"/>
        </w:rPr>
        <w:fldChar w:fldCharType="end"/>
      </w:r>
      <w:ins w:id="233" w:author="Stefan Wuchty" w:date="2017-09-03T19:38:00Z">
        <w:r>
          <w:rPr>
            <w:rFonts w:ascii="Times" w:eastAsia="Times New Roman" w:hAnsi="Times" w:cs="Times New Roman"/>
          </w:rPr>
          <w:t xml:space="preserve">, </w:t>
        </w:r>
        <w:proofErr w:type="spellStart"/>
        <w:r w:rsidRPr="00BA3085">
          <w:rPr>
            <w:rFonts w:ascii="Times" w:eastAsia="Times New Roman" w:hAnsi="Times" w:cs="Times New Roman"/>
          </w:rPr>
          <w:t>iRefIndex</w:t>
        </w:r>
      </w:ins>
      <w:proofErr w:type="spellEnd"/>
      <w:ins w:id="234" w:author="Stefan Wuchty" w:date="2017-09-03T19:48:00Z">
        <w:r w:rsidR="00354285">
          <w:rPr>
            <w:rFonts w:ascii="Times" w:eastAsia="Times New Roman" w:hAnsi="Times" w:cs="Times New Roman"/>
          </w:rPr>
          <w:t xml:space="preserve"> </w:t>
        </w:r>
      </w:ins>
      <w:ins w:id="235" w:author="Stefan Wuchty" w:date="2017-09-03T19:49:00Z">
        <w:r w:rsidR="00354285">
          <w:rPr>
            <w:rFonts w:ascii="Times" w:eastAsia="Times New Roman" w:hAnsi="Times" w:cs="Times New Roman"/>
          </w:rPr>
          <w:fldChar w:fldCharType="begin"/>
        </w:r>
      </w:ins>
      <w:r w:rsidR="007C3EB7">
        <w:rPr>
          <w:rFonts w:ascii="Times" w:eastAsia="Times New Roman" w:hAnsi="Times" w:cs="Times New Roman"/>
        </w:rPr>
        <w:instrText xml:space="preserve"> ADDIN EN.CITE &lt;EndNote&gt;&lt;Cite&gt;&lt;Author&gt;Licata&lt;/Author&gt;&lt;Year&gt;2012&lt;/Year&gt;&lt;RecNum&gt;83&lt;/RecNum&gt;&lt;DisplayText&gt;(32)&lt;/DisplayText&gt;&lt;record&gt;&lt;rec-number&gt;83&lt;/rec-number&gt;&lt;foreign-keys&gt;&lt;key app="EN" db-id="fzxf5s9pk0992pefpet5d9rcvs2ae90rrfad" timestamp="1504482505"&gt;83&lt;/key&gt;&lt;/foreign-keys&gt;&lt;ref-type name="Journal Article"&gt;17&lt;/ref-type&gt;&lt;contributors&gt;&lt;authors&gt;&lt;author&gt;Licata, L.&lt;/author&gt;&lt;author&gt;Briganti, L.&lt;/author&gt;&lt;author&gt;Peluso, D.&lt;/author&gt;&lt;author&gt;Perfetto, L.&lt;/author&gt;&lt;author&gt;Iannuccelli, M.&lt;/author&gt;&lt;author&gt;Galeota, E.&lt;/author&gt;&lt;author&gt;Sacco, F.&lt;/author&gt;&lt;author&gt;Palma, A.&lt;/author&gt;&lt;author&gt;Nardozza, A. P.&lt;/author&gt;&lt;author&gt;Santonico, E.&lt;/author&gt;&lt;author&gt;Castagnoli, L.&lt;/author&gt;&lt;author&gt;Cesareni, G.&lt;/author&gt;&lt;/authors&gt;&lt;/contributors&gt;&lt;auth-address&gt;Department of Biology, University of Rome Tor Vergata, Via della Ricerca Scientifica, 00133 Rome, Italy.&lt;/auth-address&gt;&lt;titles&gt;&lt;title&gt;MINT, the molecular interaction database: 2012 update&lt;/title&gt;&lt;secondary-title&gt;Nucleic Acids Res&lt;/secondary-title&gt;&lt;/titles&gt;&lt;periodical&gt;&lt;full-title&gt;Nucleic Acids Res&lt;/full-title&gt;&lt;/periodical&gt;&lt;pages&gt;D857-61&lt;/pages&gt;&lt;volume&gt;40&lt;/volume&gt;&lt;number&gt;Database issue&lt;/number&gt;&lt;keywords&gt;&lt;keyword&gt;Algorithms&lt;/keyword&gt;&lt;keyword&gt;Animals&lt;/keyword&gt;&lt;keyword&gt;*Databases, Protein&lt;/keyword&gt;&lt;keyword&gt;Humans&lt;/keyword&gt;&lt;keyword&gt;Mice&lt;/keyword&gt;&lt;keyword&gt;*Protein Interaction Mapping&lt;/keyword&gt;&lt;keyword&gt;Proteins/chemistry/genetics&lt;/keyword&gt;&lt;keyword&gt;Rats&lt;/keyword&gt;&lt;/keywords&gt;&lt;dates&gt;&lt;year&gt;2012&lt;/year&gt;&lt;pub-dates&gt;&lt;date&gt;Jan&lt;/date&gt;&lt;/pub-dates&gt;&lt;/dates&gt;&lt;isbn&gt;1362-4962 (Electronic)&amp;#xD;0305-1048 (Linking)&lt;/isbn&gt;&lt;accession-num&gt;22096227&lt;/accession-num&gt;&lt;urls&gt;&lt;related-urls&gt;&lt;url&gt;http://www.ncbi.nlm.nih.gov/pubmed/22096227&lt;/url&gt;&lt;/related-urls&gt;&lt;/urls&gt;&lt;custom2&gt;PMC3244991&lt;/custom2&gt;&lt;electronic-resource-num&gt;10.1093/nar/gkr930&lt;/electronic-resource-num&gt;&lt;/record&gt;&lt;/Cite&gt;&lt;/EndNote&gt;</w:instrText>
      </w:r>
      <w:ins w:id="236" w:author="Stefan Wuchty" w:date="2017-09-03T19:49:00Z">
        <w:r w:rsidR="00354285">
          <w:rPr>
            <w:rFonts w:ascii="Times" w:eastAsia="Times New Roman" w:hAnsi="Times" w:cs="Times New Roman"/>
          </w:rPr>
          <w:fldChar w:fldCharType="separate"/>
        </w:r>
      </w:ins>
      <w:r w:rsidR="007C3EB7">
        <w:rPr>
          <w:rFonts w:ascii="Times" w:eastAsia="Times New Roman" w:hAnsi="Times" w:cs="Times New Roman"/>
          <w:noProof/>
        </w:rPr>
        <w:t>(32)</w:t>
      </w:r>
      <w:ins w:id="237" w:author="Stefan Wuchty" w:date="2017-09-03T19:49:00Z">
        <w:r w:rsidR="00354285">
          <w:rPr>
            <w:rFonts w:ascii="Times" w:eastAsia="Times New Roman" w:hAnsi="Times" w:cs="Times New Roman"/>
          </w:rPr>
          <w:fldChar w:fldCharType="end"/>
        </w:r>
      </w:ins>
      <w:ins w:id="238" w:author="Stefan Wuchty" w:date="2017-09-03T19:38:00Z">
        <w:r w:rsidR="00354285">
          <w:rPr>
            <w:rFonts w:ascii="Times" w:eastAsia="Times New Roman" w:hAnsi="Times" w:cs="Times New Roman"/>
          </w:rPr>
          <w:t>, MINT</w:t>
        </w:r>
      </w:ins>
      <w:ins w:id="239" w:author="Stefan Wuchty" w:date="2017-09-03T19:48:00Z">
        <w:r w:rsidR="00354285">
          <w:rPr>
            <w:rFonts w:ascii="Times" w:eastAsia="Times New Roman" w:hAnsi="Times" w:cs="Times New Roman"/>
          </w:rPr>
          <w:t xml:space="preserve"> </w:t>
        </w:r>
      </w:ins>
      <w:r w:rsidR="00354285">
        <w:rPr>
          <w:rFonts w:ascii="Times" w:eastAsia="Times New Roman" w:hAnsi="Times" w:cs="Times New Roman"/>
        </w:rPr>
        <w:fldChar w:fldCharType="begin"/>
      </w:r>
      <w:r w:rsidR="007C3EB7">
        <w:rPr>
          <w:rFonts w:ascii="Times" w:eastAsia="Times New Roman" w:hAnsi="Times" w:cs="Times New Roman"/>
        </w:rPr>
        <w:instrText xml:space="preserve"> ADDIN EN.CITE &lt;EndNote&gt;&lt;Cite&gt;&lt;Author&gt;Licata&lt;/Author&gt;&lt;Year&gt;2012&lt;/Year&gt;&lt;RecNum&gt;83&lt;/RecNum&gt;&lt;DisplayText&gt;(32)&lt;/DisplayText&gt;&lt;record&gt;&lt;rec-number&gt;83&lt;/rec-number&gt;&lt;foreign-keys&gt;&lt;key app="EN" db-id="fzxf5s9pk0992pefpet5d9rcvs2ae90rrfad" timestamp="1504482505"&gt;83&lt;/key&gt;&lt;/foreign-keys&gt;&lt;ref-type name="Journal Article"&gt;17&lt;/ref-type&gt;&lt;contributors&gt;&lt;authors&gt;&lt;author&gt;Licata, L.&lt;/author&gt;&lt;author&gt;Briganti, L.&lt;/author&gt;&lt;author&gt;Peluso, D.&lt;/author&gt;&lt;author&gt;Perfetto, L.&lt;/author&gt;&lt;author&gt;Iannuccelli, M.&lt;/author&gt;&lt;author&gt;Galeota, E.&lt;/author&gt;&lt;author&gt;Sacco, F.&lt;/author&gt;&lt;author&gt;Palma, A.&lt;/author&gt;&lt;author&gt;Nardozza, A. P.&lt;/author&gt;&lt;author&gt;Santonico, E.&lt;/author&gt;&lt;author&gt;Castagnoli, L.&lt;/author&gt;&lt;author&gt;Cesareni, G.&lt;/author&gt;&lt;/authors&gt;&lt;/contributors&gt;&lt;auth-address&gt;Department of Biology, University of Rome Tor Vergata, Via della Ricerca Scientifica, 00133 Rome, Italy.&lt;/auth-address&gt;&lt;titles&gt;&lt;title&gt;MINT, the molecular interaction database: 2012 update&lt;/title&gt;&lt;secondary-title&gt;Nucleic Acids Res&lt;/secondary-title&gt;&lt;/titles&gt;&lt;periodical&gt;&lt;full-title&gt;Nucleic Acids Res&lt;/full-title&gt;&lt;/periodical&gt;&lt;pages&gt;D857-61&lt;/pages&gt;&lt;volume&gt;40&lt;/volume&gt;&lt;number&gt;Database issue&lt;/number&gt;&lt;keywords&gt;&lt;keyword&gt;Algorithms&lt;/keyword&gt;&lt;keyword&gt;Animals&lt;/keyword&gt;&lt;keyword&gt;*Databases, Protein&lt;/keyword&gt;&lt;keyword&gt;Humans&lt;/keyword&gt;&lt;keyword&gt;Mice&lt;/keyword&gt;&lt;keyword&gt;*Protein Interaction Mapping&lt;/keyword&gt;&lt;keyword&gt;Proteins/chemistry/genetics&lt;/keyword&gt;&lt;keyword&gt;Rats&lt;/keyword&gt;&lt;/keywords&gt;&lt;dates&gt;&lt;year&gt;2012&lt;/year&gt;&lt;pub-dates&gt;&lt;date&gt;Jan&lt;/date&gt;&lt;/pub-dates&gt;&lt;/dates&gt;&lt;isbn&gt;1362-4962 (Electronic)&amp;#xD;0305-1048 (Linking)&lt;/isbn&gt;&lt;accession-num&gt;22096227&lt;/accession-num&gt;&lt;urls&gt;&lt;related-urls&gt;&lt;url&gt;http://www.ncbi.nlm.nih.gov/pubmed/22096227&lt;/url&gt;&lt;/related-urls&gt;&lt;/urls&gt;&lt;custom2&gt;PMC3244991&lt;/custom2&gt;&lt;electronic-resource-num&gt;10.1093/nar/gkr930&lt;/electronic-resource-num&gt;&lt;/record&gt;&lt;/Cite&gt;&lt;/EndNote&gt;</w:instrText>
      </w:r>
      <w:r w:rsidR="00354285">
        <w:rPr>
          <w:rFonts w:ascii="Times" w:eastAsia="Times New Roman" w:hAnsi="Times" w:cs="Times New Roman"/>
        </w:rPr>
        <w:fldChar w:fldCharType="separate"/>
      </w:r>
      <w:r w:rsidR="007C3EB7">
        <w:rPr>
          <w:rFonts w:ascii="Times" w:eastAsia="Times New Roman" w:hAnsi="Times" w:cs="Times New Roman"/>
          <w:noProof/>
        </w:rPr>
        <w:t>(32)</w:t>
      </w:r>
      <w:r w:rsidR="00354285">
        <w:rPr>
          <w:rFonts w:ascii="Times" w:eastAsia="Times New Roman" w:hAnsi="Times" w:cs="Times New Roman"/>
        </w:rPr>
        <w:fldChar w:fldCharType="end"/>
      </w:r>
      <w:ins w:id="240" w:author="Stefan Wuchty" w:date="2017-09-03T19:38:00Z">
        <w:r w:rsidR="00354285">
          <w:rPr>
            <w:rFonts w:ascii="Times" w:eastAsia="Times New Roman" w:hAnsi="Times" w:cs="Times New Roman"/>
          </w:rPr>
          <w:t xml:space="preserve"> and </w:t>
        </w:r>
        <w:proofErr w:type="spellStart"/>
        <w:r w:rsidRPr="00BA3085">
          <w:rPr>
            <w:rFonts w:ascii="Times" w:eastAsia="Times New Roman" w:hAnsi="Times" w:cs="Times New Roman"/>
          </w:rPr>
          <w:t>Reactom</w:t>
        </w:r>
        <w:r w:rsidR="00354285">
          <w:rPr>
            <w:rFonts w:ascii="Times" w:eastAsia="Times New Roman" w:hAnsi="Times" w:cs="Times New Roman"/>
          </w:rPr>
          <w:t>e</w:t>
        </w:r>
        <w:proofErr w:type="spellEnd"/>
        <w:r w:rsidR="00354285">
          <w:rPr>
            <w:rFonts w:ascii="Times" w:eastAsia="Times New Roman" w:hAnsi="Times" w:cs="Times New Roman"/>
          </w:rPr>
          <w:t xml:space="preserve"> </w:t>
        </w:r>
      </w:ins>
      <w:r w:rsidR="00354285">
        <w:rPr>
          <w:rFonts w:ascii="Times" w:eastAsia="Times New Roman" w:hAnsi="Times" w:cs="Times New Roman"/>
        </w:rPr>
        <w:fldChar w:fldCharType="begin">
          <w:fldData xml:space="preserve">PEVuZE5vdGU+PENpdGU+PEF1dGhvcj5Dcm9mdDwvQXV0aG9yPjxZZWFyPjIwMTQ8L1llYXI+PFJl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</w:fldData>
        </w:fldChar>
      </w:r>
      <w:r w:rsidR="007C3EB7">
        <w:rPr>
          <w:rFonts w:ascii="Times" w:eastAsia="Times New Roman" w:hAnsi="Times" w:cs="Times New Roman"/>
        </w:rPr>
        <w:instrText xml:space="preserve"> ADDIN EN.CITE </w:instrText>
      </w:r>
      <w:r w:rsidR="007C3EB7">
        <w:rPr>
          <w:rFonts w:ascii="Times" w:eastAsia="Times New Roman" w:hAnsi="Times" w:cs="Times New Roman"/>
        </w:rPr>
        <w:fldChar w:fldCharType="begin">
          <w:fldData xml:space="preserve">PEVuZE5vdGU+PENpdGU+PEF1dGhvcj5Dcm9mdDwvQXV0aG9yPjxZZWFyPjIwMTQ8L1llYXI+PFJl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</w:fldData>
        </w:fldChar>
      </w:r>
      <w:r w:rsidR="007C3EB7">
        <w:rPr>
          <w:rFonts w:ascii="Times" w:eastAsia="Times New Roman" w:hAnsi="Times" w:cs="Times New Roman"/>
        </w:rPr>
        <w:instrText xml:space="preserve"> ADDIN EN.CITE.DATA </w:instrText>
      </w:r>
      <w:r w:rsidR="007C3EB7">
        <w:rPr>
          <w:rFonts w:ascii="Times" w:eastAsia="Times New Roman" w:hAnsi="Times" w:cs="Times New Roman"/>
        </w:rPr>
      </w:r>
      <w:r w:rsidR="007C3EB7">
        <w:rPr>
          <w:rFonts w:ascii="Times" w:eastAsia="Times New Roman" w:hAnsi="Times" w:cs="Times New Roman"/>
        </w:rPr>
        <w:fldChar w:fldCharType="end"/>
      </w:r>
      <w:r w:rsidR="00354285">
        <w:rPr>
          <w:rFonts w:ascii="Times" w:eastAsia="Times New Roman" w:hAnsi="Times" w:cs="Times New Roman"/>
        </w:rPr>
      </w:r>
      <w:r w:rsidR="00354285">
        <w:rPr>
          <w:rFonts w:ascii="Times" w:eastAsia="Times New Roman" w:hAnsi="Times" w:cs="Times New Roman"/>
        </w:rPr>
        <w:fldChar w:fldCharType="separate"/>
      </w:r>
      <w:r w:rsidR="007C3EB7">
        <w:rPr>
          <w:rFonts w:ascii="Times" w:eastAsia="Times New Roman" w:hAnsi="Times" w:cs="Times New Roman"/>
          <w:noProof/>
        </w:rPr>
        <w:t>(33)</w:t>
      </w:r>
      <w:r w:rsidR="00354285">
        <w:rPr>
          <w:rFonts w:ascii="Times" w:eastAsia="Times New Roman" w:hAnsi="Times" w:cs="Times New Roman"/>
        </w:rPr>
        <w:fldChar w:fldCharType="end"/>
      </w:r>
      <w:ins w:id="241" w:author="Stefan Wuchty" w:date="2017-09-03T19:38:00Z">
        <w:r>
          <w:rPr>
            <w:rFonts w:ascii="Times" w:eastAsia="Times New Roman" w:hAnsi="Times" w:cs="Times New Roman"/>
          </w:rPr>
          <w:t>.</w:t>
        </w:r>
      </w:ins>
    </w:p>
    <w:p w14:paraId="70D8C93C" w14:textId="7909AFFC" w:rsidR="0048196F" w:rsidRDefault="00354285">
      <w:pPr>
        <w:ind w:firstLine="360"/>
        <w:rPr>
          <w:ins w:id="242" w:author="Stefan Wuchty" w:date="2017-09-03T22:18:00Z"/>
          <w:rFonts w:ascii="Times New Roman" w:hAnsi="Times New Roman" w:cs="Times New Roman"/>
          <w:bCs/>
        </w:rPr>
        <w:pPrChange w:id="243" w:author="Stefan Wuchty" w:date="2017-09-03T21:47:00Z">
          <w:pPr/>
        </w:pPrChange>
      </w:pPr>
      <w:ins w:id="244" w:author="Stefan Wuchty" w:date="2017-09-03T19:53:00Z">
        <w:r>
          <w:rPr>
            <w:rFonts w:ascii="Times" w:eastAsia="Times New Roman" w:hAnsi="Times" w:cs="Times New Roman"/>
          </w:rPr>
          <w:t xml:space="preserve">Given the abundance of </w:t>
        </w:r>
      </w:ins>
      <w:ins w:id="245" w:author="Stefan Wuchty" w:date="2017-09-03T20:36:00Z">
        <w:r w:rsidR="00AD51B0">
          <w:rPr>
            <w:rFonts w:ascii="Times" w:eastAsia="Times New Roman" w:hAnsi="Times" w:cs="Times New Roman"/>
          </w:rPr>
          <w:t>human host-viral interactions we collected such information from the xxx databases (</w:t>
        </w:r>
        <w:r w:rsidR="00AD51B0" w:rsidRPr="00AD51B0">
          <w:rPr>
            <w:rFonts w:ascii="Times" w:eastAsia="Times New Roman" w:hAnsi="Times" w:cs="Times New Roman"/>
            <w:b/>
            <w:rPrChange w:id="246" w:author="Stefan Wuchty" w:date="2017-09-03T20:36:00Z">
              <w:rPr>
                <w:rFonts w:ascii="Times" w:eastAsia="Times New Roman" w:hAnsi="Times" w:cs="Times New Roman"/>
              </w:rPr>
            </w:rPrChange>
          </w:rPr>
          <w:t>Table 2</w:t>
        </w:r>
        <w:r w:rsidR="00AD51B0">
          <w:rPr>
            <w:rFonts w:ascii="Times" w:eastAsia="Times New Roman" w:hAnsi="Times" w:cs="Times New Roman"/>
          </w:rPr>
          <w:t>).</w:t>
        </w:r>
      </w:ins>
      <w:ins w:id="247" w:author="Stefan Wuchty" w:date="2017-09-03T20:46:00Z">
        <w:r w:rsidR="00110CD2">
          <w:rPr>
            <w:rFonts w:ascii="Times" w:eastAsia="Times New Roman" w:hAnsi="Times" w:cs="Times New Roman"/>
          </w:rPr>
          <w:t xml:space="preserve"> Notably, we collected </w:t>
        </w:r>
      </w:ins>
      <w:ins w:id="248" w:author="Stefan Wuchty" w:date="2017-09-03T20:47:00Z">
        <w:r w:rsidR="00110CD2">
          <w:rPr>
            <w:rFonts w:ascii="Times" w:eastAsia="Times New Roman" w:hAnsi="Times" w:cs="Times New Roman"/>
          </w:rPr>
          <w:t xml:space="preserve">5,495 interactions with human host proteins that involving proteins of </w:t>
        </w:r>
        <w:proofErr w:type="spellStart"/>
        <w:r w:rsidR="00110CD2">
          <w:rPr>
            <w:rFonts w:ascii="Times" w:eastAsia="Times New Roman" w:hAnsi="Times" w:cs="Times New Roman"/>
          </w:rPr>
          <w:t>orthomyxoviridae</w:t>
        </w:r>
      </w:ins>
      <w:proofErr w:type="spellEnd"/>
      <w:ins w:id="249" w:author="Stefan Wuchty" w:date="2017-09-03T20:48:00Z">
        <w:r w:rsidR="00110CD2">
          <w:rPr>
            <w:rFonts w:ascii="Times" w:eastAsia="Times New Roman" w:hAnsi="Times" w:cs="Times New Roman"/>
          </w:rPr>
          <w:t xml:space="preserve">. Such a set of interactions is mostly dominated by interactions that </w:t>
        </w:r>
        <w:r w:rsidR="00635A49">
          <w:rPr>
            <w:rFonts w:ascii="Times" w:eastAsia="Times New Roman" w:hAnsi="Times" w:cs="Times New Roman"/>
          </w:rPr>
          <w:t xml:space="preserve">occurred between proteins of the </w:t>
        </w:r>
      </w:ins>
      <w:ins w:id="250" w:author="Stefan Wuchty" w:date="2017-09-03T20:49:00Z">
        <w:r w:rsidR="00635A49" w:rsidRPr="006E1AD1">
          <w:rPr>
            <w:rFonts w:ascii="Times" w:eastAsia="Times New Roman" w:hAnsi="Times" w:cs="Times New Roman"/>
          </w:rPr>
          <w:t>Influenza A virus</w:t>
        </w:r>
        <w:r w:rsidR="00635A49">
          <w:rPr>
            <w:rFonts w:ascii="Times" w:eastAsia="Times New Roman" w:hAnsi="Times" w:cs="Times New Roman"/>
          </w:rPr>
          <w:t xml:space="preserve">. Similarly, we found 5,423 interactions of </w:t>
        </w:r>
        <w:proofErr w:type="spellStart"/>
        <w:r w:rsidR="00635A49">
          <w:rPr>
            <w:rFonts w:ascii="Times" w:eastAsia="Times New Roman" w:hAnsi="Times" w:cs="Times New Roman"/>
          </w:rPr>
          <w:t>herpesviridea</w:t>
        </w:r>
        <w:proofErr w:type="spellEnd"/>
        <w:r w:rsidR="00635A49">
          <w:rPr>
            <w:rFonts w:ascii="Times" w:eastAsia="Times New Roman" w:hAnsi="Times" w:cs="Times New Roman"/>
          </w:rPr>
          <w:t xml:space="preserve">, where most interaction were experimentally determined using the Herpes </w:t>
        </w:r>
      </w:ins>
      <w:ins w:id="251" w:author="Stefan Wuchty" w:date="2017-09-03T20:56:00Z">
        <w:r w:rsidR="00635A49">
          <w:rPr>
            <w:rFonts w:ascii="Times" w:eastAsia="Times New Roman" w:hAnsi="Times" w:cs="Times New Roman"/>
          </w:rPr>
          <w:t xml:space="preserve">simplex </w:t>
        </w:r>
      </w:ins>
      <w:ins w:id="252" w:author="Stefan Wuchty" w:date="2017-09-03T20:49:00Z">
        <w:r w:rsidR="00635A49">
          <w:rPr>
            <w:rFonts w:ascii="Times" w:eastAsia="Times New Roman" w:hAnsi="Times" w:cs="Times New Roman"/>
          </w:rPr>
          <w:t xml:space="preserve">virus. While our set </w:t>
        </w:r>
      </w:ins>
      <w:ins w:id="253" w:author="Stefan Wuchty" w:date="2017-09-03T20:50:00Z">
        <w:r w:rsidR="00635A49">
          <w:rPr>
            <w:rFonts w:ascii="Times" w:eastAsia="Times New Roman" w:hAnsi="Times" w:cs="Times New Roman"/>
          </w:rPr>
          <w:t xml:space="preserve">provided 3,927 interactions of </w:t>
        </w:r>
        <w:proofErr w:type="spellStart"/>
        <w:r w:rsidR="00635A49">
          <w:rPr>
            <w:rFonts w:ascii="Times" w:eastAsia="Times New Roman" w:hAnsi="Times" w:cs="Times New Roman"/>
          </w:rPr>
          <w:t>papillomaviridae</w:t>
        </w:r>
      </w:ins>
      <w:proofErr w:type="spellEnd"/>
      <w:ins w:id="254" w:author="Stefan Wuchty" w:date="2017-09-03T20:55:00Z">
        <w:r w:rsidR="00635A49">
          <w:rPr>
            <w:rFonts w:ascii="Times" w:eastAsia="Times New Roman" w:hAnsi="Times" w:cs="Times New Roman"/>
          </w:rPr>
          <w:t xml:space="preserve"> where most interactions were found with the human papilloma virus, </w:t>
        </w:r>
      </w:ins>
      <w:ins w:id="255" w:author="Stefan Wuchty" w:date="2017-09-03T20:56:00Z">
        <w:r w:rsidR="00635A49">
          <w:rPr>
            <w:rFonts w:ascii="Times" w:eastAsia="Times New Roman" w:hAnsi="Times" w:cs="Times New Roman"/>
          </w:rPr>
          <w:t xml:space="preserve">2,285 interactions were mostly provided by the HIV-1 virus. Pooling all remaining interactions </w:t>
        </w:r>
      </w:ins>
      <w:ins w:id="256" w:author="Stefan Wuchty" w:date="2017-09-03T20:57:00Z">
        <w:r w:rsidR="00635A49">
          <w:rPr>
            <w:rFonts w:ascii="Times" w:eastAsia="Times New Roman" w:hAnsi="Times" w:cs="Times New Roman"/>
          </w:rPr>
          <w:t xml:space="preserve">we obtained 1,193 interactions. In </w:t>
        </w:r>
        <w:r w:rsidR="00635A49" w:rsidRPr="00635A49">
          <w:rPr>
            <w:rFonts w:ascii="Times" w:eastAsia="Times New Roman" w:hAnsi="Times" w:cs="Times New Roman"/>
            <w:b/>
            <w:rPrChange w:id="257" w:author="Stefan Wuchty" w:date="2017-09-03T20:58:00Z">
              <w:rPr>
                <w:rFonts w:ascii="Times" w:eastAsia="Times New Roman" w:hAnsi="Times" w:cs="Times New Roman"/>
              </w:rPr>
            </w:rPrChange>
          </w:rPr>
          <w:t>Fig. 1</w:t>
        </w:r>
        <w:r w:rsidR="00635A49">
          <w:rPr>
            <w:rFonts w:ascii="Times" w:eastAsia="Times New Roman" w:hAnsi="Times" w:cs="Times New Roman"/>
          </w:rPr>
          <w:t xml:space="preserve">, we observed that the sets of human proteins that were targeted by the different virus families </w:t>
        </w:r>
      </w:ins>
      <w:ins w:id="258" w:author="Stefan Wuchty" w:date="2017-09-03T20:58:00Z">
        <w:r w:rsidR="00635A49">
          <w:rPr>
            <w:rFonts w:ascii="Times" w:eastAsia="Times New Roman" w:hAnsi="Times" w:cs="Times New Roman"/>
          </w:rPr>
          <w:t xml:space="preserve">substantially overlapped. </w:t>
        </w:r>
      </w:ins>
      <w:ins w:id="259" w:author="Stefan Wuchty" w:date="2017-09-03T21:09:00Z">
        <w:r w:rsidR="00C508FE">
          <w:rPr>
            <w:rFonts w:ascii="Times" w:eastAsia="Times New Roman" w:hAnsi="Times" w:cs="Times New Roman"/>
          </w:rPr>
          <w:t xml:space="preserve">The abundance of such virus-host interaction data prompted topological analysis of networks thus obtained. Using a network of </w:t>
        </w:r>
      </w:ins>
      <w:ins w:id="260" w:author="Stefan Wuchty" w:date="2017-09-03T21:19:00Z">
        <w:r w:rsidR="00946A1C">
          <w:rPr>
            <w:rFonts w:ascii="Times" w:eastAsia="Times New Roman" w:hAnsi="Times" w:cs="Times New Roman"/>
          </w:rPr>
          <w:t>more than 50,000 interactions between more than 8,000 human proteins</w:t>
        </w:r>
      </w:ins>
      <w:ins w:id="261" w:author="Stefan Wuchty" w:date="2017-09-03T21:44:00Z">
        <w:r w:rsidR="00474B75">
          <w:rPr>
            <w:rFonts w:ascii="Times" w:eastAsia="Times New Roman" w:hAnsi="Times" w:cs="Times New Roman"/>
          </w:rPr>
          <w:t xml:space="preserve"> </w:t>
        </w:r>
        <w:r w:rsidR="00EB386C">
          <w:rPr>
            <w:rFonts w:ascii="Times" w:eastAsia="Times New Roman" w:hAnsi="Times" w:cs="Times New Roman"/>
          </w:rPr>
          <w:t>from the HINT database</w:t>
        </w:r>
      </w:ins>
      <w:ins w:id="262" w:author="Stefan Wuchty" w:date="2017-09-03T21:59:00Z">
        <w:r w:rsidR="001E5B02">
          <w:rPr>
            <w:rFonts w:ascii="Times" w:eastAsia="Times New Roman" w:hAnsi="Times" w:cs="Times New Roman"/>
          </w:rPr>
          <w:t xml:space="preserve"> </w:t>
        </w:r>
        <w:r w:rsidR="001E5B02" w:rsidRPr="001F44B8">
          <w:rPr>
            <w:rFonts w:ascii="Times New Roman" w:hAnsi="Times New Roman" w:cs="Times New Roman"/>
          </w:rPr>
          <w:fldChar w:fldCharType="begin"/>
        </w:r>
      </w:ins>
      <w:r w:rsidR="007C3EB7">
        <w:rPr>
          <w:rFonts w:ascii="Times New Roman" w:hAnsi="Times New Roman" w:cs="Times New Roman"/>
        </w:rPr>
        <w:instrText xml:space="preserve"> ADDIN EN.CITE &lt;EndNote&gt;&lt;Cite&gt;&lt;Author&gt;Das&lt;/Author&gt;&lt;Year&gt;2012&lt;/Year&gt;&lt;RecNum&gt;38&lt;/RecNum&gt;&lt;DisplayText&gt;(34)&lt;/DisplayText&gt;&lt;record&gt;&lt;rec-number&gt;38&lt;/rec-number&gt;&lt;foreign-keys&gt;&lt;key app="EN" db-id="ww05a5fex2v2txea59i5vszq0s5evp0ddfte"&gt;38&lt;/key&gt;&lt;/foreign-keys&gt;&lt;ref-type name="Journal Article"&gt;17&lt;/ref-type&gt;&lt;contributors&gt;&lt;authors&gt;&lt;author&gt;Das, J.&lt;/author&gt;&lt;author&gt;Mohammed, J.&lt;/author&gt;&lt;author&gt;Yu, H.&lt;/author&gt;&lt;/authors&gt;&lt;/contributors&gt;&lt;auth-address&gt;Department of Biological Statistics and Computational Biology, Weill Institute for Cell and Molecular Biology, Cornell University, Ithaca, NY 14853, USA.&lt;/auth-address&gt;&lt;titles&gt;&lt;title&gt;Genome-scale analysis of interaction dynamics reveals organization of biological networks&lt;/title&gt;&lt;secondary-title&gt;Bioinformatics&lt;/secondary-title&gt;&lt;alt-title&gt;Bioinformatics&lt;/alt-title&gt;&lt;/titles&gt;&lt;periodical&gt;&lt;full-title&gt;Bioinformatics&lt;/full-title&gt;&lt;abbr-1&gt;Bioinformatics&lt;/abbr-1&gt;&lt;/periodical&gt;&lt;alt-periodical&gt;&lt;full-title&gt;Bioinformatics&lt;/full-title&gt;&lt;abbr-1&gt;Bioinformatics&lt;/abbr-1&gt;&lt;/alt-periodical&gt;&lt;pages&gt;1873-8&lt;/pages&gt;&lt;volume&gt;28&lt;/volume&gt;&lt;number&gt;14&lt;/number&gt;&lt;keywords&gt;&lt;keyword&gt;*Algorithms&lt;/keyword&gt;&lt;keyword&gt;Computational Biology/*methods&lt;/keyword&gt;&lt;keyword&gt;Genomics/*methods&lt;/keyword&gt;&lt;keyword&gt;Humans&lt;/keyword&gt;&lt;keyword&gt;Saccharomyces cerevisiae/genetics&lt;/keyword&gt;&lt;keyword&gt;Signal Transduction/genetics&lt;/keyword&gt;&lt;keyword&gt;Systems Biology&lt;/keyword&gt;&lt;keyword&gt;Two-Hybrid System Techniques&lt;/keyword&gt;&lt;/keywords&gt;&lt;dates&gt;&lt;year&gt;2012&lt;/year&gt;&lt;pub-dates&gt;&lt;date&gt;Jul 15&lt;/date&gt;&lt;/pub-dates&gt;&lt;/dates&gt;&lt;isbn&gt;1367-4811 (Electronic)&amp;#xD;1367-4803 (Linking)&lt;/isbn&gt;&lt;accession-num&gt;22576179&lt;/accession-num&gt;&lt;urls&gt;&lt;related-urls&gt;&lt;url&gt;http://www.ncbi.nlm.nih.gov/pubmed/22576179&lt;/url&gt;&lt;/related-urls&gt;&lt;/urls&gt;&lt;custom2&gt;3492000&lt;/custom2&gt;&lt;electronic-resource-num&gt;10.1093/bioinformatics/bts283&lt;/electronic-resource-num&gt;&lt;/record&gt;&lt;/Cite&gt;&lt;/EndNote&gt;</w:instrText>
      </w:r>
      <w:ins w:id="263" w:author="Stefan Wuchty" w:date="2017-09-03T21:59:00Z">
        <w:r w:rsidR="001E5B02" w:rsidRPr="001F44B8">
          <w:rPr>
            <w:rFonts w:ascii="Times New Roman" w:hAnsi="Times New Roman" w:cs="Times New Roman"/>
          </w:rPr>
          <w:fldChar w:fldCharType="separate"/>
        </w:r>
      </w:ins>
      <w:r w:rsidR="007C3EB7">
        <w:rPr>
          <w:rFonts w:ascii="Times New Roman" w:hAnsi="Times New Roman" w:cs="Times New Roman"/>
          <w:noProof/>
        </w:rPr>
        <w:t>(34)</w:t>
      </w:r>
      <w:ins w:id="264" w:author="Stefan Wuchty" w:date="2017-09-03T21:59:00Z">
        <w:r w:rsidR="001E5B02" w:rsidRPr="001F44B8">
          <w:rPr>
            <w:rFonts w:ascii="Times New Roman" w:hAnsi="Times New Roman" w:cs="Times New Roman"/>
          </w:rPr>
          <w:fldChar w:fldCharType="end"/>
        </w:r>
      </w:ins>
      <w:ins w:id="265" w:author="Stefan Wuchty" w:date="2017-09-03T21:19:00Z">
        <w:r w:rsidR="00946A1C">
          <w:rPr>
            <w:rFonts w:ascii="Times" w:eastAsia="Times New Roman" w:hAnsi="Times" w:cs="Times New Roman"/>
          </w:rPr>
          <w:t xml:space="preserve">, we determined the </w:t>
        </w:r>
      </w:ins>
      <w:ins w:id="266" w:author="Stefan Wuchty" w:date="2017-09-03T21:20:00Z">
        <w:r w:rsidR="00946A1C">
          <w:rPr>
            <w:rFonts w:ascii="Times" w:eastAsia="Times New Roman" w:hAnsi="Times" w:cs="Times New Roman"/>
          </w:rPr>
          <w:t xml:space="preserve">enrichment of viral targets as a function of their degree. In </w:t>
        </w:r>
        <w:r w:rsidR="00946A1C" w:rsidRPr="00946A1C">
          <w:rPr>
            <w:rFonts w:ascii="Times" w:eastAsia="Times New Roman" w:hAnsi="Times" w:cs="Times New Roman"/>
            <w:b/>
            <w:rPrChange w:id="267" w:author="Stefan Wuchty" w:date="2017-09-03T21:28:00Z">
              <w:rPr>
                <w:rFonts w:ascii="Times" w:eastAsia="Times New Roman" w:hAnsi="Times" w:cs="Times New Roman"/>
              </w:rPr>
            </w:rPrChange>
          </w:rPr>
          <w:t>Fig. 2A</w:t>
        </w:r>
        <w:r w:rsidR="00946A1C">
          <w:rPr>
            <w:rFonts w:ascii="Times" w:eastAsia="Times New Roman" w:hAnsi="Times" w:cs="Times New Roman"/>
          </w:rPr>
          <w:t xml:space="preserve">, we found that targets of all families preferably were enriched in </w:t>
        </w:r>
      </w:ins>
      <w:ins w:id="268" w:author="Stefan Wuchty" w:date="2017-09-03T21:21:00Z">
        <w:r w:rsidR="00946A1C">
          <w:rPr>
            <w:rFonts w:ascii="Times" w:eastAsia="Times New Roman" w:hAnsi="Times" w:cs="Times New Roman"/>
          </w:rPr>
          <w:t xml:space="preserve">increasingly interacting human proteins. Such a result corroborates </w:t>
        </w:r>
      </w:ins>
      <w:ins w:id="269" w:author="Stefan Wuchty" w:date="2017-09-03T21:28:00Z">
        <w:r w:rsidR="00946A1C">
          <w:rPr>
            <w:rFonts w:ascii="Times" w:eastAsia="Times New Roman" w:hAnsi="Times" w:cs="Times New Roman"/>
          </w:rPr>
          <w:t xml:space="preserve">previous generally made </w:t>
        </w:r>
      </w:ins>
      <w:ins w:id="270" w:author="Stefan Wuchty" w:date="2017-09-03T21:21:00Z">
        <w:r w:rsidR="00946A1C">
          <w:rPr>
            <w:rFonts w:ascii="Times" w:eastAsia="Times New Roman" w:hAnsi="Times" w:cs="Times New Roman"/>
          </w:rPr>
          <w:t xml:space="preserve">observations that </w:t>
        </w:r>
      </w:ins>
      <w:ins w:id="271" w:author="Stefan Wuchty" w:date="2017-09-03T21:28:00Z">
        <w:r w:rsidR="00946A1C">
          <w:rPr>
            <w:rFonts w:ascii="Times" w:eastAsia="Times New Roman" w:hAnsi="Times" w:cs="Times New Roman"/>
          </w:rPr>
          <w:t xml:space="preserve">viral </w:t>
        </w:r>
      </w:ins>
      <w:ins w:id="272" w:author="Stefan Wuchty" w:date="2017-09-03T21:29:00Z">
        <w:r w:rsidR="00946A1C">
          <w:rPr>
            <w:rFonts w:ascii="Times" w:eastAsia="Times New Roman" w:hAnsi="Times" w:cs="Times New Roman"/>
          </w:rPr>
          <w:t xml:space="preserve">targets are preferably hubs </w:t>
        </w:r>
      </w:ins>
      <w:r w:rsidR="006C4133">
        <w:rPr>
          <w:rFonts w:ascii="Times" w:eastAsia="Times New Roman" w:hAnsi="Times" w:cs="Times New Roman"/>
        </w:rPr>
        <w:fldChar w:fldCharType="begin">
          <w:fldData xml:space="preserve">PEVuZE5vdGU+PENpdGU+PEF1dGhvcj5DYWxkZXJ3b29kPC9BdXRob3I+PFllYXI+MjAwNzwvWWVh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</w:fldData>
        </w:fldChar>
      </w:r>
      <w:r w:rsidR="007C3EB7">
        <w:rPr>
          <w:rFonts w:ascii="Times" w:eastAsia="Times New Roman" w:hAnsi="Times" w:cs="Times New Roman"/>
        </w:rPr>
        <w:instrText xml:space="preserve"> ADDIN EN.CITE </w:instrText>
      </w:r>
      <w:r w:rsidR="007C3EB7">
        <w:rPr>
          <w:rFonts w:ascii="Times" w:eastAsia="Times New Roman" w:hAnsi="Times" w:cs="Times New Roman"/>
        </w:rPr>
        <w:fldChar w:fldCharType="begin">
          <w:fldData xml:space="preserve">PEVuZE5vdGU+PENpdGU+PEF1dGhvcj5DYWxkZXJ3b29kPC9BdXRob3I+PFllYXI+MjAwNzwvWWVh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</w:fldData>
        </w:fldChar>
      </w:r>
      <w:r w:rsidR="007C3EB7">
        <w:rPr>
          <w:rFonts w:ascii="Times" w:eastAsia="Times New Roman" w:hAnsi="Times" w:cs="Times New Roman"/>
        </w:rPr>
        <w:instrText xml:space="preserve"> ADDIN EN.CITE.DATA </w:instrText>
      </w:r>
      <w:r w:rsidR="007C3EB7">
        <w:rPr>
          <w:rFonts w:ascii="Times" w:eastAsia="Times New Roman" w:hAnsi="Times" w:cs="Times New Roman"/>
        </w:rPr>
      </w:r>
      <w:r w:rsidR="007C3EB7">
        <w:rPr>
          <w:rFonts w:ascii="Times" w:eastAsia="Times New Roman" w:hAnsi="Times" w:cs="Times New Roman"/>
        </w:rPr>
        <w:fldChar w:fldCharType="end"/>
      </w:r>
      <w:r w:rsidR="006C4133">
        <w:rPr>
          <w:rFonts w:ascii="Times" w:eastAsia="Times New Roman" w:hAnsi="Times" w:cs="Times New Roman"/>
        </w:rPr>
      </w:r>
      <w:r w:rsidR="006C4133">
        <w:rPr>
          <w:rFonts w:ascii="Times" w:eastAsia="Times New Roman" w:hAnsi="Times" w:cs="Times New Roman"/>
        </w:rPr>
        <w:fldChar w:fldCharType="separate"/>
      </w:r>
      <w:r w:rsidR="007C3EB7">
        <w:rPr>
          <w:rFonts w:ascii="Times" w:eastAsia="Times New Roman" w:hAnsi="Times" w:cs="Times New Roman"/>
          <w:noProof/>
        </w:rPr>
        <w:t>(15, 35-40)</w:t>
      </w:r>
      <w:r w:rsidR="006C4133">
        <w:rPr>
          <w:rFonts w:ascii="Times" w:eastAsia="Times New Roman" w:hAnsi="Times" w:cs="Times New Roman"/>
        </w:rPr>
        <w:fldChar w:fldCharType="end"/>
      </w:r>
      <w:ins w:id="273" w:author="Stefan Wuchty" w:date="2017-09-03T21:29:00Z">
        <w:r w:rsidR="00946A1C">
          <w:rPr>
            <w:rFonts w:ascii="Times" w:eastAsia="Times New Roman" w:hAnsi="Times" w:cs="Times New Roman"/>
          </w:rPr>
          <w:t>.</w:t>
        </w:r>
      </w:ins>
      <w:ins w:id="274" w:author="Stefan Wuchty" w:date="2017-09-03T21:28:00Z">
        <w:r w:rsidR="003825E7">
          <w:rPr>
            <w:rFonts w:ascii="Times" w:eastAsia="Times New Roman" w:hAnsi="Times" w:cs="Times New Roman"/>
          </w:rPr>
          <w:t xml:space="preserve"> As degree is a loca</w:t>
        </w:r>
      </w:ins>
      <w:ins w:id="275" w:author="Stefan Wuchty" w:date="2017-09-03T21:40:00Z">
        <w:r w:rsidR="003825E7">
          <w:rPr>
            <w:rFonts w:ascii="Times" w:eastAsia="Times New Roman" w:hAnsi="Times" w:cs="Times New Roman"/>
          </w:rPr>
          <w:t xml:space="preserve">l measure of centrality, we consider betweenness centrality as a more global centrality measure. </w:t>
        </w:r>
      </w:ins>
      <w:ins w:id="276" w:author="Stefan Wuchty" w:date="2017-09-03T21:41:00Z">
        <w:r w:rsidR="003825E7">
          <w:rPr>
            <w:rFonts w:ascii="Times" w:eastAsia="Times New Roman" w:hAnsi="Times" w:cs="Times New Roman"/>
          </w:rPr>
          <w:t xml:space="preserve">Defining the top 20% of proteins in the human protein interaction network as bottleneck nodes we determined their number of bottlenecks that were targeted by viruses of different families. Randomly sampling sets of bottleneck proteins, we </w:t>
        </w:r>
      </w:ins>
      <w:ins w:id="277" w:author="Stefan Wuchty" w:date="2017-09-03T21:42:00Z">
        <w:r w:rsidR="003825E7">
          <w:rPr>
            <w:rFonts w:ascii="Times" w:eastAsia="Times New Roman" w:hAnsi="Times" w:cs="Times New Roman"/>
          </w:rPr>
          <w:t>observed that the expected number of targeted bottlenecks was statisticall</w:t>
        </w:r>
      </w:ins>
      <w:ins w:id="278" w:author="Stefan Wuchty" w:date="2017-09-03T21:43:00Z">
        <w:r w:rsidR="003825E7">
          <w:rPr>
            <w:rFonts w:ascii="Times" w:eastAsia="Times New Roman" w:hAnsi="Times" w:cs="Times New Roman"/>
          </w:rPr>
          <w:t>y</w:t>
        </w:r>
      </w:ins>
      <w:ins w:id="279" w:author="Stefan Wuchty" w:date="2017-09-03T21:42:00Z">
        <w:r w:rsidR="003825E7">
          <w:rPr>
            <w:rFonts w:ascii="Times" w:eastAsia="Times New Roman" w:hAnsi="Times" w:cs="Times New Roman"/>
          </w:rPr>
          <w:t xml:space="preserve"> significant (</w:t>
        </w:r>
        <w:r w:rsidR="003825E7" w:rsidRPr="003825E7">
          <w:rPr>
            <w:rFonts w:ascii="Times" w:eastAsia="Times New Roman" w:hAnsi="Times" w:cs="Times New Roman"/>
            <w:b/>
            <w:rPrChange w:id="280" w:author="Stefan Wuchty" w:date="2017-09-03T21:43:00Z">
              <w:rPr>
                <w:rFonts w:ascii="Times" w:eastAsia="Times New Roman" w:hAnsi="Times" w:cs="Times New Roman"/>
              </w:rPr>
            </w:rPrChange>
          </w:rPr>
          <w:t>Fig. 2</w:t>
        </w:r>
      </w:ins>
      <w:ins w:id="281" w:author="Stefan Wuchty" w:date="2017-09-03T21:46:00Z">
        <w:r w:rsidR="00474B75">
          <w:rPr>
            <w:rFonts w:ascii="Times" w:eastAsia="Times New Roman" w:hAnsi="Times" w:cs="Times New Roman"/>
            <w:b/>
          </w:rPr>
          <w:t>B</w:t>
        </w:r>
      </w:ins>
      <w:ins w:id="282" w:author="Stefan Wuchty" w:date="2017-09-03T21:42:00Z">
        <w:r w:rsidR="003825E7">
          <w:rPr>
            <w:rFonts w:ascii="Times" w:eastAsia="Times New Roman" w:hAnsi="Times" w:cs="Times New Roman"/>
          </w:rPr>
          <w:t>, P &lt; 10</w:t>
        </w:r>
        <w:r w:rsidR="003825E7" w:rsidRPr="003825E7">
          <w:rPr>
            <w:rFonts w:ascii="Times" w:eastAsia="Times New Roman" w:hAnsi="Times" w:cs="Times New Roman"/>
            <w:vertAlign w:val="superscript"/>
            <w:rPrChange w:id="283" w:author="Stefan Wuchty" w:date="2017-09-03T21:42:00Z">
              <w:rPr>
                <w:rFonts w:ascii="Times" w:eastAsia="Times New Roman" w:hAnsi="Times" w:cs="Times New Roman"/>
              </w:rPr>
            </w:rPrChange>
          </w:rPr>
          <w:t>-4</w:t>
        </w:r>
        <w:r w:rsidR="003825E7">
          <w:rPr>
            <w:rFonts w:ascii="Times" w:eastAsia="Times New Roman" w:hAnsi="Times" w:cs="Times New Roman"/>
          </w:rPr>
          <w:t>)</w:t>
        </w:r>
      </w:ins>
      <w:ins w:id="284" w:author="Stefan Wuchty" w:date="2017-09-03T21:43:00Z">
        <w:r w:rsidR="003825E7">
          <w:rPr>
            <w:rFonts w:ascii="Times" w:eastAsia="Times New Roman" w:hAnsi="Times" w:cs="Times New Roman"/>
          </w:rPr>
          <w:t xml:space="preserve"> </w:t>
        </w:r>
      </w:ins>
      <w:ins w:id="285" w:author="Stefan Wuchty" w:date="2017-09-03T21:44:00Z">
        <w:r w:rsidR="00474B75">
          <w:rPr>
            <w:rFonts w:ascii="Times" w:eastAsia="Times New Roman" w:hAnsi="Times" w:cs="Times New Roman"/>
          </w:rPr>
          <w:fldChar w:fldCharType="begin">
            <w:fldData xml:space="preserve">PEVuZE5vdGU+PENpdGU+PEF1dGhvcj5DYWxkZXJ3b29kPC9BdXRob3I+PFllYXI+MjAwNzwvWWVh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</w:fldData>
          </w:fldChar>
        </w:r>
      </w:ins>
      <w:r w:rsidR="007C3EB7">
        <w:rPr>
          <w:rFonts w:ascii="Times" w:eastAsia="Times New Roman" w:hAnsi="Times" w:cs="Times New Roman"/>
        </w:rPr>
        <w:instrText xml:space="preserve"> ADDIN EN.CITE </w:instrText>
      </w:r>
      <w:r w:rsidR="007C3EB7">
        <w:rPr>
          <w:rFonts w:ascii="Times" w:eastAsia="Times New Roman" w:hAnsi="Times" w:cs="Times New Roman"/>
        </w:rPr>
        <w:fldChar w:fldCharType="begin">
          <w:fldData xml:space="preserve">PEVuZE5vdGU+PENpdGU+PEF1dGhvcj5DYWxkZXJ3b29kPC9BdXRob3I+PFllYXI+MjAwNzwvWWVh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</w:fldData>
        </w:fldChar>
      </w:r>
      <w:r w:rsidR="007C3EB7">
        <w:rPr>
          <w:rFonts w:ascii="Times" w:eastAsia="Times New Roman" w:hAnsi="Times" w:cs="Times New Roman"/>
        </w:rPr>
        <w:instrText xml:space="preserve"> ADDIN EN.CITE.DATA </w:instrText>
      </w:r>
      <w:r w:rsidR="007C3EB7">
        <w:rPr>
          <w:rFonts w:ascii="Times" w:eastAsia="Times New Roman" w:hAnsi="Times" w:cs="Times New Roman"/>
        </w:rPr>
      </w:r>
      <w:r w:rsidR="007C3EB7">
        <w:rPr>
          <w:rFonts w:ascii="Times" w:eastAsia="Times New Roman" w:hAnsi="Times" w:cs="Times New Roman"/>
        </w:rPr>
        <w:fldChar w:fldCharType="end"/>
      </w:r>
      <w:ins w:id="286" w:author="Stefan Wuchty" w:date="2017-09-03T21:44:00Z">
        <w:r w:rsidR="00474B75">
          <w:rPr>
            <w:rFonts w:ascii="Times" w:eastAsia="Times New Roman" w:hAnsi="Times" w:cs="Times New Roman"/>
          </w:rPr>
        </w:r>
        <w:r w:rsidR="00474B75">
          <w:rPr>
            <w:rFonts w:ascii="Times" w:eastAsia="Times New Roman" w:hAnsi="Times" w:cs="Times New Roman"/>
          </w:rPr>
          <w:fldChar w:fldCharType="separate"/>
        </w:r>
      </w:ins>
      <w:r w:rsidR="007C3EB7">
        <w:rPr>
          <w:rFonts w:ascii="Times" w:eastAsia="Times New Roman" w:hAnsi="Times" w:cs="Times New Roman"/>
          <w:noProof/>
        </w:rPr>
        <w:t>(15, 35-40)</w:t>
      </w:r>
      <w:ins w:id="287" w:author="Stefan Wuchty" w:date="2017-09-03T21:44:00Z">
        <w:r w:rsidR="00474B75">
          <w:rPr>
            <w:rFonts w:ascii="Times" w:eastAsia="Times New Roman" w:hAnsi="Times" w:cs="Times New Roman"/>
          </w:rPr>
          <w:fldChar w:fldCharType="end"/>
        </w:r>
      </w:ins>
      <w:ins w:id="288" w:author="Stefan Wuchty" w:date="2017-09-03T21:43:00Z">
        <w:r w:rsidR="003825E7">
          <w:rPr>
            <w:rFonts w:ascii="Times" w:eastAsia="Times New Roman" w:hAnsi="Times" w:cs="Times New Roman"/>
          </w:rPr>
          <w:t>.</w:t>
        </w:r>
      </w:ins>
      <w:ins w:id="289" w:author="Stefan Wuchty" w:date="2017-09-03T21:44:00Z">
        <w:r w:rsidR="00474B75">
          <w:rPr>
            <w:rFonts w:ascii="Times" w:eastAsia="Times New Roman" w:hAnsi="Times" w:cs="Times New Roman"/>
          </w:rPr>
          <w:t xml:space="preserve"> As a corollary, we counted the number of times that a protein appears </w:t>
        </w:r>
      </w:ins>
      <w:ins w:id="290" w:author="Stefan Wuchty" w:date="2017-09-03T21:45:00Z">
        <w:r w:rsidR="00474B75">
          <w:rPr>
            <w:rFonts w:ascii="Times" w:eastAsia="Times New Roman" w:hAnsi="Times" w:cs="Times New Roman"/>
          </w:rPr>
          <w:t xml:space="preserve">in different pathways as of the </w:t>
        </w:r>
        <w:proofErr w:type="spellStart"/>
        <w:r w:rsidR="00474B75">
          <w:rPr>
            <w:rFonts w:ascii="Times" w:eastAsia="Times New Roman" w:hAnsi="Times" w:cs="Times New Roman"/>
          </w:rPr>
          <w:t>Reactome</w:t>
        </w:r>
        <w:proofErr w:type="spellEnd"/>
        <w:r w:rsidR="00474B75">
          <w:rPr>
            <w:rFonts w:ascii="Times" w:eastAsia="Times New Roman" w:hAnsi="Times" w:cs="Times New Roman"/>
          </w:rPr>
          <w:t xml:space="preserve"> database </w:t>
        </w:r>
        <w:r w:rsidR="00474B75">
          <w:rPr>
            <w:rFonts w:ascii="Times" w:eastAsia="Times New Roman" w:hAnsi="Times" w:cs="Times New Roman"/>
          </w:rPr>
          <w:fldChar w:fldCharType="begin">
            <w:fldData xml:space="preserve">PEVuZE5vdGU+PENpdGU+PEF1dGhvcj5Dcm9mdDwvQXV0aG9yPjxZZWFyPjIwMTQ8L1llYXI+PFJl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</w:fldData>
          </w:fldChar>
        </w:r>
      </w:ins>
      <w:r w:rsidR="007C3EB7">
        <w:rPr>
          <w:rFonts w:ascii="Times" w:eastAsia="Times New Roman" w:hAnsi="Times" w:cs="Times New Roman"/>
        </w:rPr>
        <w:instrText xml:space="preserve"> ADDIN EN.CITE </w:instrText>
      </w:r>
      <w:r w:rsidR="007C3EB7">
        <w:rPr>
          <w:rFonts w:ascii="Times" w:eastAsia="Times New Roman" w:hAnsi="Times" w:cs="Times New Roman"/>
        </w:rPr>
        <w:fldChar w:fldCharType="begin">
          <w:fldData xml:space="preserve">PEVuZE5vdGU+PENpdGU+PEF1dGhvcj5Dcm9mdDwvQXV0aG9yPjxZZWFyPjIwMTQ8L1llYXI+PFJl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</w:fldData>
        </w:fldChar>
      </w:r>
      <w:r w:rsidR="007C3EB7">
        <w:rPr>
          <w:rFonts w:ascii="Times" w:eastAsia="Times New Roman" w:hAnsi="Times" w:cs="Times New Roman"/>
        </w:rPr>
        <w:instrText xml:space="preserve"> ADDIN EN.CITE.DATA </w:instrText>
      </w:r>
      <w:r w:rsidR="007C3EB7">
        <w:rPr>
          <w:rFonts w:ascii="Times" w:eastAsia="Times New Roman" w:hAnsi="Times" w:cs="Times New Roman"/>
        </w:rPr>
      </w:r>
      <w:r w:rsidR="007C3EB7">
        <w:rPr>
          <w:rFonts w:ascii="Times" w:eastAsia="Times New Roman" w:hAnsi="Times" w:cs="Times New Roman"/>
        </w:rPr>
        <w:fldChar w:fldCharType="end"/>
      </w:r>
      <w:ins w:id="291" w:author="Stefan Wuchty" w:date="2017-09-03T21:45:00Z">
        <w:r w:rsidR="00474B75">
          <w:rPr>
            <w:rFonts w:ascii="Times" w:eastAsia="Times New Roman" w:hAnsi="Times" w:cs="Times New Roman"/>
          </w:rPr>
        </w:r>
        <w:r w:rsidR="00474B75">
          <w:rPr>
            <w:rFonts w:ascii="Times" w:eastAsia="Times New Roman" w:hAnsi="Times" w:cs="Times New Roman"/>
          </w:rPr>
          <w:fldChar w:fldCharType="separate"/>
        </w:r>
      </w:ins>
      <w:r w:rsidR="007C3EB7">
        <w:rPr>
          <w:rFonts w:ascii="Times" w:eastAsia="Times New Roman" w:hAnsi="Times" w:cs="Times New Roman"/>
          <w:noProof/>
        </w:rPr>
        <w:t>(33)</w:t>
      </w:r>
      <w:ins w:id="292" w:author="Stefan Wuchty" w:date="2017-09-03T21:45:00Z">
        <w:r w:rsidR="00474B75">
          <w:rPr>
            <w:rFonts w:ascii="Times" w:eastAsia="Times New Roman" w:hAnsi="Times" w:cs="Times New Roman"/>
          </w:rPr>
          <w:fldChar w:fldCharType="end"/>
        </w:r>
        <w:r w:rsidR="00474B75">
          <w:rPr>
            <w:rFonts w:ascii="Times" w:eastAsia="Times New Roman" w:hAnsi="Times" w:cs="Times New Roman"/>
          </w:rPr>
          <w:t xml:space="preserve">. Randomly sampling such sets, we observed that proteins that occur in many different </w:t>
        </w:r>
      </w:ins>
      <w:ins w:id="293" w:author="Stefan Wuchty" w:date="2017-09-03T21:46:00Z">
        <w:r w:rsidR="00474B75">
          <w:rPr>
            <w:rFonts w:ascii="Times" w:eastAsia="Times New Roman" w:hAnsi="Times" w:cs="Times New Roman"/>
          </w:rPr>
          <w:t>pathways are preferable targets of any viral family (</w:t>
        </w:r>
        <w:r w:rsidR="00474B75" w:rsidRPr="00474B75">
          <w:rPr>
            <w:rFonts w:ascii="Times" w:eastAsia="Times New Roman" w:hAnsi="Times" w:cs="Times New Roman"/>
            <w:b/>
            <w:rPrChange w:id="294" w:author="Stefan Wuchty" w:date="2017-09-03T21:46:00Z">
              <w:rPr>
                <w:rFonts w:ascii="Times" w:eastAsia="Times New Roman" w:hAnsi="Times" w:cs="Times New Roman"/>
              </w:rPr>
            </w:rPrChange>
          </w:rPr>
          <w:t>Fig. 2C</w:t>
        </w:r>
        <w:r w:rsidR="00474B75">
          <w:rPr>
            <w:rFonts w:ascii="Times" w:eastAsia="Times New Roman" w:hAnsi="Times" w:cs="Times New Roman"/>
          </w:rPr>
          <w:t xml:space="preserve">). </w:t>
        </w:r>
      </w:ins>
      <w:ins w:id="295" w:author="Stefan Wuchty" w:date="2017-09-03T21:47:00Z">
        <w:r w:rsidR="00474B75">
          <w:rPr>
            <w:rFonts w:ascii="Times" w:eastAsia="Times New Roman" w:hAnsi="Times" w:cs="Times New Roman"/>
          </w:rPr>
          <w:t>Recently, the focus of modern network research has shifted to the determination of nodes that allow the control of a network</w:t>
        </w:r>
      </w:ins>
      <w:ins w:id="296" w:author="Stefan Wuchty" w:date="2017-09-03T21:49:00Z">
        <w:r w:rsidR="00621B3D">
          <w:rPr>
            <w:rFonts w:ascii="Times" w:eastAsia="Times New Roman" w:hAnsi="Times" w:cs="Times New Roman"/>
          </w:rPr>
          <w:t xml:space="preserve"> </w:t>
        </w:r>
      </w:ins>
      <w:ins w:id="297" w:author="Stefan Wuchty" w:date="2017-09-03T21:50:00Z">
        <w:r w:rsidR="00621B3D" w:rsidRPr="001F44B8">
          <w:rPr>
            <w:rFonts w:ascii="Times New Roman" w:hAnsi="Times New Roman" w:cs="Times New Roman"/>
            <w:bCs/>
          </w:rPr>
          <w:fldChar w:fldCharType="begin">
            <w:fldData xml:space="preserve">PEVuZE5vdGU+PENpdGU+PEF1dGhvcj5Jc2hpdHN1a2E8L0F1dGhvcj48WWVhcj4yMDE2PC9ZZWFy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</w:fldData>
          </w:fldChar>
        </w:r>
      </w:ins>
      <w:r w:rsidR="007C3EB7">
        <w:rPr>
          <w:rFonts w:ascii="Times New Roman" w:hAnsi="Times New Roman" w:cs="Times New Roman"/>
          <w:bCs/>
        </w:rPr>
        <w:instrText xml:space="preserve"> ADDIN EN.CITE </w:instrText>
      </w:r>
      <w:r w:rsidR="007C3EB7">
        <w:rPr>
          <w:rFonts w:ascii="Times New Roman" w:hAnsi="Times New Roman" w:cs="Times New Roman"/>
          <w:bCs/>
        </w:rPr>
        <w:fldChar w:fldCharType="begin">
          <w:fldData xml:space="preserve">PEVuZE5vdGU+PENpdGU+PEF1dGhvcj5Jc2hpdHN1a2E8L0F1dGhvcj48WWVhcj4yMDE2PC9ZZWFy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</w:fldData>
        </w:fldChar>
      </w:r>
      <w:r w:rsidR="007C3EB7">
        <w:rPr>
          <w:rFonts w:ascii="Times New Roman" w:hAnsi="Times New Roman" w:cs="Times New Roman"/>
          <w:bCs/>
        </w:rPr>
        <w:instrText xml:space="preserve"> ADDIN EN.CITE.DATA </w:instrText>
      </w:r>
      <w:r w:rsidR="007C3EB7">
        <w:rPr>
          <w:rFonts w:ascii="Times New Roman" w:hAnsi="Times New Roman" w:cs="Times New Roman"/>
          <w:bCs/>
        </w:rPr>
      </w:r>
      <w:r w:rsidR="007C3EB7">
        <w:rPr>
          <w:rFonts w:ascii="Times New Roman" w:hAnsi="Times New Roman" w:cs="Times New Roman"/>
          <w:bCs/>
        </w:rPr>
        <w:fldChar w:fldCharType="end"/>
      </w:r>
      <w:ins w:id="298" w:author="Stefan Wuchty" w:date="2017-09-03T21:50:00Z">
        <w:r w:rsidR="00621B3D" w:rsidRPr="001F44B8">
          <w:rPr>
            <w:rFonts w:ascii="Times New Roman" w:hAnsi="Times New Roman" w:cs="Times New Roman"/>
            <w:bCs/>
          </w:rPr>
        </w:r>
        <w:r w:rsidR="00621B3D" w:rsidRPr="001F44B8">
          <w:rPr>
            <w:rFonts w:ascii="Times New Roman" w:hAnsi="Times New Roman" w:cs="Times New Roman"/>
            <w:bCs/>
          </w:rPr>
          <w:fldChar w:fldCharType="separate"/>
        </w:r>
      </w:ins>
      <w:r w:rsidR="007C3EB7">
        <w:rPr>
          <w:rFonts w:ascii="Times New Roman" w:hAnsi="Times New Roman" w:cs="Times New Roman"/>
          <w:bCs/>
          <w:noProof/>
        </w:rPr>
        <w:t>(41, 42)</w:t>
      </w:r>
      <w:ins w:id="299" w:author="Stefan Wuchty" w:date="2017-09-03T21:50:00Z">
        <w:r w:rsidR="00621B3D" w:rsidRPr="001F44B8">
          <w:rPr>
            <w:rFonts w:ascii="Times New Roman" w:hAnsi="Times New Roman" w:cs="Times New Roman"/>
            <w:bCs/>
          </w:rPr>
          <w:fldChar w:fldCharType="end"/>
        </w:r>
      </w:ins>
      <w:ins w:id="300" w:author="Stefan Wuchty" w:date="2017-09-03T21:49:00Z">
        <w:r w:rsidR="00621B3D" w:rsidRPr="001F44B8">
          <w:rPr>
            <w:rFonts w:ascii="Times New Roman" w:hAnsi="Times New Roman" w:cs="Times New Roman"/>
          </w:rPr>
          <w:t xml:space="preserve">. </w:t>
        </w:r>
      </w:ins>
      <w:ins w:id="301" w:author="Stefan Wuchty" w:date="2017-09-03T21:50:00Z">
        <w:r w:rsidR="00621B3D">
          <w:rPr>
            <w:rFonts w:ascii="Times New Roman" w:hAnsi="Times New Roman" w:cs="Times New Roman"/>
          </w:rPr>
          <w:t xml:space="preserve">Notably, such genes were </w:t>
        </w:r>
      </w:ins>
      <w:ins w:id="302" w:author="Stefan Wuchty" w:date="2017-09-03T21:49:00Z">
        <w:r w:rsidR="00621B3D" w:rsidRPr="001F44B8">
          <w:rPr>
            <w:rFonts w:ascii="Times New Roman" w:hAnsi="Times New Roman" w:cs="Times New Roman"/>
          </w:rPr>
          <w:t xml:space="preserve">enriched with essential genes, disease genes as well as appeared in regulatory interactions </w:t>
        </w:r>
        <w:r w:rsidR="00621B3D" w:rsidRPr="001F44B8">
          <w:rPr>
            <w:rFonts w:ascii="Times New Roman" w:hAnsi="Times New Roman" w:cs="Times New Roman"/>
          </w:rPr>
          <w:fldChar w:fldCharType="begin">
            <w:fldData xml:space="preserve">PEVuZE5vdGU+PENpdGU+PEF1dGhvcj5XdWNodHk8L0F1dGhvcj48WWVhcj4yMDE0PC9ZZWFyPjxS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</w:fldData>
          </w:fldChar>
        </w:r>
      </w:ins>
      <w:r w:rsidR="007C3EB7">
        <w:rPr>
          <w:rFonts w:ascii="Times New Roman" w:hAnsi="Times New Roman" w:cs="Times New Roman"/>
        </w:rPr>
        <w:instrText xml:space="preserve"> ADDIN EN.CITE </w:instrText>
      </w:r>
      <w:r w:rsidR="007C3EB7">
        <w:rPr>
          <w:rFonts w:ascii="Times New Roman" w:hAnsi="Times New Roman" w:cs="Times New Roman"/>
        </w:rPr>
        <w:fldChar w:fldCharType="begin">
          <w:fldData xml:space="preserve">PEVuZE5vdGU+PENpdGU+PEF1dGhvcj5XdWNodHk8L0F1dGhvcj48WWVhcj4yMDE0PC9ZZWFyPjxS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</w:fldData>
        </w:fldChar>
      </w:r>
      <w:r w:rsidR="007C3EB7">
        <w:rPr>
          <w:rFonts w:ascii="Times New Roman" w:hAnsi="Times New Roman" w:cs="Times New Roman"/>
        </w:rPr>
        <w:instrText xml:space="preserve"> ADDIN EN.CITE.DATA </w:instrText>
      </w:r>
      <w:r w:rsidR="007C3EB7">
        <w:rPr>
          <w:rFonts w:ascii="Times New Roman" w:hAnsi="Times New Roman" w:cs="Times New Roman"/>
        </w:rPr>
      </w:r>
      <w:r w:rsidR="007C3EB7">
        <w:rPr>
          <w:rFonts w:ascii="Times New Roman" w:hAnsi="Times New Roman" w:cs="Times New Roman"/>
        </w:rPr>
        <w:fldChar w:fldCharType="end"/>
      </w:r>
      <w:ins w:id="303" w:author="Stefan Wuchty" w:date="2017-09-03T21:49:00Z">
        <w:r w:rsidR="00621B3D" w:rsidRPr="001F44B8">
          <w:rPr>
            <w:rFonts w:ascii="Times New Roman" w:hAnsi="Times New Roman" w:cs="Times New Roman"/>
          </w:rPr>
        </w:r>
        <w:r w:rsidR="00621B3D" w:rsidRPr="001F44B8">
          <w:rPr>
            <w:rFonts w:ascii="Times New Roman" w:hAnsi="Times New Roman" w:cs="Times New Roman"/>
          </w:rPr>
          <w:fldChar w:fldCharType="separate"/>
        </w:r>
      </w:ins>
      <w:r w:rsidR="007C3EB7">
        <w:rPr>
          <w:rFonts w:ascii="Times New Roman" w:hAnsi="Times New Roman" w:cs="Times New Roman"/>
          <w:noProof/>
        </w:rPr>
        <w:t>(43, 44)</w:t>
      </w:r>
      <w:ins w:id="304" w:author="Stefan Wuchty" w:date="2017-09-03T21:49:00Z">
        <w:r w:rsidR="00621B3D" w:rsidRPr="001F44B8">
          <w:rPr>
            <w:rFonts w:ascii="Times New Roman" w:hAnsi="Times New Roman" w:cs="Times New Roman"/>
          </w:rPr>
          <w:fldChar w:fldCharType="end"/>
        </w:r>
        <w:r w:rsidR="00621B3D" w:rsidRPr="001F44B8">
          <w:rPr>
            <w:rFonts w:ascii="Times New Roman" w:hAnsi="Times New Roman" w:cs="Times New Roman"/>
          </w:rPr>
          <w:t>.</w:t>
        </w:r>
        <w:r w:rsidR="00621B3D">
          <w:rPr>
            <w:rFonts w:ascii="Times New Roman" w:hAnsi="Times New Roman" w:cs="Times New Roman"/>
            <w:bCs/>
          </w:rPr>
          <w:t xml:space="preserve"> </w:t>
        </w:r>
      </w:ins>
      <w:ins w:id="305" w:author="Stefan Wuchty" w:date="2017-09-03T21:51:00Z">
        <w:r w:rsidR="00621B3D">
          <w:rPr>
            <w:rFonts w:ascii="Times New Roman" w:hAnsi="Times New Roman" w:cs="Times New Roman"/>
            <w:bCs/>
          </w:rPr>
          <w:t xml:space="preserve">Furthermore, they also played a role as targeted and required genes of viral infections </w:t>
        </w:r>
      </w:ins>
      <w:r w:rsidR="00621B3D">
        <w:rPr>
          <w:rFonts w:ascii="Times New Roman" w:hAnsi="Times New Roman" w:cs="Times New Roman"/>
          <w:bCs/>
        </w:rPr>
        <w:fldChar w:fldCharType="begin"/>
      </w:r>
      <w:r w:rsidR="007C3EB7">
        <w:rPr>
          <w:rFonts w:ascii="Times New Roman" w:hAnsi="Times New Roman" w:cs="Times New Roman"/>
          <w:bCs/>
        </w:rPr>
        <w:instrText xml:space="preserve"> ADDIN EN.CITE &lt;EndNote&gt;&lt;Cite&gt;&lt;Author&gt;Wuchty&lt;/Author&gt;&lt;Year&gt;2017&lt;/Year&gt;&lt;RecNum&gt;101&lt;/RecNum&gt;&lt;DisplayText&gt;(45)&lt;/DisplayText&gt;&lt;record&gt;&lt;rec-number&gt;101&lt;/rec-number&gt;&lt;foreign-keys&gt;&lt;key app="EN" db-id="fzxf5s9pk0992pefpet5d9rcvs2ae90rrfad" timestamp="1504489925"&gt;101&lt;/key&gt;&lt;/foreign-keys&gt;&lt;ref-type name="Journal Article"&gt;17&lt;/ref-type&gt;&lt;contributors&gt;&lt;authors&gt;&lt;author&gt;Wuchty, S.&lt;/author&gt;&lt;author&gt;Boltz, T.&lt;/author&gt;&lt;author&gt;Kucuk-McGinty, H.&lt;/author&gt;&lt;/authors&gt;&lt;/contributors&gt;&lt;auth-address&gt;Department of Computer Science, University of Miami, Coral Gables, FL, USA.&amp;#xD;Center of Computational Sciences, University of Miami, Coral Gables, FL, USA.&amp;#xD;Sylvester Comprehensive Cancer Center, University of Miami, Miami, FL, USA.&lt;/auth-address&gt;&lt;titles&gt;&lt;title&gt;Links between critical proteins drive the controllability of protein interaction networks&lt;/title&gt;&lt;secondary-title&gt;Proteomics&lt;/secondary-title&gt;&lt;/titles&gt;&lt;periodical&gt;&lt;full-title&gt;Proteomics&lt;/full-title&gt;&lt;/periodical&gt;&lt;keywords&gt;&lt;keyword&gt;Critical proteins&lt;/keyword&gt;&lt;keyword&gt;Network control&lt;/keyword&gt;&lt;keyword&gt;Protein-protein interactions&lt;/keyword&gt;&lt;/keywords&gt;&lt;dates&gt;&lt;year&gt;2017&lt;/year&gt;&lt;pub-dates&gt;&lt;date&gt;Apr 10&lt;/date&gt;&lt;/pub-dates&gt;&lt;/dates&gt;&lt;isbn&gt;1615-9861 (Electronic)&amp;#xD;1615-9853 (Linking)&lt;/isbn&gt;&lt;accession-num&gt;28397356&lt;/accession-num&gt;&lt;urls&gt;&lt;related-urls&gt;&lt;url&gt;http://www.ncbi.nlm.nih.gov/pubmed/28397356&lt;/url&gt;&lt;/related-urls&gt;&lt;/urls&gt;&lt;electronic-resource-num&gt;10.1002/pmic.201700056&lt;/electronic-resource-num&gt;&lt;/record&gt;&lt;/Cite&gt;&lt;/EndNote&gt;</w:instrText>
      </w:r>
      <w:r w:rsidR="00621B3D">
        <w:rPr>
          <w:rFonts w:ascii="Times New Roman" w:hAnsi="Times New Roman" w:cs="Times New Roman"/>
          <w:bCs/>
        </w:rPr>
        <w:fldChar w:fldCharType="separate"/>
      </w:r>
      <w:r w:rsidR="007C3EB7">
        <w:rPr>
          <w:rFonts w:ascii="Times New Roman" w:hAnsi="Times New Roman" w:cs="Times New Roman"/>
          <w:bCs/>
          <w:noProof/>
        </w:rPr>
        <w:t>(45)</w:t>
      </w:r>
      <w:r w:rsidR="00621B3D">
        <w:rPr>
          <w:rFonts w:ascii="Times New Roman" w:hAnsi="Times New Roman" w:cs="Times New Roman"/>
          <w:bCs/>
        </w:rPr>
        <w:fldChar w:fldCharType="end"/>
      </w:r>
      <w:ins w:id="306" w:author="Stefan Wuchty" w:date="2017-09-03T21:51:00Z">
        <w:r w:rsidR="00621B3D">
          <w:rPr>
            <w:rFonts w:ascii="Times New Roman" w:hAnsi="Times New Roman" w:cs="Times New Roman"/>
            <w:bCs/>
          </w:rPr>
          <w:t xml:space="preserve">. </w:t>
        </w:r>
      </w:ins>
      <w:ins w:id="307" w:author="Stefan Wuchty" w:date="2017-09-03T21:52:00Z">
        <w:r w:rsidR="001E5B02">
          <w:rPr>
            <w:rFonts w:ascii="Times New Roman" w:hAnsi="Times New Roman" w:cs="Times New Roman"/>
            <w:bCs/>
          </w:rPr>
          <w:t>Determining proteins that al</w:t>
        </w:r>
        <w:r w:rsidR="00621B3D">
          <w:rPr>
            <w:rFonts w:ascii="Times New Roman" w:hAnsi="Times New Roman" w:cs="Times New Roman"/>
            <w:bCs/>
          </w:rPr>
          <w:t>ways appeared in a control configuration termed</w:t>
        </w:r>
      </w:ins>
      <w:ins w:id="308" w:author="Stefan Wuchty" w:date="2017-09-03T21:53:00Z">
        <w:r w:rsidR="00621B3D">
          <w:rPr>
            <w:rFonts w:ascii="Times New Roman" w:hAnsi="Times New Roman" w:cs="Times New Roman"/>
            <w:bCs/>
          </w:rPr>
          <w:t xml:space="preserve"> critical nodes, we observed that targets of different families were enriched in such sets, while we found the opposite when we considered redundant proteins that never appear in such configurations (</w:t>
        </w:r>
        <w:r w:rsidR="00621B3D" w:rsidRPr="00621B3D">
          <w:rPr>
            <w:rFonts w:ascii="Times New Roman" w:hAnsi="Times New Roman" w:cs="Times New Roman"/>
            <w:b/>
            <w:bCs/>
            <w:rPrChange w:id="309" w:author="Stefan Wuchty" w:date="2017-09-03T21:54:00Z">
              <w:rPr>
                <w:rFonts w:ascii="Times New Roman" w:hAnsi="Times New Roman" w:cs="Times New Roman"/>
                <w:bCs/>
              </w:rPr>
            </w:rPrChange>
          </w:rPr>
          <w:t>Fig. 2D</w:t>
        </w:r>
        <w:r w:rsidR="00621B3D">
          <w:rPr>
            <w:rFonts w:ascii="Times New Roman" w:hAnsi="Times New Roman" w:cs="Times New Roman"/>
            <w:bCs/>
          </w:rPr>
          <w:t xml:space="preserve">). </w:t>
        </w:r>
      </w:ins>
    </w:p>
    <w:p w14:paraId="747BE520" w14:textId="163B784C" w:rsidR="00C95C9C" w:rsidRDefault="001519AA">
      <w:pPr>
        <w:ind w:firstLine="360"/>
        <w:rPr>
          <w:ins w:id="310" w:author="Stefan Wuchty" w:date="2017-09-03T22:31:00Z"/>
          <w:rFonts w:ascii="Times New Roman" w:hAnsi="Times New Roman" w:cs="Times New Roman"/>
          <w:bCs/>
        </w:rPr>
        <w:pPrChange w:id="311" w:author="Stefan Wuchty" w:date="2017-09-03T22:31:00Z">
          <w:pPr/>
        </w:pPrChange>
      </w:pPr>
      <w:ins w:id="312" w:author="Stefan Wuchty" w:date="2017-09-03T22:08:00Z">
        <w:r>
          <w:rPr>
            <w:rFonts w:ascii="Times New Roman" w:hAnsi="Times New Roman" w:cs="Times New Roman"/>
            <w:bCs/>
          </w:rPr>
          <w:t xml:space="preserve">Such topological </w:t>
        </w:r>
      </w:ins>
      <w:ins w:id="313" w:author="Stefan Wuchty" w:date="2017-09-03T22:09:00Z">
        <w:r>
          <w:rPr>
            <w:rFonts w:ascii="Times New Roman" w:hAnsi="Times New Roman" w:cs="Times New Roman"/>
            <w:bCs/>
          </w:rPr>
          <w:t xml:space="preserve">considerations are not limited to single nodes as targets, required and essential genes appear to be weaved together in a dense network of connections </w:t>
        </w:r>
      </w:ins>
      <w:r>
        <w:rPr>
          <w:rFonts w:ascii="Times New Roman" w:hAnsi="Times New Roman" w:cs="Times New Roman"/>
          <w:bCs/>
        </w:rPr>
        <w:fldChar w:fldCharType="begin">
          <w:fldData xml:space="preserve">PEVuZE5vdGU+PENpdGU+PEF1dGhvcj5NYXJpYW5vPC9BdXRob3I+PFllYXI+MjAxNjwvWWVhcj48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</w:fldData>
        </w:fldChar>
      </w:r>
      <w:r w:rsidR="007C3EB7">
        <w:rPr>
          <w:rFonts w:ascii="Times New Roman" w:hAnsi="Times New Roman" w:cs="Times New Roman"/>
          <w:bCs/>
        </w:rPr>
        <w:instrText xml:space="preserve"> ADDIN EN.CITE </w:instrText>
      </w:r>
      <w:r w:rsidR="007C3EB7">
        <w:rPr>
          <w:rFonts w:ascii="Times New Roman" w:hAnsi="Times New Roman" w:cs="Times New Roman"/>
          <w:bCs/>
        </w:rPr>
        <w:fldChar w:fldCharType="begin">
          <w:fldData xml:space="preserve">PEVuZE5vdGU+PENpdGU+PEF1dGhvcj5NYXJpYW5vPC9BdXRob3I+PFllYXI+MjAxNjwvWWVhcj48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</w:fldData>
        </w:fldChar>
      </w:r>
      <w:r w:rsidR="007C3EB7">
        <w:rPr>
          <w:rFonts w:ascii="Times New Roman" w:hAnsi="Times New Roman" w:cs="Times New Roman"/>
          <w:bCs/>
        </w:rPr>
        <w:instrText xml:space="preserve"> ADDIN EN.CITE.DATA </w:instrText>
      </w:r>
      <w:r w:rsidR="007C3EB7">
        <w:rPr>
          <w:rFonts w:ascii="Times New Roman" w:hAnsi="Times New Roman" w:cs="Times New Roman"/>
          <w:bCs/>
        </w:rPr>
      </w:r>
      <w:r w:rsidR="007C3EB7">
        <w:rPr>
          <w:rFonts w:ascii="Times New Roman" w:hAnsi="Times New Roman" w:cs="Times New Roman"/>
          <w:bCs/>
        </w:rPr>
        <w:fldChar w:fldCharType="end"/>
      </w:r>
      <w:r>
        <w:rPr>
          <w:rFonts w:ascii="Times New Roman" w:hAnsi="Times New Roman" w:cs="Times New Roman"/>
          <w:bCs/>
        </w:rPr>
      </w:r>
      <w:r>
        <w:rPr>
          <w:rFonts w:ascii="Times New Roman" w:hAnsi="Times New Roman" w:cs="Times New Roman"/>
          <w:bCs/>
        </w:rPr>
        <w:fldChar w:fldCharType="separate"/>
      </w:r>
      <w:r w:rsidR="007C3EB7">
        <w:rPr>
          <w:rFonts w:ascii="Times New Roman" w:hAnsi="Times New Roman" w:cs="Times New Roman"/>
          <w:bCs/>
          <w:noProof/>
        </w:rPr>
        <w:t>(46, 47)</w:t>
      </w:r>
      <w:r>
        <w:rPr>
          <w:rFonts w:ascii="Times New Roman" w:hAnsi="Times New Roman" w:cs="Times New Roman"/>
          <w:bCs/>
        </w:rPr>
        <w:fldChar w:fldCharType="end"/>
      </w:r>
      <w:ins w:id="314" w:author="Stefan Wuchty" w:date="2017-09-03T22:09:00Z">
        <w:r>
          <w:rPr>
            <w:rFonts w:ascii="Times New Roman" w:hAnsi="Times New Roman" w:cs="Times New Roman"/>
            <w:bCs/>
          </w:rPr>
          <w:t>.</w:t>
        </w:r>
      </w:ins>
      <w:ins w:id="315" w:author="Stefan Wuchty" w:date="2017-09-03T22:10:00Z">
        <w:r>
          <w:rPr>
            <w:rFonts w:ascii="Times New Roman" w:hAnsi="Times New Roman" w:cs="Times New Roman"/>
            <w:bCs/>
          </w:rPr>
          <w:t xml:space="preserve"> </w:t>
        </w:r>
      </w:ins>
      <w:ins w:id="316" w:author="Stefan Wuchty" w:date="2017-09-03T22:17:00Z">
        <w:r w:rsidR="0048196F">
          <w:rPr>
            <w:rFonts w:ascii="Times New Roman" w:hAnsi="Times New Roman" w:cs="Times New Roman"/>
            <w:bCs/>
          </w:rPr>
          <w:t xml:space="preserve">While understudied in the context of </w:t>
        </w:r>
      </w:ins>
      <w:ins w:id="317" w:author="Stefan Wuchty" w:date="2017-09-03T22:18:00Z">
        <w:r w:rsidR="0048196F">
          <w:rPr>
            <w:rFonts w:ascii="Times New Roman" w:hAnsi="Times New Roman" w:cs="Times New Roman"/>
            <w:bCs/>
          </w:rPr>
          <w:t>host-virus interactions</w:t>
        </w:r>
      </w:ins>
      <w:ins w:id="318" w:author="Stefan Wuchty" w:date="2017-09-03T22:17:00Z">
        <w:r w:rsidR="0048196F">
          <w:rPr>
            <w:rFonts w:ascii="Times New Roman" w:hAnsi="Times New Roman" w:cs="Times New Roman"/>
            <w:bCs/>
          </w:rPr>
          <w:t>, r</w:t>
        </w:r>
        <w:r w:rsidR="0048196F" w:rsidRPr="0048196F">
          <w:rPr>
            <w:rFonts w:ascii="Times New Roman" w:hAnsi="Times New Roman" w:cs="Times New Roman"/>
            <w:bCs/>
          </w:rPr>
          <w:t xml:space="preserve">ecent advances </w:t>
        </w:r>
        <w:r w:rsidR="0048196F">
          <w:rPr>
            <w:rFonts w:ascii="Times New Roman" w:hAnsi="Times New Roman" w:cs="Times New Roman"/>
            <w:bCs/>
          </w:rPr>
          <w:t>suggest the ex</w:t>
        </w:r>
        <w:r w:rsidR="0048196F" w:rsidRPr="0048196F">
          <w:rPr>
            <w:rFonts w:ascii="Times New Roman" w:hAnsi="Times New Roman" w:cs="Times New Roman"/>
            <w:bCs/>
          </w:rPr>
          <w:t>istence of disease modu</w:t>
        </w:r>
        <w:r w:rsidR="0048196F">
          <w:rPr>
            <w:rFonts w:ascii="Times New Roman" w:hAnsi="Times New Roman" w:cs="Times New Roman"/>
            <w:bCs/>
          </w:rPr>
          <w:t xml:space="preserve">les in molecular interaction networks, defined </w:t>
        </w:r>
        <w:r w:rsidR="0048196F" w:rsidRPr="0048196F">
          <w:rPr>
            <w:rFonts w:ascii="Times New Roman" w:hAnsi="Times New Roman" w:cs="Times New Roman"/>
            <w:bCs/>
          </w:rPr>
          <w:t>a</w:t>
        </w:r>
      </w:ins>
      <w:ins w:id="319" w:author="Stefan Wuchty" w:date="2017-09-03T22:18:00Z">
        <w:r w:rsidR="0048196F">
          <w:rPr>
            <w:rFonts w:ascii="Times New Roman" w:hAnsi="Times New Roman" w:cs="Times New Roman"/>
            <w:bCs/>
          </w:rPr>
          <w:t>s a</w:t>
        </w:r>
      </w:ins>
      <w:ins w:id="320" w:author="Stefan Wuchty" w:date="2017-09-03T22:17:00Z">
        <w:r w:rsidR="0048196F" w:rsidRPr="0048196F">
          <w:rPr>
            <w:rFonts w:ascii="Times New Roman" w:hAnsi="Times New Roman" w:cs="Times New Roman"/>
            <w:bCs/>
          </w:rPr>
          <w:t xml:space="preserve"> group of </w:t>
        </w:r>
        <w:r w:rsidR="0048196F" w:rsidRPr="0048196F">
          <w:rPr>
            <w:rFonts w:ascii="Times New Roman" w:hAnsi="Times New Roman" w:cs="Times New Roman"/>
            <w:bCs/>
          </w:rPr>
          <w:lastRenderedPageBreak/>
          <w:t xml:space="preserve">proteins in the same </w:t>
        </w:r>
      </w:ins>
      <w:ins w:id="321" w:author="Stefan Wuchty" w:date="2017-09-03T22:18:00Z">
        <w:r w:rsidR="0048196F">
          <w:rPr>
            <w:rFonts w:ascii="Times New Roman" w:hAnsi="Times New Roman" w:cs="Times New Roman"/>
            <w:bCs/>
          </w:rPr>
          <w:t>network vicinity</w:t>
        </w:r>
      </w:ins>
      <w:ins w:id="322" w:author="Stefan Wuchty" w:date="2017-09-03T22:21:00Z">
        <w:r w:rsidR="0048196F">
          <w:rPr>
            <w:rFonts w:ascii="Times New Roman" w:hAnsi="Times New Roman" w:cs="Times New Roman"/>
            <w:bCs/>
          </w:rPr>
          <w:t xml:space="preserve"> </w:t>
        </w:r>
      </w:ins>
      <w:del w:id="323" w:author="Stefan Wuchty" w:date="2017-09-03T22:21:00Z">
        <w:r w:rsidR="0048196F" w:rsidDel="0048196F">
          <w:rPr>
            <w:rFonts w:ascii="Times New Roman" w:hAnsi="Times New Roman" w:cs="Times New Roman"/>
            <w:bCs/>
          </w:rPr>
          <w:fldChar w:fldCharType="begin">
            <w:fldData xml:space="preserve">PEVuZE5vdGU+PENpdGU+PEF1dGhvcj5NZW5jaGU8L0F1dGhvcj48WWVhcj4yMDE1PC9ZZWFyPjxS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</w:fldData>
          </w:fldChar>
        </w:r>
      </w:del>
      <w:r w:rsidR="0048196F">
        <w:rPr>
          <w:rFonts w:ascii="Times New Roman" w:hAnsi="Times New Roman" w:cs="Times New Roman"/>
          <w:bCs/>
        </w:rPr>
        <w:instrText xml:space="preserve"> ADDIN EN.CITE </w:instrText>
      </w:r>
      <w:r w:rsidR="0048196F">
        <w:rPr>
          <w:rFonts w:ascii="Times New Roman" w:hAnsi="Times New Roman" w:cs="Times New Roman"/>
          <w:bCs/>
        </w:rPr>
        <w:fldChar w:fldCharType="begin">
          <w:fldData xml:space="preserve">PEVuZE5vdGU+PENpdGU+PEF1dGhvcj5NZW5jaGU8L0F1dGhvcj48WWVhcj4yMDE1PC9ZZWFyPjxS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</w:fldData>
        </w:fldChar>
      </w:r>
      <w:r w:rsidR="0048196F">
        <w:rPr>
          <w:rFonts w:ascii="Times New Roman" w:hAnsi="Times New Roman" w:cs="Times New Roman"/>
          <w:bCs/>
        </w:rPr>
        <w:instrText xml:space="preserve"> ADDIN EN.CITE.DATA </w:instrText>
      </w:r>
      <w:r w:rsidR="0048196F">
        <w:rPr>
          <w:rFonts w:ascii="Times New Roman" w:hAnsi="Times New Roman" w:cs="Times New Roman"/>
          <w:bCs/>
        </w:rPr>
      </w:r>
      <w:r w:rsidR="0048196F">
        <w:rPr>
          <w:rFonts w:ascii="Times New Roman" w:hAnsi="Times New Roman" w:cs="Times New Roman"/>
          <w:bCs/>
        </w:rPr>
        <w:fldChar w:fldCharType="end"/>
      </w:r>
      <w:del w:id="324" w:author="Stefan Wuchty" w:date="2017-09-03T22:21:00Z">
        <w:r w:rsidR="0048196F" w:rsidDel="0048196F">
          <w:rPr>
            <w:rFonts w:ascii="Times New Roman" w:hAnsi="Times New Roman" w:cs="Times New Roman"/>
            <w:bCs/>
          </w:rPr>
        </w:r>
        <w:r w:rsidR="0048196F" w:rsidDel="0048196F">
          <w:rPr>
            <w:rFonts w:ascii="Times New Roman" w:hAnsi="Times New Roman" w:cs="Times New Roman"/>
            <w:bCs/>
          </w:rPr>
          <w:fldChar w:fldCharType="separate"/>
        </w:r>
      </w:del>
      <w:r w:rsidR="0048196F">
        <w:rPr>
          <w:rFonts w:ascii="Times New Roman" w:hAnsi="Times New Roman" w:cs="Times New Roman"/>
          <w:bCs/>
          <w:noProof/>
        </w:rPr>
        <w:t>{Menche, 2015 #112;Sharma, 2015 #113;Menche, 2015 #112}</w:t>
      </w:r>
      <w:del w:id="325" w:author="Stefan Wuchty" w:date="2017-09-03T22:21:00Z">
        <w:r w:rsidR="0048196F" w:rsidDel="0048196F">
          <w:rPr>
            <w:rFonts w:ascii="Times New Roman" w:hAnsi="Times New Roman" w:cs="Times New Roman"/>
            <w:bCs/>
          </w:rPr>
          <w:fldChar w:fldCharType="end"/>
        </w:r>
      </w:del>
      <w:ins w:id="326" w:author="Stefan Wuchty" w:date="2017-09-03T22:17:00Z">
        <w:r w:rsidR="0048196F">
          <w:rPr>
            <w:rFonts w:ascii="Times New Roman" w:hAnsi="Times New Roman" w:cs="Times New Roman"/>
            <w:bCs/>
          </w:rPr>
          <w:t>. Several studies identified</w:t>
        </w:r>
        <w:r w:rsidR="0048196F" w:rsidRPr="0048196F">
          <w:rPr>
            <w:rFonts w:ascii="Times New Roman" w:hAnsi="Times New Roman" w:cs="Times New Roman"/>
            <w:bCs/>
          </w:rPr>
          <w:t xml:space="preserve"> modules un- </w:t>
        </w:r>
        <w:proofErr w:type="spellStart"/>
        <w:r w:rsidR="0048196F" w:rsidRPr="0048196F">
          <w:rPr>
            <w:rFonts w:ascii="Times New Roman" w:hAnsi="Times New Roman" w:cs="Times New Roman"/>
            <w:bCs/>
          </w:rPr>
          <w:t>derlying</w:t>
        </w:r>
        <w:proofErr w:type="spellEnd"/>
        <w:r w:rsidR="0048196F" w:rsidRPr="0048196F">
          <w:rPr>
            <w:rFonts w:ascii="Times New Roman" w:hAnsi="Times New Roman" w:cs="Times New Roman"/>
            <w:bCs/>
          </w:rPr>
          <w:t xml:space="preserve"> diseases such as obesity and type 2 diabetes</w:t>
        </w:r>
        <w:r w:rsidR="00C95C9C">
          <w:rPr>
            <w:rFonts w:ascii="Times New Roman" w:hAnsi="Times New Roman" w:cs="Times New Roman"/>
            <w:bCs/>
          </w:rPr>
          <w:t xml:space="preserve">, </w:t>
        </w:r>
      </w:ins>
      <w:del w:id="327" w:author="Stefan Wuchty" w:date="2017-09-03T22:24:00Z">
        <w:r w:rsidR="0048196F" w:rsidDel="00C95C9C">
          <w:rPr>
            <w:rFonts w:ascii="Times New Roman" w:hAnsi="Times New Roman" w:cs="Times New Roman"/>
            <w:bCs/>
          </w:rPr>
          <w:fldChar w:fldCharType="begin">
            <w:fldData xml:space="preserve">PEVuZE5vdGU+PENpdGU+PEF1dGhvcj5TaGFybWE8L0F1dGhvcj48WWVhcj4yMDE1PC9ZZWFyPjxS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</w:fldData>
          </w:fldChar>
        </w:r>
        <w:r w:rsidR="00C95C9C" w:rsidDel="00C95C9C">
          <w:rPr>
            <w:rFonts w:ascii="Times New Roman" w:hAnsi="Times New Roman" w:cs="Times New Roman"/>
            <w:bCs/>
          </w:rPr>
          <w:delInstrText xml:space="preserve"> ADDIN EN.CITE </w:delInstrText>
        </w:r>
        <w:r w:rsidR="00C95C9C" w:rsidDel="00C95C9C">
          <w:rPr>
            <w:rFonts w:ascii="Times New Roman" w:hAnsi="Times New Roman" w:cs="Times New Roman"/>
            <w:bCs/>
          </w:rPr>
          <w:fldChar w:fldCharType="begin">
            <w:fldData xml:space="preserve">PEVuZE5vdGU+PENpdGU+PEF1dGhvcj5TaGFybWE8L0F1dGhvcj48WWVhcj4yMDE1PC9ZZWFyPjxS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</w:fldData>
          </w:fldChar>
        </w:r>
        <w:r w:rsidR="00C95C9C" w:rsidDel="00C95C9C">
          <w:rPr>
            <w:rFonts w:ascii="Times New Roman" w:hAnsi="Times New Roman" w:cs="Times New Roman"/>
            <w:bCs/>
          </w:rPr>
          <w:delInstrText xml:space="preserve"> ADDIN EN.CITE.DATA </w:delInstrText>
        </w:r>
        <w:r w:rsidR="00C95C9C" w:rsidDel="00C95C9C">
          <w:rPr>
            <w:rFonts w:ascii="Times New Roman" w:hAnsi="Times New Roman" w:cs="Times New Roman"/>
            <w:bCs/>
          </w:rPr>
        </w:r>
        <w:r w:rsidR="00C95C9C" w:rsidDel="00C95C9C">
          <w:rPr>
            <w:rFonts w:ascii="Times New Roman" w:hAnsi="Times New Roman" w:cs="Times New Roman"/>
            <w:bCs/>
          </w:rPr>
          <w:fldChar w:fldCharType="end"/>
        </w:r>
        <w:r w:rsidR="0048196F" w:rsidDel="00C95C9C">
          <w:rPr>
            <w:rFonts w:ascii="Times New Roman" w:hAnsi="Times New Roman" w:cs="Times New Roman"/>
            <w:bCs/>
          </w:rPr>
        </w:r>
        <w:r w:rsidR="0048196F" w:rsidDel="00C95C9C">
          <w:rPr>
            <w:rFonts w:ascii="Times New Roman" w:hAnsi="Times New Roman" w:cs="Times New Roman"/>
            <w:bCs/>
          </w:rPr>
          <w:fldChar w:fldCharType="separate"/>
        </w:r>
        <w:r w:rsidR="00C95C9C" w:rsidDel="00C95C9C">
          <w:rPr>
            <w:rFonts w:ascii="Times New Roman" w:hAnsi="Times New Roman" w:cs="Times New Roman"/>
            <w:bCs/>
            <w:noProof/>
          </w:rPr>
          <w:delText>(42)</w:delText>
        </w:r>
        <w:r w:rsidR="0048196F" w:rsidDel="00C95C9C">
          <w:rPr>
            <w:rFonts w:ascii="Times New Roman" w:hAnsi="Times New Roman" w:cs="Times New Roman"/>
            <w:bCs/>
          </w:rPr>
          <w:fldChar w:fldCharType="end"/>
        </w:r>
      </w:del>
      <w:ins w:id="328" w:author="Stefan Wuchty" w:date="2017-09-03T22:17:00Z">
        <w:r w:rsidR="00C95C9C">
          <w:rPr>
            <w:rFonts w:ascii="Times New Roman" w:hAnsi="Times New Roman" w:cs="Times New Roman"/>
            <w:bCs/>
          </w:rPr>
          <w:t xml:space="preserve">asthma </w:t>
        </w:r>
        <w:r w:rsidR="0048196F" w:rsidRPr="0048196F">
          <w:rPr>
            <w:rFonts w:ascii="Times New Roman" w:hAnsi="Times New Roman" w:cs="Times New Roman"/>
            <w:bCs/>
          </w:rPr>
          <w:t>and inflammat</w:t>
        </w:r>
        <w:r w:rsidR="00C95C9C">
          <w:rPr>
            <w:rFonts w:ascii="Times New Roman" w:hAnsi="Times New Roman" w:cs="Times New Roman"/>
            <w:bCs/>
          </w:rPr>
          <w:t xml:space="preserve">ory and malignant diseases </w:t>
        </w:r>
      </w:ins>
      <w:ins w:id="329" w:author="Stefan Wuchty" w:date="2017-09-03T22:22:00Z">
        <w:r w:rsidR="00C95C9C">
          <w:rPr>
            <w:rFonts w:ascii="Times New Roman" w:hAnsi="Times New Roman" w:cs="Times New Roman"/>
            <w:bCs/>
          </w:rPr>
          <w:fldChar w:fldCharType="begin">
            <w:fldData xml:space="preserve">PEVuZE5vdGU+PENpdGU+PEF1dGhvcj5TaGFybWE8L0F1dGhvcj48WWVhcj4yMDE1PC9ZZWFyPjxS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</w:fldData>
          </w:fldChar>
        </w:r>
      </w:ins>
      <w:r w:rsidR="007C3EB7">
        <w:rPr>
          <w:rFonts w:ascii="Times New Roman" w:hAnsi="Times New Roman" w:cs="Times New Roman"/>
          <w:bCs/>
        </w:rPr>
        <w:instrText xml:space="preserve"> ADDIN EN.CITE </w:instrText>
      </w:r>
      <w:r w:rsidR="007C3EB7">
        <w:rPr>
          <w:rFonts w:ascii="Times New Roman" w:hAnsi="Times New Roman" w:cs="Times New Roman"/>
          <w:bCs/>
        </w:rPr>
        <w:fldChar w:fldCharType="begin">
          <w:fldData xml:space="preserve">PEVuZE5vdGU+PENpdGU+PEF1dGhvcj5TaGFybWE8L0F1dGhvcj48WWVhcj4yMDE1PC9ZZWFyPjxS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</w:fldData>
        </w:fldChar>
      </w:r>
      <w:r w:rsidR="007C3EB7">
        <w:rPr>
          <w:rFonts w:ascii="Times New Roman" w:hAnsi="Times New Roman" w:cs="Times New Roman"/>
          <w:bCs/>
        </w:rPr>
        <w:instrText xml:space="preserve"> ADDIN EN.CITE.DATA </w:instrText>
      </w:r>
      <w:r w:rsidR="007C3EB7">
        <w:rPr>
          <w:rFonts w:ascii="Times New Roman" w:hAnsi="Times New Roman" w:cs="Times New Roman"/>
          <w:bCs/>
        </w:rPr>
      </w:r>
      <w:r w:rsidR="007C3EB7">
        <w:rPr>
          <w:rFonts w:ascii="Times New Roman" w:hAnsi="Times New Roman" w:cs="Times New Roman"/>
          <w:bCs/>
        </w:rPr>
        <w:fldChar w:fldCharType="end"/>
      </w:r>
      <w:ins w:id="330" w:author="Stefan Wuchty" w:date="2017-09-03T22:22:00Z">
        <w:r w:rsidR="00C95C9C">
          <w:rPr>
            <w:rFonts w:ascii="Times New Roman" w:hAnsi="Times New Roman" w:cs="Times New Roman"/>
            <w:bCs/>
          </w:rPr>
        </w:r>
        <w:r w:rsidR="00C95C9C">
          <w:rPr>
            <w:rFonts w:ascii="Times New Roman" w:hAnsi="Times New Roman" w:cs="Times New Roman"/>
            <w:bCs/>
          </w:rPr>
          <w:fldChar w:fldCharType="separate"/>
        </w:r>
      </w:ins>
      <w:r w:rsidR="007C3EB7">
        <w:rPr>
          <w:rFonts w:ascii="Times New Roman" w:hAnsi="Times New Roman" w:cs="Times New Roman"/>
          <w:bCs/>
          <w:noProof/>
        </w:rPr>
        <w:t>(48-50)</w:t>
      </w:r>
      <w:ins w:id="331" w:author="Stefan Wuchty" w:date="2017-09-03T22:22:00Z">
        <w:r w:rsidR="00C95C9C">
          <w:rPr>
            <w:rFonts w:ascii="Times New Roman" w:hAnsi="Times New Roman" w:cs="Times New Roman"/>
            <w:bCs/>
          </w:rPr>
          <w:fldChar w:fldCharType="end"/>
        </w:r>
      </w:ins>
      <w:ins w:id="332" w:author="Stefan Wuchty" w:date="2017-09-03T22:24:00Z">
        <w:r w:rsidR="00C95C9C">
          <w:rPr>
            <w:rFonts w:ascii="Times New Roman" w:hAnsi="Times New Roman" w:cs="Times New Roman"/>
            <w:bCs/>
          </w:rPr>
          <w:t xml:space="preserve"> </w:t>
        </w:r>
      </w:ins>
      <w:ins w:id="333" w:author="Stefan Wuchty" w:date="2017-09-03T22:17:00Z">
        <w:r w:rsidR="0048196F" w:rsidRPr="0048196F">
          <w:rPr>
            <w:rFonts w:ascii="Times New Roman" w:hAnsi="Times New Roman" w:cs="Times New Roman"/>
            <w:bCs/>
          </w:rPr>
          <w:t xml:space="preserve">demonstrated that the identified disease modules partially overlap, sharing </w:t>
        </w:r>
        <w:proofErr w:type="spellStart"/>
        <w:r w:rsidR="0048196F" w:rsidRPr="0048196F">
          <w:rPr>
            <w:rFonts w:ascii="Times New Roman" w:hAnsi="Times New Roman" w:cs="Times New Roman"/>
            <w:bCs/>
          </w:rPr>
          <w:t>mo</w:t>
        </w:r>
        <w:proofErr w:type="spellEnd"/>
        <w:r w:rsidR="0048196F" w:rsidRPr="0048196F">
          <w:rPr>
            <w:rFonts w:ascii="Times New Roman" w:hAnsi="Times New Roman" w:cs="Times New Roman"/>
            <w:bCs/>
          </w:rPr>
          <w:t xml:space="preserve">- </w:t>
        </w:r>
        <w:proofErr w:type="spellStart"/>
        <w:r w:rsidR="0048196F" w:rsidRPr="0048196F">
          <w:rPr>
            <w:rFonts w:ascii="Times New Roman" w:hAnsi="Times New Roman" w:cs="Times New Roman"/>
            <w:bCs/>
          </w:rPr>
          <w:t>lecular</w:t>
        </w:r>
        <w:proofErr w:type="spellEnd"/>
        <w:r w:rsidR="0048196F" w:rsidRPr="0048196F">
          <w:rPr>
            <w:rFonts w:ascii="Times New Roman" w:hAnsi="Times New Roman" w:cs="Times New Roman"/>
            <w:bCs/>
          </w:rPr>
          <w:t xml:space="preserve"> mechanisms as well as proteins. It was further shown that the degree of overlap correlates with biological similarity, disease symptoms and increa</w:t>
        </w:r>
        <w:r w:rsidR="00C95C9C">
          <w:rPr>
            <w:rFonts w:ascii="Times New Roman" w:hAnsi="Times New Roman" w:cs="Times New Roman"/>
            <w:bCs/>
          </w:rPr>
          <w:t xml:space="preserve">sed evidence of comorbidity </w:t>
        </w:r>
      </w:ins>
      <w:r w:rsidR="00C95C9C">
        <w:rPr>
          <w:rFonts w:ascii="Times New Roman" w:hAnsi="Times New Roman" w:cs="Times New Roman"/>
          <w:bCs/>
        </w:rPr>
        <w:fldChar w:fldCharType="begin">
          <w:fldData xml:space="preserve">PEVuZE5vdGU+PENpdGU+PEF1dGhvcj5NZW5jaGU8L0F1dGhvcj48WWVhcj4yMDE1PC9ZZWFyPjxS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</w:fldData>
        </w:fldChar>
      </w:r>
      <w:r w:rsidR="007C3EB7">
        <w:rPr>
          <w:rFonts w:ascii="Times New Roman" w:hAnsi="Times New Roman" w:cs="Times New Roman"/>
          <w:bCs/>
        </w:rPr>
        <w:instrText xml:space="preserve"> ADDIN EN.CITE </w:instrText>
      </w:r>
      <w:r w:rsidR="007C3EB7">
        <w:rPr>
          <w:rFonts w:ascii="Times New Roman" w:hAnsi="Times New Roman" w:cs="Times New Roman"/>
          <w:bCs/>
        </w:rPr>
        <w:fldChar w:fldCharType="begin">
          <w:fldData xml:space="preserve">PEVuZE5vdGU+PENpdGU+PEF1dGhvcj5NZW5jaGU8L0F1dGhvcj48WWVhcj4yMDE1PC9ZZWFyPjxS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</w:fldData>
        </w:fldChar>
      </w:r>
      <w:r w:rsidR="007C3EB7">
        <w:rPr>
          <w:rFonts w:ascii="Times New Roman" w:hAnsi="Times New Roman" w:cs="Times New Roman"/>
          <w:bCs/>
        </w:rPr>
        <w:instrText xml:space="preserve"> ADDIN EN.CITE.DATA </w:instrText>
      </w:r>
      <w:r w:rsidR="007C3EB7">
        <w:rPr>
          <w:rFonts w:ascii="Times New Roman" w:hAnsi="Times New Roman" w:cs="Times New Roman"/>
          <w:bCs/>
        </w:rPr>
      </w:r>
      <w:r w:rsidR="007C3EB7">
        <w:rPr>
          <w:rFonts w:ascii="Times New Roman" w:hAnsi="Times New Roman" w:cs="Times New Roman"/>
          <w:bCs/>
        </w:rPr>
        <w:fldChar w:fldCharType="end"/>
      </w:r>
      <w:r w:rsidR="00C95C9C">
        <w:rPr>
          <w:rFonts w:ascii="Times New Roman" w:hAnsi="Times New Roman" w:cs="Times New Roman"/>
          <w:bCs/>
        </w:rPr>
      </w:r>
      <w:r w:rsidR="00C95C9C">
        <w:rPr>
          <w:rFonts w:ascii="Times New Roman" w:hAnsi="Times New Roman" w:cs="Times New Roman"/>
          <w:bCs/>
        </w:rPr>
        <w:fldChar w:fldCharType="separate"/>
      </w:r>
      <w:r w:rsidR="007C3EB7">
        <w:rPr>
          <w:rFonts w:ascii="Times New Roman" w:hAnsi="Times New Roman" w:cs="Times New Roman"/>
          <w:bCs/>
          <w:noProof/>
        </w:rPr>
        <w:t>(51)</w:t>
      </w:r>
      <w:r w:rsidR="00C95C9C">
        <w:rPr>
          <w:rFonts w:ascii="Times New Roman" w:hAnsi="Times New Roman" w:cs="Times New Roman"/>
          <w:bCs/>
        </w:rPr>
        <w:fldChar w:fldCharType="end"/>
      </w:r>
      <w:ins w:id="334" w:author="Stefan Wuchty" w:date="2017-09-03T22:17:00Z">
        <w:r w:rsidR="0048196F" w:rsidRPr="0048196F">
          <w:rPr>
            <w:rFonts w:ascii="Times New Roman" w:hAnsi="Times New Roman" w:cs="Times New Roman"/>
            <w:bCs/>
          </w:rPr>
          <w:t>. The</w:t>
        </w:r>
      </w:ins>
      <w:ins w:id="335" w:author="Stefan Wuchty" w:date="2017-09-03T22:28:00Z">
        <w:r w:rsidR="00C95C9C">
          <w:rPr>
            <w:rFonts w:ascii="Times New Roman" w:hAnsi="Times New Roman" w:cs="Times New Roman"/>
            <w:bCs/>
          </w:rPr>
          <w:t>refore, the</w:t>
        </w:r>
      </w:ins>
      <w:ins w:id="336" w:author="Stefan Wuchty" w:date="2017-09-03T22:17:00Z">
        <w:r w:rsidR="0048196F" w:rsidRPr="0048196F">
          <w:rPr>
            <w:rFonts w:ascii="Times New Roman" w:hAnsi="Times New Roman" w:cs="Times New Roman"/>
            <w:bCs/>
          </w:rPr>
          <w:t xml:space="preserve"> analysis of disease modules, </w:t>
        </w:r>
      </w:ins>
      <w:ins w:id="337" w:author="Stefan Wuchty" w:date="2017-09-03T22:28:00Z">
        <w:r w:rsidR="00C95C9C">
          <w:rPr>
            <w:rFonts w:ascii="Times New Roman" w:hAnsi="Times New Roman" w:cs="Times New Roman"/>
            <w:bCs/>
          </w:rPr>
          <w:t xml:space="preserve">combined </w:t>
        </w:r>
      </w:ins>
      <w:ins w:id="338" w:author="Stefan Wuchty" w:date="2017-09-03T22:17:00Z">
        <w:r w:rsidR="00C95C9C">
          <w:rPr>
            <w:rFonts w:ascii="Times New Roman" w:hAnsi="Times New Roman" w:cs="Times New Roman"/>
            <w:bCs/>
          </w:rPr>
          <w:t xml:space="preserve">with diverse data types such as </w:t>
        </w:r>
        <w:r w:rsidR="0048196F" w:rsidRPr="0048196F">
          <w:rPr>
            <w:rFonts w:ascii="Times New Roman" w:hAnsi="Times New Roman" w:cs="Times New Roman"/>
            <w:bCs/>
          </w:rPr>
          <w:t>genomics, genome-wide association s</w:t>
        </w:r>
        <w:r w:rsidR="00C95C9C">
          <w:rPr>
            <w:rFonts w:ascii="Times New Roman" w:hAnsi="Times New Roman" w:cs="Times New Roman"/>
            <w:bCs/>
          </w:rPr>
          <w:t>tudies, gene expression, gen</w:t>
        </w:r>
      </w:ins>
      <w:ins w:id="339" w:author="Stefan Wuchty" w:date="2017-09-03T22:28:00Z">
        <w:r w:rsidR="00C95C9C">
          <w:rPr>
            <w:rFonts w:ascii="Times New Roman" w:hAnsi="Times New Roman" w:cs="Times New Roman"/>
            <w:bCs/>
          </w:rPr>
          <w:t xml:space="preserve">e- </w:t>
        </w:r>
      </w:ins>
      <w:ins w:id="340" w:author="Stefan Wuchty" w:date="2017-09-03T22:17:00Z">
        <w:r w:rsidR="0048196F" w:rsidRPr="0048196F">
          <w:rPr>
            <w:rFonts w:ascii="Times New Roman" w:hAnsi="Times New Roman" w:cs="Times New Roman"/>
            <w:bCs/>
          </w:rPr>
          <w:t>disease association, clinic</w:t>
        </w:r>
        <w:r w:rsidR="00C95C9C">
          <w:rPr>
            <w:rFonts w:ascii="Times New Roman" w:hAnsi="Times New Roman" w:cs="Times New Roman"/>
            <w:bCs/>
          </w:rPr>
          <w:t xml:space="preserve">ally relevant information may </w:t>
        </w:r>
      </w:ins>
      <w:ins w:id="341" w:author="Stefan Wuchty" w:date="2017-09-03T22:28:00Z">
        <w:r w:rsidR="00C95C9C">
          <w:rPr>
            <w:rFonts w:ascii="Times New Roman" w:hAnsi="Times New Roman" w:cs="Times New Roman"/>
            <w:bCs/>
          </w:rPr>
          <w:t xml:space="preserve">indicate a way to find </w:t>
        </w:r>
      </w:ins>
      <w:ins w:id="342" w:author="Stefan Wuchty" w:date="2017-09-03T22:17:00Z">
        <w:r w:rsidR="0048196F" w:rsidRPr="0048196F">
          <w:rPr>
            <w:rFonts w:ascii="Times New Roman" w:hAnsi="Times New Roman" w:cs="Times New Roman"/>
            <w:bCs/>
          </w:rPr>
          <w:t xml:space="preserve">affected molecular mechanisms, biomarkers and new drug targets </w:t>
        </w:r>
      </w:ins>
      <w:ins w:id="343" w:author="Stefan Wuchty" w:date="2017-09-03T22:28:00Z">
        <w:r w:rsidR="00C95C9C">
          <w:rPr>
            <w:rFonts w:ascii="Times New Roman" w:hAnsi="Times New Roman" w:cs="Times New Roman"/>
            <w:bCs/>
          </w:rPr>
          <w:t xml:space="preserve">for the analysis and treatment of viral infections. </w:t>
        </w:r>
      </w:ins>
      <w:ins w:id="344" w:author="Stefan Wuchty" w:date="2017-09-03T22:29:00Z">
        <w:r w:rsidR="00C95C9C">
          <w:rPr>
            <w:rFonts w:ascii="Times New Roman" w:hAnsi="Times New Roman" w:cs="Times New Roman"/>
            <w:bCs/>
          </w:rPr>
          <w:t xml:space="preserve">However, </w:t>
        </w:r>
      </w:ins>
      <w:ins w:id="345" w:author="Stefan Wuchty" w:date="2017-09-03T22:17:00Z">
        <w:r w:rsidR="00C95C9C">
          <w:rPr>
            <w:rFonts w:ascii="Times New Roman" w:hAnsi="Times New Roman" w:cs="Times New Roman"/>
            <w:bCs/>
          </w:rPr>
          <w:t>t</w:t>
        </w:r>
        <w:r w:rsidR="0048196F" w:rsidRPr="0048196F">
          <w:rPr>
            <w:rFonts w:ascii="Times New Roman" w:hAnsi="Times New Roman" w:cs="Times New Roman"/>
            <w:bCs/>
          </w:rPr>
          <w:t>ranslation of the concept of dis</w:t>
        </w:r>
        <w:r w:rsidR="00C95C9C">
          <w:rPr>
            <w:rFonts w:ascii="Times New Roman" w:hAnsi="Times New Roman" w:cs="Times New Roman"/>
            <w:bCs/>
          </w:rPr>
          <w:t>ease modules on the host-</w:t>
        </w:r>
        <w:r w:rsidR="0048196F" w:rsidRPr="0048196F">
          <w:rPr>
            <w:rFonts w:ascii="Times New Roman" w:hAnsi="Times New Roman" w:cs="Times New Roman"/>
            <w:bCs/>
          </w:rPr>
          <w:t xml:space="preserve">pathogen relationship </w:t>
        </w:r>
        <w:proofErr w:type="gramStart"/>
        <w:r w:rsidR="0048196F" w:rsidRPr="0048196F">
          <w:rPr>
            <w:rFonts w:ascii="Times New Roman" w:hAnsi="Times New Roman" w:cs="Times New Roman"/>
            <w:bCs/>
          </w:rPr>
          <w:t>still remains</w:t>
        </w:r>
        <w:proofErr w:type="gramEnd"/>
        <w:r w:rsidR="0048196F" w:rsidRPr="0048196F">
          <w:rPr>
            <w:rFonts w:ascii="Times New Roman" w:hAnsi="Times New Roman" w:cs="Times New Roman"/>
            <w:bCs/>
          </w:rPr>
          <w:t xml:space="preserve"> problematic due to a lack of genome-wide interaction networks comprising both host and pathogen. </w:t>
        </w:r>
      </w:ins>
      <w:ins w:id="346" w:author="Stefan Wuchty" w:date="2017-09-03T22:30:00Z">
        <w:r w:rsidR="00C95C9C">
          <w:rPr>
            <w:rFonts w:ascii="Times New Roman" w:hAnsi="Times New Roman" w:cs="Times New Roman"/>
            <w:bCs/>
          </w:rPr>
          <w:t xml:space="preserve">Yet, recent advances </w:t>
        </w:r>
      </w:ins>
      <w:ins w:id="347" w:author="Stefan Wuchty" w:date="2017-09-03T22:17:00Z">
        <w:r w:rsidR="0048196F" w:rsidRPr="0048196F">
          <w:rPr>
            <w:rFonts w:ascii="Times New Roman" w:hAnsi="Times New Roman" w:cs="Times New Roman"/>
            <w:bCs/>
          </w:rPr>
          <w:t xml:space="preserve">Currently such models are </w:t>
        </w:r>
        <w:r w:rsidR="00C95C9C">
          <w:rPr>
            <w:rFonts w:ascii="Times New Roman" w:hAnsi="Times New Roman" w:cs="Times New Roman"/>
            <w:bCs/>
          </w:rPr>
          <w:t xml:space="preserve">restricted to gene subsets or describe gene islands </w:t>
        </w:r>
      </w:ins>
      <w:r w:rsidR="00C95C9C">
        <w:rPr>
          <w:rFonts w:ascii="Times New Roman" w:hAnsi="Times New Roman" w:cs="Times New Roman"/>
          <w:bCs/>
        </w:rPr>
        <w:fldChar w:fldCharType="begin">
          <w:fldData xml:space="preserve">PEVuZE5vdGU+PENpdGU+PEF1dGhvcj5EaXg8L0F1dGhvcj48WWVhcj4yMDE2PC9ZZWFyPjxSZWNO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</w:fldData>
        </w:fldChar>
      </w:r>
      <w:r w:rsidR="007C3EB7">
        <w:rPr>
          <w:rFonts w:ascii="Times New Roman" w:hAnsi="Times New Roman" w:cs="Times New Roman"/>
          <w:bCs/>
        </w:rPr>
        <w:instrText xml:space="preserve"> ADDIN EN.CITE </w:instrText>
      </w:r>
      <w:r w:rsidR="007C3EB7">
        <w:rPr>
          <w:rFonts w:ascii="Times New Roman" w:hAnsi="Times New Roman" w:cs="Times New Roman"/>
          <w:bCs/>
        </w:rPr>
        <w:fldChar w:fldCharType="begin">
          <w:fldData xml:space="preserve">PEVuZE5vdGU+PENpdGU+PEF1dGhvcj5EaXg8L0F1dGhvcj48WWVhcj4yMDE2PC9ZZWFyPjxSZWNO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</w:fldData>
        </w:fldChar>
      </w:r>
      <w:r w:rsidR="007C3EB7">
        <w:rPr>
          <w:rFonts w:ascii="Times New Roman" w:hAnsi="Times New Roman" w:cs="Times New Roman"/>
          <w:bCs/>
        </w:rPr>
        <w:instrText xml:space="preserve"> ADDIN EN.CITE.DATA </w:instrText>
      </w:r>
      <w:r w:rsidR="007C3EB7">
        <w:rPr>
          <w:rFonts w:ascii="Times New Roman" w:hAnsi="Times New Roman" w:cs="Times New Roman"/>
          <w:bCs/>
        </w:rPr>
      </w:r>
      <w:r w:rsidR="007C3EB7">
        <w:rPr>
          <w:rFonts w:ascii="Times New Roman" w:hAnsi="Times New Roman" w:cs="Times New Roman"/>
          <w:bCs/>
        </w:rPr>
        <w:fldChar w:fldCharType="end"/>
      </w:r>
      <w:r w:rsidR="00C95C9C">
        <w:rPr>
          <w:rFonts w:ascii="Times New Roman" w:hAnsi="Times New Roman" w:cs="Times New Roman"/>
          <w:bCs/>
        </w:rPr>
      </w:r>
      <w:r w:rsidR="00C95C9C">
        <w:rPr>
          <w:rFonts w:ascii="Times New Roman" w:hAnsi="Times New Roman" w:cs="Times New Roman"/>
          <w:bCs/>
        </w:rPr>
        <w:fldChar w:fldCharType="separate"/>
      </w:r>
      <w:r w:rsidR="007C3EB7">
        <w:rPr>
          <w:rFonts w:ascii="Times New Roman" w:hAnsi="Times New Roman" w:cs="Times New Roman"/>
          <w:bCs/>
          <w:noProof/>
        </w:rPr>
        <w:t>(47)</w:t>
      </w:r>
      <w:r w:rsidR="00C95C9C">
        <w:rPr>
          <w:rFonts w:ascii="Times New Roman" w:hAnsi="Times New Roman" w:cs="Times New Roman"/>
          <w:bCs/>
        </w:rPr>
        <w:fldChar w:fldCharType="end"/>
      </w:r>
      <w:ins w:id="348" w:author="Stefan Wuchty" w:date="2017-09-03T22:17:00Z">
        <w:r w:rsidR="0048196F" w:rsidRPr="0048196F">
          <w:rPr>
            <w:rFonts w:ascii="Times New Roman" w:hAnsi="Times New Roman" w:cs="Times New Roman"/>
            <w:bCs/>
          </w:rPr>
          <w:t xml:space="preserve">. </w:t>
        </w:r>
      </w:ins>
    </w:p>
    <w:p w14:paraId="31FF1295" w14:textId="1E8ADA82" w:rsidR="00110CD2" w:rsidRPr="00C95C9C" w:rsidRDefault="00EB386C">
      <w:pPr>
        <w:ind w:firstLine="360"/>
        <w:rPr>
          <w:ins w:id="349" w:author="Stefan Wuchty" w:date="2017-09-03T20:46:00Z"/>
          <w:rFonts w:ascii="Times New Roman" w:hAnsi="Times New Roman" w:cs="Times New Roman"/>
          <w:bCs/>
          <w:rPrChange w:id="350" w:author="Stefan Wuchty" w:date="2017-09-03T22:31:00Z">
            <w:rPr>
              <w:ins w:id="351" w:author="Stefan Wuchty" w:date="2017-09-03T20:46:00Z"/>
              <w:rFonts w:ascii="Times" w:eastAsia="Times New Roman" w:hAnsi="Times" w:cs="Times New Roman"/>
            </w:rPr>
          </w:rPrChange>
        </w:rPr>
        <w:pPrChange w:id="352" w:author="Stefan Wuchty" w:date="2017-09-03T22:31:00Z">
          <w:pPr/>
        </w:pPrChange>
      </w:pPr>
      <w:ins w:id="353" w:author="Stefan Wuchty" w:date="2017-09-03T21:55:00Z">
        <w:r>
          <w:rPr>
            <w:rFonts w:ascii="Times" w:eastAsia="Times New Roman" w:hAnsi="Times" w:cs="Times New Roman"/>
          </w:rPr>
          <w:t xml:space="preserve">Apart from topological considerations, </w:t>
        </w:r>
      </w:ins>
      <w:ins w:id="354" w:author="Stefan Wuchty" w:date="2017-09-03T21:56:00Z">
        <w:r>
          <w:rPr>
            <w:rFonts w:ascii="Times" w:eastAsia="Times New Roman" w:hAnsi="Times" w:cs="Times New Roman"/>
          </w:rPr>
          <w:t xml:space="preserve">we expect that different types of viruses and their families will utilize targets of similar, yet different functional classes. In </w:t>
        </w:r>
        <w:r w:rsidRPr="001E5B02">
          <w:rPr>
            <w:rFonts w:ascii="Times" w:eastAsia="Times New Roman" w:hAnsi="Times" w:cs="Times New Roman"/>
            <w:b/>
            <w:rPrChange w:id="355" w:author="Stefan Wuchty" w:date="2017-09-03T21:59:00Z">
              <w:rPr>
                <w:rFonts w:ascii="Times" w:eastAsia="Times New Roman" w:hAnsi="Times" w:cs="Times New Roman"/>
              </w:rPr>
            </w:rPrChange>
          </w:rPr>
          <w:t>Fig. 3</w:t>
        </w:r>
        <w:r>
          <w:rPr>
            <w:rFonts w:ascii="Times" w:eastAsia="Times New Roman" w:hAnsi="Times" w:cs="Times New Roman"/>
          </w:rPr>
          <w:t xml:space="preserve">, we utilized COGs classes of protein </w:t>
        </w:r>
        <w:r w:rsidRPr="00C95C9C">
          <w:rPr>
            <w:rFonts w:ascii="Times" w:eastAsia="Times New Roman" w:hAnsi="Times" w:cs="Times New Roman"/>
          </w:rPr>
          <w:t>functions</w:t>
        </w:r>
      </w:ins>
      <w:ins w:id="356" w:author="Stefan Wuchty" w:date="2017-09-03T21:59:00Z">
        <w:r w:rsidR="001E5B02" w:rsidRPr="00C95C9C">
          <w:rPr>
            <w:rFonts w:ascii="Times" w:eastAsia="Times New Roman" w:hAnsi="Times" w:cs="Times New Roman"/>
          </w:rPr>
          <w:t xml:space="preserve"> </w:t>
        </w:r>
      </w:ins>
      <w:ins w:id="357" w:author="Stefan Wuchty" w:date="2017-09-03T22:00:00Z">
        <w:r w:rsidR="001E5B02" w:rsidRPr="00C95C9C">
          <w:rPr>
            <w:rFonts w:ascii="Times" w:hAnsi="Times"/>
            <w:rPrChange w:id="358" w:author="Stefan Wuchty" w:date="2017-09-03T22:31:00Z">
              <w:rPr/>
            </w:rPrChange>
          </w:rPr>
          <w:fldChar w:fldCharType="begin">
            <w:fldData xml:space="preserve">PEVuZE5vdGU+PENpdGU+PEF1dGhvcj5UYXR1c292PC9BdXRob3I+PFllYXI+MjAwMzwvWWVhcj48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</w:fldData>
          </w:fldChar>
        </w:r>
      </w:ins>
      <w:r w:rsidR="007C3EB7">
        <w:rPr>
          <w:rFonts w:ascii="Times" w:hAnsi="Times"/>
        </w:rPr>
        <w:instrText xml:space="preserve"> ADDIN EN.CITE </w:instrText>
      </w:r>
      <w:r w:rsidR="007C3EB7">
        <w:rPr>
          <w:rFonts w:ascii="Times" w:hAnsi="Times"/>
        </w:rPr>
        <w:fldChar w:fldCharType="begin">
          <w:fldData xml:space="preserve">PEVuZE5vdGU+PENpdGU+PEF1dGhvcj5UYXR1c292PC9BdXRob3I+PFllYXI+MjAwMzwvWWVhcj48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</w:fldData>
        </w:fldChar>
      </w:r>
      <w:r w:rsidR="007C3EB7">
        <w:rPr>
          <w:rFonts w:ascii="Times" w:hAnsi="Times"/>
        </w:rPr>
        <w:instrText xml:space="preserve"> ADDIN EN.CITE.DATA </w:instrText>
      </w:r>
      <w:r w:rsidR="007C3EB7">
        <w:rPr>
          <w:rFonts w:ascii="Times" w:hAnsi="Times"/>
        </w:rPr>
      </w:r>
      <w:r w:rsidR="007C3EB7">
        <w:rPr>
          <w:rFonts w:ascii="Times" w:hAnsi="Times"/>
        </w:rPr>
        <w:fldChar w:fldCharType="end"/>
      </w:r>
      <w:ins w:id="359" w:author="Stefan Wuchty" w:date="2017-09-03T22:00:00Z">
        <w:r w:rsidR="001E5B02" w:rsidRPr="00C95C9C">
          <w:rPr>
            <w:rFonts w:ascii="Times" w:hAnsi="Times"/>
            <w:rPrChange w:id="360" w:author="Stefan Wuchty" w:date="2017-09-03T22:31:00Z">
              <w:rPr>
                <w:rFonts w:ascii="Times" w:hAnsi="Times"/>
              </w:rPr>
            </w:rPrChange>
          </w:rPr>
        </w:r>
        <w:r w:rsidR="001E5B02" w:rsidRPr="00C95C9C">
          <w:rPr>
            <w:rFonts w:ascii="Times" w:hAnsi="Times"/>
            <w:rPrChange w:id="361" w:author="Stefan Wuchty" w:date="2017-09-03T22:31:00Z">
              <w:rPr/>
            </w:rPrChange>
          </w:rPr>
          <w:fldChar w:fldCharType="separate"/>
        </w:r>
      </w:ins>
      <w:r w:rsidR="007C3EB7">
        <w:rPr>
          <w:rFonts w:ascii="Times" w:hAnsi="Times"/>
          <w:noProof/>
        </w:rPr>
        <w:t>(52, 53)</w:t>
      </w:r>
      <w:ins w:id="362" w:author="Stefan Wuchty" w:date="2017-09-03T22:00:00Z">
        <w:r w:rsidR="001E5B02" w:rsidRPr="00C95C9C">
          <w:rPr>
            <w:rFonts w:ascii="Times" w:hAnsi="Times"/>
            <w:rPrChange w:id="363" w:author="Stefan Wuchty" w:date="2017-09-03T22:31:00Z">
              <w:rPr/>
            </w:rPrChange>
          </w:rPr>
          <w:fldChar w:fldCharType="end"/>
        </w:r>
      </w:ins>
      <w:ins w:id="364" w:author="Stefan Wuchty" w:date="2017-09-03T21:56:00Z">
        <w:r w:rsidRPr="00C95C9C">
          <w:rPr>
            <w:rFonts w:ascii="Times" w:eastAsia="Times New Roman" w:hAnsi="Times" w:cs="Times New Roman"/>
          </w:rPr>
          <w:t xml:space="preserve">. </w:t>
        </w:r>
      </w:ins>
      <w:ins w:id="365" w:author="Stefan Wuchty" w:date="2017-09-03T21:57:00Z">
        <w:r w:rsidRPr="00C95C9C">
          <w:rPr>
            <w:rFonts w:ascii="Times" w:eastAsia="Times New Roman" w:hAnsi="Times" w:cs="Times New Roman"/>
          </w:rPr>
          <w:t xml:space="preserve">We </w:t>
        </w:r>
      </w:ins>
      <w:ins w:id="366" w:author="Stefan Wuchty" w:date="2017-09-03T21:56:00Z">
        <w:r w:rsidRPr="00C95C9C">
          <w:rPr>
            <w:rFonts w:ascii="Times" w:eastAsia="Times New Roman" w:hAnsi="Times" w:cs="Times New Roman"/>
          </w:rPr>
          <w:t>determined</w:t>
        </w:r>
        <w:r>
          <w:rPr>
            <w:rFonts w:ascii="Times" w:eastAsia="Times New Roman" w:hAnsi="Times" w:cs="Times New Roman"/>
          </w:rPr>
          <w:t xml:space="preserve"> the frequencies of such classes </w:t>
        </w:r>
      </w:ins>
      <w:ins w:id="367" w:author="Stefan Wuchty" w:date="2017-09-03T21:57:00Z">
        <w:r>
          <w:rPr>
            <w:rFonts w:ascii="Times" w:eastAsia="Times New Roman" w:hAnsi="Times" w:cs="Times New Roman"/>
          </w:rPr>
          <w:t>in sets of targ</w:t>
        </w:r>
      </w:ins>
      <w:ins w:id="368" w:author="Stefan Wuchty" w:date="2017-09-03T21:56:00Z">
        <w:r>
          <w:rPr>
            <w:rFonts w:ascii="Times" w:eastAsia="Times New Roman" w:hAnsi="Times" w:cs="Times New Roman"/>
          </w:rPr>
          <w:t xml:space="preserve">ets </w:t>
        </w:r>
      </w:ins>
      <w:ins w:id="369" w:author="Stefan Wuchty" w:date="2017-09-03T21:57:00Z">
        <w:r>
          <w:rPr>
            <w:rFonts w:ascii="Times" w:eastAsia="Times New Roman" w:hAnsi="Times" w:cs="Times New Roman"/>
          </w:rPr>
          <w:t>of different viral families and compared them to a profile of frequencies of fu</w:t>
        </w:r>
      </w:ins>
      <w:ins w:id="370" w:author="Stefan Wuchty" w:date="2017-09-03T21:58:00Z">
        <w:r>
          <w:rPr>
            <w:rFonts w:ascii="Times" w:eastAsia="Times New Roman" w:hAnsi="Times" w:cs="Times New Roman"/>
          </w:rPr>
          <w:t>n</w:t>
        </w:r>
      </w:ins>
      <w:ins w:id="371" w:author="Stefan Wuchty" w:date="2017-09-03T21:57:00Z">
        <w:r>
          <w:rPr>
            <w:rFonts w:ascii="Times" w:eastAsia="Times New Roman" w:hAnsi="Times" w:cs="Times New Roman"/>
          </w:rPr>
          <w:t xml:space="preserve">ctions of all </w:t>
        </w:r>
      </w:ins>
      <w:ins w:id="372" w:author="Stefan Wuchty" w:date="2017-09-03T21:58:00Z">
        <w:r>
          <w:rPr>
            <w:rFonts w:ascii="Times" w:eastAsia="Times New Roman" w:hAnsi="Times" w:cs="Times New Roman"/>
          </w:rPr>
          <w:t xml:space="preserve">human targets. </w:t>
        </w:r>
      </w:ins>
      <w:ins w:id="373" w:author="Stefan Wuchty" w:date="2017-09-03T21:59:00Z">
        <w:r w:rsidR="001E5B02">
          <w:rPr>
            <w:rFonts w:ascii="Times" w:eastAsia="Times New Roman" w:hAnsi="Times" w:cs="Times New Roman"/>
          </w:rPr>
          <w:t xml:space="preserve">The heatmap </w:t>
        </w:r>
      </w:ins>
      <w:ins w:id="374" w:author="Stefan Wuchty" w:date="2017-09-03T22:00:00Z">
        <w:r w:rsidR="001E5B02">
          <w:rPr>
            <w:rFonts w:ascii="Times" w:eastAsia="Times New Roman" w:hAnsi="Times" w:cs="Times New Roman"/>
          </w:rPr>
          <w:t xml:space="preserve">in </w:t>
        </w:r>
        <w:r w:rsidR="001E5B02" w:rsidRPr="00B77521">
          <w:rPr>
            <w:rFonts w:ascii="Times" w:eastAsia="Times New Roman" w:hAnsi="Times" w:cs="Times New Roman"/>
            <w:b/>
          </w:rPr>
          <w:t>Fig. 3</w:t>
        </w:r>
        <w:r w:rsidR="001E5B02">
          <w:rPr>
            <w:rFonts w:ascii="Times" w:eastAsia="Times New Roman" w:hAnsi="Times" w:cs="Times New Roman"/>
            <w:b/>
          </w:rPr>
          <w:t xml:space="preserve"> </w:t>
        </w:r>
      </w:ins>
      <w:ins w:id="375" w:author="Stefan Wuchty" w:date="2017-09-03T21:59:00Z">
        <w:r w:rsidR="001E5B02">
          <w:rPr>
            <w:rFonts w:ascii="Times" w:eastAsia="Times New Roman" w:hAnsi="Times" w:cs="Times New Roman"/>
          </w:rPr>
          <w:t xml:space="preserve">suggests that </w:t>
        </w:r>
      </w:ins>
      <w:proofErr w:type="spellStart"/>
      <w:ins w:id="376" w:author="Stefan Wuchty" w:date="2017-09-03T22:03:00Z">
        <w:r w:rsidR="0067740E">
          <w:rPr>
            <w:rFonts w:ascii="Times" w:eastAsia="Times New Roman" w:hAnsi="Times" w:cs="Times New Roman"/>
          </w:rPr>
          <w:t>papillomaviridae</w:t>
        </w:r>
        <w:proofErr w:type="spellEnd"/>
        <w:r w:rsidR="0067740E">
          <w:rPr>
            <w:rFonts w:ascii="Times" w:eastAsia="Times New Roman" w:hAnsi="Times" w:cs="Times New Roman"/>
          </w:rPr>
          <w:t xml:space="preserve"> tend to strongly target various metabolic </w:t>
        </w:r>
      </w:ins>
      <w:ins w:id="377" w:author="Stefan Wuchty" w:date="2017-09-03T22:04:00Z">
        <w:r w:rsidR="0067740E">
          <w:rPr>
            <w:rFonts w:ascii="Times" w:eastAsia="Times New Roman" w:hAnsi="Times" w:cs="Times New Roman"/>
          </w:rPr>
          <w:t>fu</w:t>
        </w:r>
      </w:ins>
      <w:ins w:id="378" w:author="Stefan Wuchty" w:date="2017-09-03T22:05:00Z">
        <w:r w:rsidR="0067740E">
          <w:rPr>
            <w:rFonts w:ascii="Times" w:eastAsia="Times New Roman" w:hAnsi="Times" w:cs="Times New Roman"/>
          </w:rPr>
          <w:t>n</w:t>
        </w:r>
      </w:ins>
      <w:ins w:id="379" w:author="Stefan Wuchty" w:date="2017-09-03T22:04:00Z">
        <w:r w:rsidR="0067740E">
          <w:rPr>
            <w:rFonts w:ascii="Times" w:eastAsia="Times New Roman" w:hAnsi="Times" w:cs="Times New Roman"/>
          </w:rPr>
          <w:t xml:space="preserve">ctions, while </w:t>
        </w:r>
        <w:proofErr w:type="spellStart"/>
        <w:proofErr w:type="gramStart"/>
        <w:r w:rsidR="0067740E">
          <w:rPr>
            <w:rFonts w:ascii="Times" w:eastAsia="Times New Roman" w:hAnsi="Times" w:cs="Times New Roman"/>
          </w:rPr>
          <w:t>retroviridae</w:t>
        </w:r>
        <w:proofErr w:type="spellEnd"/>
        <w:r w:rsidR="0067740E">
          <w:rPr>
            <w:rFonts w:ascii="Times" w:eastAsia="Times New Roman" w:hAnsi="Times" w:cs="Times New Roman"/>
          </w:rPr>
          <w:t xml:space="preserve"> </w:t>
        </w:r>
      </w:ins>
      <w:ins w:id="380" w:author="Stefan Wuchty" w:date="2017-09-03T22:05:00Z">
        <w:r w:rsidR="0067740E">
          <w:rPr>
            <w:rFonts w:ascii="Times" w:eastAsia="Times New Roman" w:hAnsi="Times" w:cs="Times New Roman"/>
          </w:rPr>
          <w:t xml:space="preserve"> and</w:t>
        </w:r>
        <w:proofErr w:type="gramEnd"/>
        <w:r w:rsidR="0067740E">
          <w:rPr>
            <w:rFonts w:ascii="Times" w:eastAsia="Times New Roman" w:hAnsi="Times" w:cs="Times New Roman"/>
          </w:rPr>
          <w:t xml:space="preserve"> </w:t>
        </w:r>
        <w:proofErr w:type="spellStart"/>
        <w:r w:rsidR="0067740E">
          <w:rPr>
            <w:rFonts w:ascii="Times" w:eastAsia="Times New Roman" w:hAnsi="Times" w:cs="Times New Roman"/>
          </w:rPr>
          <w:t>orthomyxoviridae</w:t>
        </w:r>
        <w:proofErr w:type="spellEnd"/>
        <w:r w:rsidR="0067740E">
          <w:rPr>
            <w:rFonts w:ascii="Times" w:eastAsia="Times New Roman" w:hAnsi="Times" w:cs="Times New Roman"/>
          </w:rPr>
          <w:t xml:space="preserve"> show the opposite behavior. In turn, </w:t>
        </w:r>
        <w:proofErr w:type="spellStart"/>
        <w:r w:rsidR="0067740E">
          <w:rPr>
            <w:rFonts w:ascii="Times" w:eastAsia="Times New Roman" w:hAnsi="Times" w:cs="Times New Roman"/>
          </w:rPr>
          <w:t>retroviridae</w:t>
        </w:r>
        <w:proofErr w:type="spellEnd"/>
        <w:r w:rsidR="0067740E">
          <w:rPr>
            <w:rFonts w:ascii="Times" w:eastAsia="Times New Roman" w:hAnsi="Times" w:cs="Times New Roman"/>
          </w:rPr>
          <w:t xml:space="preserve"> </w:t>
        </w:r>
      </w:ins>
      <w:ins w:id="381" w:author="Stefan Wuchty" w:date="2017-09-03T22:04:00Z">
        <w:r w:rsidR="0067740E">
          <w:rPr>
            <w:rFonts w:ascii="Times" w:eastAsia="Times New Roman" w:hAnsi="Times" w:cs="Times New Roman"/>
          </w:rPr>
          <w:t xml:space="preserve">mostly intervene in transcriptional functions, cell signaling and </w:t>
        </w:r>
      </w:ins>
      <w:ins w:id="382" w:author="Stefan Wuchty" w:date="2017-09-03T22:06:00Z">
        <w:r w:rsidR="0067740E">
          <w:rPr>
            <w:rFonts w:ascii="Times" w:eastAsia="Times New Roman" w:hAnsi="Times" w:cs="Times New Roman"/>
          </w:rPr>
          <w:t>cell cycle control.</w:t>
        </w:r>
        <w:r w:rsidR="001519AA">
          <w:rPr>
            <w:rFonts w:ascii="Times" w:eastAsia="Times New Roman" w:hAnsi="Times" w:cs="Times New Roman"/>
          </w:rPr>
          <w:t xml:space="preserve"> Such differences have already been indicated previously, suggesting that different viral families use different strategies to </w:t>
        </w:r>
      </w:ins>
      <w:ins w:id="383" w:author="Stefan Wuchty" w:date="2017-09-03T22:07:00Z">
        <w:r w:rsidR="001519AA">
          <w:rPr>
            <w:rFonts w:ascii="Times" w:eastAsia="Times New Roman" w:hAnsi="Times" w:cs="Times New Roman"/>
          </w:rPr>
          <w:t xml:space="preserve">invade a human host cell </w:t>
        </w:r>
      </w:ins>
      <w:r w:rsidR="001519AA">
        <w:rPr>
          <w:rFonts w:ascii="Times" w:eastAsia="Times New Roman" w:hAnsi="Times" w:cs="Times New Roman"/>
        </w:rPr>
        <w:fldChar w:fldCharType="begin">
          <w:fldData xml:space="preserve">PEVuZE5vdGU+PENpdGU+PEF1dGhvcj5Ccml0bzwvQXV0aG9yPjxZZWFyPjIwMTc8L1llYXI+PFJl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</w:fldData>
        </w:fldChar>
      </w:r>
      <w:r w:rsidR="007C3EB7">
        <w:rPr>
          <w:rFonts w:ascii="Times" w:eastAsia="Times New Roman" w:hAnsi="Times" w:cs="Times New Roman"/>
        </w:rPr>
        <w:instrText xml:space="preserve"> ADDIN EN.CITE </w:instrText>
      </w:r>
      <w:r w:rsidR="007C3EB7">
        <w:rPr>
          <w:rFonts w:ascii="Times" w:eastAsia="Times New Roman" w:hAnsi="Times" w:cs="Times New Roman"/>
        </w:rPr>
        <w:fldChar w:fldCharType="begin">
          <w:fldData xml:space="preserve">PEVuZE5vdGU+PENpdGU+PEF1dGhvcj5Ccml0bzwvQXV0aG9yPjxZZWFyPjIwMTc8L1llYXI+PFJl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</w:fldData>
        </w:fldChar>
      </w:r>
      <w:r w:rsidR="007C3EB7">
        <w:rPr>
          <w:rFonts w:ascii="Times" w:eastAsia="Times New Roman" w:hAnsi="Times" w:cs="Times New Roman"/>
        </w:rPr>
        <w:instrText xml:space="preserve"> ADDIN EN.CITE.DATA </w:instrText>
      </w:r>
      <w:r w:rsidR="007C3EB7">
        <w:rPr>
          <w:rFonts w:ascii="Times" w:eastAsia="Times New Roman" w:hAnsi="Times" w:cs="Times New Roman"/>
        </w:rPr>
      </w:r>
      <w:r w:rsidR="007C3EB7">
        <w:rPr>
          <w:rFonts w:ascii="Times" w:eastAsia="Times New Roman" w:hAnsi="Times" w:cs="Times New Roman"/>
        </w:rPr>
        <w:fldChar w:fldCharType="end"/>
      </w:r>
      <w:r w:rsidR="001519AA">
        <w:rPr>
          <w:rFonts w:ascii="Times" w:eastAsia="Times New Roman" w:hAnsi="Times" w:cs="Times New Roman"/>
        </w:rPr>
      </w:r>
      <w:r w:rsidR="001519AA">
        <w:rPr>
          <w:rFonts w:ascii="Times" w:eastAsia="Times New Roman" w:hAnsi="Times" w:cs="Times New Roman"/>
        </w:rPr>
        <w:fldChar w:fldCharType="separate"/>
      </w:r>
      <w:r w:rsidR="007C3EB7">
        <w:rPr>
          <w:rFonts w:ascii="Times" w:eastAsia="Times New Roman" w:hAnsi="Times" w:cs="Times New Roman"/>
          <w:noProof/>
        </w:rPr>
        <w:t>(47, 54)</w:t>
      </w:r>
      <w:r w:rsidR="001519AA">
        <w:rPr>
          <w:rFonts w:ascii="Times" w:eastAsia="Times New Roman" w:hAnsi="Times" w:cs="Times New Roman"/>
        </w:rPr>
        <w:fldChar w:fldCharType="end"/>
      </w:r>
      <w:ins w:id="384" w:author="Stefan Wuchty" w:date="2017-09-03T22:07:00Z">
        <w:r w:rsidR="001519AA">
          <w:rPr>
            <w:rFonts w:ascii="Times" w:eastAsia="Times New Roman" w:hAnsi="Times" w:cs="Times New Roman"/>
          </w:rPr>
          <w:t>.</w:t>
        </w:r>
      </w:ins>
      <w:del w:id="385" w:author="Stefan Wuchty" w:date="2017-09-03T21:49:00Z">
        <w:r w:rsidR="00474B75" w:rsidDel="00621B3D">
          <w:rPr>
            <w:rFonts w:ascii="Times" w:eastAsia="Times New Roman" w:hAnsi="Times" w:cs="Times New Roman"/>
          </w:rPr>
          <w:fldChar w:fldCharType="begin"/>
        </w:r>
        <w:r w:rsidR="00474B75" w:rsidDel="00621B3D">
          <w:rPr>
            <w:rFonts w:ascii="Times" w:eastAsia="Times New Roman" w:hAnsi="Times" w:cs="Times New Roman"/>
          </w:rPr>
          <w:delInstrText xml:space="preserve"> ADDIN EN.CITE &lt;EndNote&gt;&lt;Cite&gt;&lt;Author&gt;Wuchty&lt;/Author&gt;&lt;Year&gt;2014&lt;/Year&gt;&lt;RecNum&gt;98&lt;/RecNum&gt;&lt;DisplayText&gt;(32)&lt;/DisplayText&gt;&lt;record&gt;&lt;rec-number&gt;98&lt;/rec-number&gt;&lt;foreign-keys&gt;&lt;key app="EN" db-id="fzxf5s9pk0992pefpet5d9rcvs2ae90rrfad" timestamp="1504489702"&gt;98&lt;/key&gt;&lt;/foreign-keys&gt;&lt;ref-type name="Journal Article"&gt;17&lt;/ref-type&gt;&lt;contributors&gt;&lt;authors&gt;&lt;author&gt;Wuchty, S.&lt;/author&gt;&lt;/authors&gt;&lt;/contributors&gt;&lt;auth-address&gt;National Center for Biotechnology Information, National Library of Medicine, National Institutes of Health, Bethesda, MD 20892 wuchtys@cs.miami.edu.&lt;/auth-address&gt;&lt;titles&gt;&lt;title&gt;Controllability in protein interaction networks&lt;/title&gt;&lt;secondary-title&gt;Proc Natl Acad Sci U S A&lt;/secondary-title&gt;&lt;/titles&gt;&lt;periodical&gt;&lt;full-title&gt;Proc Natl Acad Sci U S A&lt;/full-title&gt;&lt;/periodical&gt;&lt;pages&gt;7156-60&lt;/pages&gt;&lt;volume&gt;111&lt;/volume&gt;&lt;number&gt;19&lt;/number&gt;&lt;keywords&gt;&lt;keyword&gt;Databases, Genetic&lt;/keyword&gt;&lt;keyword&gt;*Databases, Protein&lt;/keyword&gt;&lt;keyword&gt;Humans&lt;/keyword&gt;&lt;keyword&gt;Phosphorylation&lt;/keyword&gt;&lt;keyword&gt;*Protein Interaction Mapping&lt;/keyword&gt;&lt;keyword&gt;Saccharomyces cerevisiae/genetics/*physiology&lt;/keyword&gt;&lt;keyword&gt;Saccharomyces cerevisiae Proteins/genetics/*physiology&lt;/keyword&gt;&lt;keyword&gt;Software&lt;/keyword&gt;&lt;keyword&gt;Transcription Factors/genetics/metabolism&lt;/keyword&gt;&lt;/keywords&gt;&lt;dates&gt;&lt;year&gt;2014&lt;/year&gt;&lt;pub-dates&gt;&lt;date&gt;May 13&lt;/date&gt;&lt;/pub-dates&gt;&lt;/dates&gt;&lt;isbn&gt;1091-6490 (Electronic)&amp;#xD;0027-8424 (Linking)&lt;/isbn&gt;&lt;accession-num&gt;24778220&lt;/accession-num&gt;&lt;urls&gt;&lt;related-urls&gt;&lt;url&gt;http://www.ncbi.nlm.nih.gov/pubmed/24778220&lt;/url&gt;&lt;/related-urls&gt;&lt;/urls&gt;&lt;custom2&gt;PMC4024882&lt;/custom2&gt;&lt;electronic-resource-num&gt;10.1073/pnas.1311231111&lt;/electronic-resource-num&gt;&lt;/record&gt;&lt;/Cite&gt;&lt;/EndNote&gt;</w:delInstrText>
        </w:r>
        <w:r w:rsidR="00474B75" w:rsidDel="00621B3D">
          <w:rPr>
            <w:rFonts w:ascii="Times" w:eastAsia="Times New Roman" w:hAnsi="Times" w:cs="Times New Roman"/>
          </w:rPr>
          <w:fldChar w:fldCharType="separate"/>
        </w:r>
        <w:r w:rsidR="00474B75" w:rsidDel="00621B3D">
          <w:rPr>
            <w:rFonts w:ascii="Times" w:eastAsia="Times New Roman" w:hAnsi="Times" w:cs="Times New Roman"/>
            <w:noProof/>
          </w:rPr>
          <w:delText>(32)</w:delText>
        </w:r>
        <w:r w:rsidR="00474B75" w:rsidDel="00621B3D">
          <w:rPr>
            <w:rFonts w:ascii="Times" w:eastAsia="Times New Roman" w:hAnsi="Times" w:cs="Times New Roman"/>
          </w:rPr>
          <w:fldChar w:fldCharType="end"/>
        </w:r>
      </w:del>
    </w:p>
    <w:p w14:paraId="2178B918" w14:textId="77777777" w:rsidR="00110CD2" w:rsidRDefault="00110CD2">
      <w:pPr>
        <w:ind w:firstLine="360"/>
        <w:rPr>
          <w:ins w:id="386" w:author="Stefan Wuchty" w:date="2017-09-03T19:41:00Z"/>
          <w:rFonts w:ascii="Times" w:eastAsia="Times New Roman" w:hAnsi="Times" w:cs="Times New Roman"/>
        </w:rPr>
        <w:pPrChange w:id="387" w:author="Stefan Wuchty" w:date="2017-09-03T19:53:00Z">
          <w:pPr/>
        </w:pPrChange>
      </w:pPr>
    </w:p>
    <w:p w14:paraId="08C4D7D5" w14:textId="5C94534E" w:rsidR="00D005CD" w:rsidRDefault="00BA3085" w:rsidP="0047280B">
      <w:pPr>
        <w:rPr>
          <w:rFonts w:ascii="Times" w:eastAsia="Times New Roman" w:hAnsi="Times" w:cs="Times New Roman"/>
        </w:rPr>
      </w:pPr>
      <w:del w:id="388" w:author="Stefan Wuchty" w:date="2017-09-03T19:41:00Z">
        <w:r w:rsidDel="00BA3085">
          <w:rPr>
            <w:rFonts w:ascii="Times" w:eastAsia="Times New Roman" w:hAnsi="Times" w:cs="Times New Roman"/>
          </w:rPr>
          <w:fldChar w:fldCharType="begin">
            <w:fldData xml:space="preserve">PEVuZE5vdGU+PENpdGU+PEF1dGhvcj5BcmFuZGE8L0F1dGhvcj48WWVhcj4yMDExPC9ZZWFyPjxS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</w:fldData>
          </w:fldChar>
        </w:r>
        <w:r w:rsidDel="00BA3085">
          <w:rPr>
            <w:rFonts w:ascii="Times" w:eastAsia="Times New Roman" w:hAnsi="Times" w:cs="Times New Roman"/>
          </w:rPr>
          <w:delInstrText xml:space="preserve"> ADDIN EN.CITE </w:delInstrText>
        </w:r>
        <w:r w:rsidDel="00BA3085">
          <w:rPr>
            <w:rFonts w:ascii="Times" w:eastAsia="Times New Roman" w:hAnsi="Times" w:cs="Times New Roman"/>
          </w:rPr>
          <w:fldChar w:fldCharType="begin">
            <w:fldData xml:space="preserve">PEVuZE5vdGU+PENpdGU+PEF1dGhvcj5BcmFuZGE8L0F1dGhvcj48WWVhcj4yMDExPC9ZZWFyPjxS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</w:fldData>
          </w:fldChar>
        </w:r>
        <w:r w:rsidDel="00BA3085">
          <w:rPr>
            <w:rFonts w:ascii="Times" w:eastAsia="Times New Roman" w:hAnsi="Times" w:cs="Times New Roman"/>
          </w:rPr>
          <w:delInstrText xml:space="preserve"> ADDIN EN.CITE.DATA </w:delInstrText>
        </w:r>
        <w:r w:rsidDel="00BA3085">
          <w:rPr>
            <w:rFonts w:ascii="Times" w:eastAsia="Times New Roman" w:hAnsi="Times" w:cs="Times New Roman"/>
          </w:rPr>
        </w:r>
        <w:r w:rsidDel="00BA3085">
          <w:rPr>
            <w:rFonts w:ascii="Times" w:eastAsia="Times New Roman" w:hAnsi="Times" w:cs="Times New Roman"/>
          </w:rPr>
          <w:fldChar w:fldCharType="end"/>
        </w:r>
        <w:r w:rsidDel="00BA3085">
          <w:rPr>
            <w:rFonts w:ascii="Times" w:eastAsia="Times New Roman" w:hAnsi="Times" w:cs="Times New Roman"/>
          </w:rPr>
        </w:r>
        <w:r w:rsidDel="00BA3085">
          <w:rPr>
            <w:rFonts w:ascii="Times" w:eastAsia="Times New Roman" w:hAnsi="Times" w:cs="Times New Roman"/>
          </w:rPr>
          <w:fldChar w:fldCharType="separate"/>
        </w:r>
        <w:r w:rsidDel="00BA3085">
          <w:rPr>
            <w:rFonts w:ascii="Times" w:eastAsia="Times New Roman" w:hAnsi="Times" w:cs="Times New Roman"/>
            <w:noProof/>
          </w:rPr>
          <w:delText>(20)</w:delText>
        </w:r>
        <w:r w:rsidDel="00BA3085">
          <w:rPr>
            <w:rFonts w:ascii="Times" w:eastAsia="Times New Roman" w:hAnsi="Times" w:cs="Times New Roman"/>
          </w:rPr>
          <w:fldChar w:fldCharType="end"/>
        </w:r>
      </w:del>
      <w:proofErr w:type="spellStart"/>
      <w:r w:rsidR="00E44B54">
        <w:rPr>
          <w:rFonts w:ascii="Times" w:eastAsia="Times New Roman" w:hAnsi="Times" w:cs="Times New Roman"/>
        </w:rPr>
        <w:t>Navratil</w:t>
      </w:r>
      <w:proofErr w:type="spellEnd"/>
      <w:r w:rsidR="00E44B54">
        <w:rPr>
          <w:rFonts w:ascii="Times" w:eastAsia="Times New Roman" w:hAnsi="Times" w:cs="Times New Roman"/>
        </w:rPr>
        <w:t xml:space="preserve"> et al. (2011) described a human </w:t>
      </w:r>
      <w:proofErr w:type="spellStart"/>
      <w:r w:rsidR="00E44B54">
        <w:rPr>
          <w:rFonts w:ascii="Times" w:eastAsia="Times New Roman" w:hAnsi="Times" w:cs="Times New Roman"/>
        </w:rPr>
        <w:t>infectome</w:t>
      </w:r>
      <w:proofErr w:type="spellEnd"/>
      <w:r w:rsidR="00E44B54">
        <w:rPr>
          <w:rFonts w:ascii="Times" w:eastAsia="Times New Roman" w:hAnsi="Times" w:cs="Times New Roman"/>
        </w:rPr>
        <w:t xml:space="preserve"> network (HIN) that linked 416 viral proteins to 1,148 human proteins through 2,099 manually curated virus-host PPIs</w:t>
      </w:r>
      <w:ins w:id="389" w:author="P Uetz" w:date="2017-09-03T22:48:00Z">
        <w:r w:rsidR="00624432">
          <w:rPr>
            <w:rFonts w:ascii="Times" w:eastAsia="Times New Roman" w:hAnsi="Times" w:cs="Times New Roman"/>
          </w:rPr>
          <w:t xml:space="preserve"> </w:t>
        </w:r>
      </w:ins>
      <w:r w:rsidR="00624432">
        <w:rPr>
          <w:rFonts w:ascii="Times" w:eastAsia="Times New Roman" w:hAnsi="Times" w:cs="Times New Roman"/>
        </w:rPr>
        <w:fldChar w:fldCharType="begin"/>
      </w:r>
      <w:r w:rsidR="007C3EB7">
        <w:rPr>
          <w:rFonts w:ascii="Times" w:eastAsia="Times New Roman" w:hAnsi="Times" w:cs="Times New Roman"/>
        </w:rPr>
        <w:instrText xml:space="preserve"> ADDIN EN.CITE &lt;EndNote&gt;&lt;Cite&gt;&lt;Author&gt;Navratil&lt;/Author&gt;&lt;Year&gt;2011&lt;/Year&gt;&lt;RecNum&gt;122&lt;/RecNum&gt;&lt;DisplayText&gt;(55)&lt;/DisplayText&gt;&lt;record&gt;&lt;rec-number&gt;122&lt;/rec-number&gt;&lt;foreign-keys&gt;&lt;key app="EN" db-id="fzxf5s9pk0992pefpet5d9rcvs2ae90rrfad" timestamp="1504493266"&gt;122&lt;/key&gt;&lt;/foreign-keys&gt;&lt;ref-type name="Journal Article"&gt;17&lt;/ref-type&gt;&lt;contributors&gt;&lt;authors&gt;&lt;author&gt;Navratil, V.&lt;/author&gt;&lt;author&gt;de Chassey, B.&lt;/author&gt;&lt;author&gt;Combe, C. R.&lt;/author&gt;&lt;author&gt;Lotteau, V.&lt;/author&gt;&lt;/authors&gt;&lt;/contributors&gt;&lt;auth-address&gt;Universite de Lyon, IFR128 BioSciences Lyon-Gerland, Lyon 69007, France. navratil@prabi.fr&lt;/auth-address&gt;&lt;titles&gt;&lt;title&gt;When the human viral infectome and diseasome networks collide: towards a systems biology platform for the aetiology of human diseases&lt;/title&gt;&lt;secondary-title&gt;BMC Syst Biol&lt;/secondary-title&gt;&lt;/titles&gt;&lt;periodical&gt;&lt;full-title&gt;BMC Syst Biol&lt;/full-title&gt;&lt;/periodical&gt;&lt;pages&gt;13&lt;/pages&gt;&lt;volume&gt;5&lt;/volume&gt;&lt;keywords&gt;&lt;keyword&gt;Communicable Diseases/*etiology/genetics/metabolism/*virology&lt;/keyword&gt;&lt;keyword&gt;Diabetes Mellitus, Type 1/genetics/metabolism/virology&lt;/keyword&gt;&lt;keyword&gt;Hepacivirus/physiology&lt;/keyword&gt;&lt;keyword&gt;Host-Parasite Interactions&lt;/keyword&gt;&lt;keyword&gt;Humans&lt;/keyword&gt;&lt;keyword&gt;*Metabolic Networks and Pathways&lt;/keyword&gt;&lt;keyword&gt;Molecular Sequence Annotation&lt;/keyword&gt;&lt;keyword&gt;Proteome/genetics/metabolism&lt;/keyword&gt;&lt;keyword&gt;Systems Biology/*methods&lt;/keyword&gt;&lt;/keywords&gt;&lt;dates&gt;&lt;year&gt;2011&lt;/year&gt;&lt;pub-dates&gt;&lt;date&gt;Jan 21&lt;/date&gt;&lt;/pub-dates&gt;&lt;/dates&gt;&lt;isbn&gt;1752-0509 (Electronic)&amp;#xD;1752-0509 (Linking)&lt;/isbn&gt;&lt;accession-num&gt;21255393&lt;/accession-num&gt;&lt;urls&gt;&lt;related-urls&gt;&lt;url&gt;https://www.ncbi.nlm.nih.gov/pubmed/21255393&lt;/url&gt;&lt;/related-urls&gt;&lt;/urls&gt;&lt;custom2&gt;PMC3037315&lt;/custom2&gt;&lt;electronic-resource-num&gt;10.1186/1752-0509-5-13&lt;/electronic-resource-num&gt;&lt;/record&gt;&lt;/Cite&gt;&lt;/EndNote&gt;</w:instrText>
      </w:r>
      <w:r w:rsidR="00624432">
        <w:rPr>
          <w:rFonts w:ascii="Times" w:eastAsia="Times New Roman" w:hAnsi="Times" w:cs="Times New Roman"/>
        </w:rPr>
        <w:fldChar w:fldCharType="separate"/>
      </w:r>
      <w:r w:rsidR="007C3EB7">
        <w:rPr>
          <w:rFonts w:ascii="Times" w:eastAsia="Times New Roman" w:hAnsi="Times" w:cs="Times New Roman"/>
          <w:noProof/>
        </w:rPr>
        <w:t>(55)</w:t>
      </w:r>
      <w:r w:rsidR="00624432">
        <w:rPr>
          <w:rFonts w:ascii="Times" w:eastAsia="Times New Roman" w:hAnsi="Times" w:cs="Times New Roman"/>
        </w:rPr>
        <w:fldChar w:fldCharType="end"/>
      </w:r>
      <w:r w:rsidR="00E44B54">
        <w:rPr>
          <w:rFonts w:ascii="Times" w:eastAsia="Times New Roman" w:hAnsi="Times" w:cs="Times New Roman"/>
        </w:rPr>
        <w:t xml:space="preserve">. </w:t>
      </w:r>
      <w:r w:rsidR="006D72B6">
        <w:rPr>
          <w:rFonts w:ascii="Times" w:eastAsia="Times New Roman" w:hAnsi="Times" w:cs="Times New Roman"/>
        </w:rPr>
        <w:t xml:space="preserve">In </w:t>
      </w:r>
      <w:proofErr w:type="gramStart"/>
      <w:r w:rsidR="006D72B6">
        <w:rPr>
          <w:rFonts w:ascii="Times" w:eastAsia="Times New Roman" w:hAnsi="Times" w:cs="Times New Roman"/>
        </w:rPr>
        <w:t>fact,  32</w:t>
      </w:r>
      <w:proofErr w:type="gramEnd"/>
      <w:r w:rsidR="006D72B6">
        <w:rPr>
          <w:rFonts w:ascii="Times" w:eastAsia="Times New Roman" w:hAnsi="Times" w:cs="Times New Roman"/>
        </w:rPr>
        <w:t>% of these cellular proteins are targeted by more than one virus protein. A similar fraction, 28% of these cellular targets interact with proteins from more than one virus.</w:t>
      </w:r>
    </w:p>
    <w:p w14:paraId="2587F1D2" w14:textId="77777777" w:rsidR="006D72B6" w:rsidRDefault="006D72B6" w:rsidP="0047280B">
      <w:pPr>
        <w:rPr>
          <w:rFonts w:ascii="Times" w:eastAsia="Times New Roman" w:hAnsi="Times" w:cs="Times New Roman"/>
        </w:rPr>
      </w:pPr>
    </w:p>
    <w:p w14:paraId="2ED1B1AD" w14:textId="7EA8FDF0" w:rsidR="0073122C" w:rsidDel="00624432" w:rsidRDefault="0073122C" w:rsidP="0047280B">
      <w:pPr>
        <w:rPr>
          <w:del w:id="390" w:author="P Uetz" w:date="2017-09-03T22:48:00Z"/>
          <w:rFonts w:ascii="Times" w:eastAsia="Times New Roman" w:hAnsi="Times" w:cs="Times New Roman"/>
        </w:rPr>
      </w:pPr>
    </w:p>
    <w:p w14:paraId="305759CD" w14:textId="2C4FD37A" w:rsidR="006D72B6" w:rsidRDefault="006D72B6" w:rsidP="0047280B">
      <w:pPr>
        <w:rPr>
          <w:rFonts w:ascii="Times" w:eastAsia="Times New Roman" w:hAnsi="Times" w:cs="Times New Roman"/>
        </w:rPr>
      </w:pPr>
      <w:r>
        <w:rPr>
          <w:rFonts w:ascii="Times" w:eastAsia="Times New Roman" w:hAnsi="Times" w:cs="Times New Roman"/>
        </w:rPr>
        <w:t>Clearly, virus protein attack</w:t>
      </w:r>
      <w:ins w:id="391" w:author="Goodacre, Norman *" w:date="2017-09-04T12:23:00Z">
        <w:r w:rsidR="00C57D78">
          <w:rPr>
            <w:rFonts w:ascii="Times" w:eastAsia="Times New Roman" w:hAnsi="Times" w:cs="Times New Roman"/>
          </w:rPr>
          <w:t>s</w:t>
        </w:r>
      </w:ins>
      <w:r>
        <w:rPr>
          <w:rFonts w:ascii="Times" w:eastAsia="Times New Roman" w:hAnsi="Times" w:cs="Times New Roman"/>
        </w:rPr>
        <w:t xml:space="preserve"> a relatively small number of human proteins that are relevant for their replication.  More specifically, these human targets appear to be highly connected: the mean degree of these targets was 38 vs. 10 in non-targeted proteins </w:t>
      </w:r>
      <w:del w:id="392" w:author="P Uetz" w:date="2017-09-03T22:48:00Z">
        <w:r w:rsidDel="00624432">
          <w:rPr>
            <w:rFonts w:ascii="Times" w:eastAsia="Times New Roman" w:hAnsi="Times" w:cs="Times New Roman"/>
          </w:rPr>
          <w:delText>(</w:delText>
        </w:r>
      </w:del>
      <w:r w:rsidR="00624432">
        <w:rPr>
          <w:rFonts w:ascii="Times" w:eastAsia="Times New Roman" w:hAnsi="Times" w:cs="Times New Roman"/>
        </w:rPr>
        <w:fldChar w:fldCharType="begin"/>
      </w:r>
      <w:r w:rsidR="007C3EB7">
        <w:rPr>
          <w:rFonts w:ascii="Times" w:eastAsia="Times New Roman" w:hAnsi="Times" w:cs="Times New Roman"/>
        </w:rPr>
        <w:instrText xml:space="preserve"> ADDIN EN.CITE &lt;EndNote&gt;&lt;Cite&gt;&lt;Author&gt;Navratil&lt;/Author&gt;&lt;Year&gt;2011&lt;/Year&gt;&lt;RecNum&gt;122&lt;/RecNum&gt;&lt;DisplayText&gt;(55)&lt;/DisplayText&gt;&lt;record&gt;&lt;rec-number&gt;122&lt;/rec-number&gt;&lt;foreign-keys&gt;&lt;key app="EN" db-id="fzxf5s9pk0992pefpet5d9rcvs2ae90rrfad" timestamp="1504493266"&gt;122&lt;/key&gt;&lt;/foreign-keys&gt;&lt;ref-type name="Journal Article"&gt;17&lt;/ref-type&gt;&lt;contributors&gt;&lt;authors&gt;&lt;author&gt;Navratil, V.&lt;/author&gt;&lt;author&gt;de Chassey, B.&lt;/author&gt;&lt;author&gt;Combe, C. R.&lt;/author&gt;&lt;author&gt;Lotteau, V.&lt;/author&gt;&lt;/authors&gt;&lt;/contributors&gt;&lt;auth-address&gt;Universite de Lyon, IFR128 BioSciences Lyon-Gerland, Lyon 69007, France. navratil@prabi.fr&lt;/auth-address&gt;&lt;titles&gt;&lt;title&gt;When the human viral infectome and diseasome networks collide: towards a systems biology platform for the aetiology of human diseases&lt;/title&gt;&lt;secondary-title&gt;BMC Syst Biol&lt;/secondary-title&gt;&lt;/titles&gt;&lt;periodical&gt;&lt;full-title&gt;BMC Syst Biol&lt;/full-title&gt;&lt;/periodical&gt;&lt;pages&gt;13&lt;/pages&gt;&lt;volume&gt;5&lt;/volume&gt;&lt;keywords&gt;&lt;keyword&gt;Communicable Diseases/*etiology/genetics/metabolism/*virology&lt;/keyword&gt;&lt;keyword&gt;Diabetes Mellitus, Type 1/genetics/metabolism/virology&lt;/keyword&gt;&lt;keyword&gt;Hepacivirus/physiology&lt;/keyword&gt;&lt;keyword&gt;Host-Parasite Interactions&lt;/keyword&gt;&lt;keyword&gt;Humans&lt;/keyword&gt;&lt;keyword&gt;*Metabolic Networks and Pathways&lt;/keyword&gt;&lt;keyword&gt;Molecular Sequence Annotation&lt;/keyword&gt;&lt;keyword&gt;Proteome/genetics/metabolism&lt;/keyword&gt;&lt;keyword&gt;Systems Biology/*methods&lt;/keyword&gt;&lt;/keywords&gt;&lt;dates&gt;&lt;year&gt;2011&lt;/year&gt;&lt;pub-dates&gt;&lt;date&gt;Jan 21&lt;/date&gt;&lt;/pub-dates&gt;&lt;/dates&gt;&lt;isbn&gt;1752-0509 (Electronic)&amp;#xD;1752-0509 (Linking)&lt;/isbn&gt;&lt;accession-num&gt;21255393&lt;/accession-num&gt;&lt;urls&gt;&lt;related-urls&gt;&lt;url&gt;https://www.ncbi.nlm.nih.gov/pubmed/21255393&lt;/url&gt;&lt;/related-urls&gt;&lt;/urls&gt;&lt;custom2&gt;PMC3037315&lt;/custom2&gt;&lt;electronic-resource-num&gt;10.1186/1752-0509-5-13&lt;/electronic-resource-num&gt;&lt;/record&gt;&lt;/Cite&gt;&lt;/EndNote&gt;</w:instrText>
      </w:r>
      <w:r w:rsidR="00624432">
        <w:rPr>
          <w:rFonts w:ascii="Times" w:eastAsia="Times New Roman" w:hAnsi="Times" w:cs="Times New Roman"/>
        </w:rPr>
        <w:fldChar w:fldCharType="separate"/>
      </w:r>
      <w:r w:rsidR="007C3EB7">
        <w:rPr>
          <w:rFonts w:ascii="Times" w:eastAsia="Times New Roman" w:hAnsi="Times" w:cs="Times New Roman"/>
          <w:noProof/>
        </w:rPr>
        <w:t>(55)</w:t>
      </w:r>
      <w:r w:rsidR="00624432">
        <w:rPr>
          <w:rFonts w:ascii="Times" w:eastAsia="Times New Roman" w:hAnsi="Times" w:cs="Times New Roman"/>
        </w:rPr>
        <w:fldChar w:fldCharType="end"/>
      </w:r>
      <w:del w:id="393" w:author="P Uetz" w:date="2017-09-03T22:48:00Z">
        <w:r w:rsidDel="00624432">
          <w:rPr>
            <w:rFonts w:ascii="Times" w:eastAsia="Times New Roman" w:hAnsi="Times" w:cs="Times New Roman"/>
          </w:rPr>
          <w:delText>)</w:delText>
        </w:r>
      </w:del>
      <w:r>
        <w:rPr>
          <w:rFonts w:ascii="Times" w:eastAsia="Times New Roman" w:hAnsi="Times" w:cs="Times New Roman"/>
        </w:rPr>
        <w:t>.</w:t>
      </w:r>
      <w:r w:rsidR="009B1E42">
        <w:rPr>
          <w:rFonts w:ascii="Times" w:eastAsia="Times New Roman" w:hAnsi="Times" w:cs="Times New Roman"/>
        </w:rPr>
        <w:t xml:space="preserve"> Even among highly connected proteins (k&gt;5) </w:t>
      </w:r>
      <w:r w:rsidR="00194E03">
        <w:rPr>
          <w:rFonts w:ascii="Times" w:eastAsia="Times New Roman" w:hAnsi="Times" w:cs="Times New Roman"/>
        </w:rPr>
        <w:t>in the human interactome</w:t>
      </w:r>
      <w:r w:rsidR="009B1E42">
        <w:rPr>
          <w:rFonts w:ascii="Times" w:eastAsia="Times New Roman" w:hAnsi="Times" w:cs="Times New Roman"/>
        </w:rPr>
        <w:t xml:space="preserve">, the degree of virus targets was twice as large as those of non-targeted proteins. </w:t>
      </w:r>
      <w:r w:rsidR="00194E03">
        <w:rPr>
          <w:rFonts w:ascii="Times" w:eastAsia="Times New Roman" w:hAnsi="Times" w:cs="Times New Roman"/>
        </w:rPr>
        <w:t>Note that only</w:t>
      </w:r>
      <w:r w:rsidR="00194E03" w:rsidRPr="00194E03">
        <w:rPr>
          <w:rFonts w:ascii="Times" w:eastAsia="Times New Roman" w:hAnsi="Times" w:cs="Times New Roman"/>
        </w:rPr>
        <w:t xml:space="preserve"> 50% of all </w:t>
      </w:r>
      <w:r w:rsidR="00194E03">
        <w:rPr>
          <w:rFonts w:ascii="Times" w:eastAsia="Times New Roman" w:hAnsi="Times" w:cs="Times New Roman"/>
        </w:rPr>
        <w:t xml:space="preserve">human </w:t>
      </w:r>
      <w:r w:rsidR="00194E03" w:rsidRPr="00194E03">
        <w:rPr>
          <w:rFonts w:ascii="Times" w:eastAsia="Times New Roman" w:hAnsi="Times" w:cs="Times New Roman"/>
        </w:rPr>
        <w:t>proteins</w:t>
      </w:r>
      <w:r w:rsidR="00194E03">
        <w:rPr>
          <w:rFonts w:ascii="Times" w:eastAsia="Times New Roman" w:hAnsi="Times" w:cs="Times New Roman"/>
        </w:rPr>
        <w:t xml:space="preserve"> were known to interact with other proteins</w:t>
      </w:r>
      <w:r w:rsidR="00194E03" w:rsidRPr="00194E03">
        <w:rPr>
          <w:rFonts w:ascii="Times" w:eastAsia="Times New Roman" w:hAnsi="Times" w:cs="Times New Roman"/>
        </w:rPr>
        <w:t xml:space="preserve"> in </w:t>
      </w:r>
      <w:r w:rsidR="00194E03">
        <w:rPr>
          <w:rFonts w:ascii="Times" w:eastAsia="Times New Roman" w:hAnsi="Times" w:cs="Times New Roman"/>
        </w:rPr>
        <w:t xml:space="preserve">the </w:t>
      </w:r>
      <w:r w:rsidR="00194E03" w:rsidRPr="00194E03">
        <w:rPr>
          <w:rFonts w:ascii="Times" w:eastAsia="Times New Roman" w:hAnsi="Times" w:cs="Times New Roman"/>
        </w:rPr>
        <w:t>2011</w:t>
      </w:r>
      <w:r w:rsidR="00194E03">
        <w:rPr>
          <w:rFonts w:ascii="Times" w:eastAsia="Times New Roman" w:hAnsi="Times" w:cs="Times New Roman"/>
        </w:rPr>
        <w:t xml:space="preserve"> human proteome, and 50% of these interacting proteins were interacting with only one other protein.</w:t>
      </w:r>
      <w:r w:rsidR="00035A4A">
        <w:rPr>
          <w:rFonts w:ascii="Times" w:eastAsia="Times New Roman" w:hAnsi="Times" w:cs="Times New Roman"/>
        </w:rPr>
        <w:t xml:space="preserve"> [</w:t>
      </w:r>
      <w:r w:rsidR="00035A4A" w:rsidRPr="00035A4A">
        <w:rPr>
          <w:rFonts w:ascii="Times" w:eastAsia="Times New Roman" w:hAnsi="Times" w:cs="Times New Roman"/>
          <w:highlight w:val="yellow"/>
        </w:rPr>
        <w:t>do we have an update for this?]</w:t>
      </w:r>
      <w:r w:rsidR="00035A4A">
        <w:rPr>
          <w:rFonts w:ascii="Times" w:eastAsia="Times New Roman" w:hAnsi="Times" w:cs="Times New Roman"/>
        </w:rPr>
        <w:t xml:space="preserve">  </w:t>
      </w:r>
    </w:p>
    <w:p w14:paraId="0CE0024C" w14:textId="77777777" w:rsidR="00D005CD" w:rsidRDefault="00D005CD" w:rsidP="0047280B">
      <w:pPr>
        <w:rPr>
          <w:rFonts w:ascii="Times" w:eastAsia="Times New Roman" w:hAnsi="Times" w:cs="Times New Roman"/>
        </w:rPr>
      </w:pPr>
    </w:p>
    <w:p w14:paraId="1626AC9E" w14:textId="10205B62" w:rsidR="006D72B6" w:rsidRPr="00520217" w:rsidRDefault="00E85EA7" w:rsidP="0047280B">
      <w:pPr>
        <w:rPr>
          <w:rFonts w:ascii="Times" w:eastAsia="Times New Roman" w:hAnsi="Times" w:cs="Times New Roman"/>
          <w:b/>
        </w:rPr>
      </w:pPr>
      <w:r w:rsidRPr="00520217">
        <w:rPr>
          <w:rFonts w:ascii="Times" w:eastAsia="Times New Roman" w:hAnsi="Times" w:cs="Times New Roman"/>
          <w:b/>
        </w:rPr>
        <w:t>Essential host proteins and their interactions</w:t>
      </w:r>
    </w:p>
    <w:p w14:paraId="68227EC7" w14:textId="6C505F43" w:rsidR="00E85EA7" w:rsidRDefault="003C091C" w:rsidP="0047280B">
      <w:pPr>
        <w:rPr>
          <w:rFonts w:ascii="Times" w:eastAsia="Times New Roman" w:hAnsi="Times" w:cs="Times New Roman"/>
        </w:rPr>
      </w:pPr>
      <w:r>
        <w:rPr>
          <w:rFonts w:ascii="Times" w:eastAsia="Times New Roman" w:hAnsi="Times" w:cs="Times New Roman"/>
        </w:rPr>
        <w:t>More than 1500 host proteins are known that are essential for virus infection and replication (</w:t>
      </w:r>
      <w:proofErr w:type="spellStart"/>
      <w:r>
        <w:rPr>
          <w:rFonts w:ascii="Times" w:eastAsia="Times New Roman" w:hAnsi="Times" w:cs="Times New Roman"/>
        </w:rPr>
        <w:t>Navratil</w:t>
      </w:r>
      <w:proofErr w:type="spellEnd"/>
      <w:r>
        <w:rPr>
          <w:rFonts w:ascii="Times" w:eastAsia="Times New Roman" w:hAnsi="Times" w:cs="Times New Roman"/>
        </w:rPr>
        <w:t xml:space="preserve"> 2011, SI file 7</w:t>
      </w:r>
      <w:ins w:id="394" w:author="P Uetz" w:date="2017-09-03T22:48:00Z">
        <w:r w:rsidR="00624432">
          <w:rPr>
            <w:rFonts w:ascii="Times" w:eastAsia="Times New Roman" w:hAnsi="Times" w:cs="Times New Roman"/>
          </w:rPr>
          <w:t xml:space="preserve"> </w:t>
        </w:r>
      </w:ins>
      <w:r w:rsidR="00624432">
        <w:rPr>
          <w:rFonts w:ascii="Times" w:eastAsia="Times New Roman" w:hAnsi="Times" w:cs="Times New Roman"/>
        </w:rPr>
        <w:fldChar w:fldCharType="begin"/>
      </w:r>
      <w:r w:rsidR="007C3EB7">
        <w:rPr>
          <w:rFonts w:ascii="Times" w:eastAsia="Times New Roman" w:hAnsi="Times" w:cs="Times New Roman"/>
        </w:rPr>
        <w:instrText xml:space="preserve"> ADDIN EN.CITE &lt;EndNote&gt;&lt;Cite&gt;&lt;Author&gt;Navratil&lt;/Author&gt;&lt;Year&gt;2011&lt;/Year&gt;&lt;RecNum&gt;122&lt;/RecNum&gt;&lt;DisplayText&gt;(55)&lt;/DisplayText&gt;&lt;record&gt;&lt;rec-number&gt;122&lt;/rec-number&gt;&lt;foreign-keys&gt;&lt;key app="EN" db-id="fzxf5s9pk0992pefpet5d9rcvs2ae90rrfad" timestamp="1504493266"&gt;122&lt;/key&gt;&lt;/foreign-keys&gt;&lt;ref-type name="Journal Article"&gt;17&lt;/ref-type&gt;&lt;contributors&gt;&lt;authors&gt;&lt;author&gt;Navratil, V.&lt;/author&gt;&lt;author&gt;de Chassey, B.&lt;/author&gt;&lt;author&gt;Combe, C. R.&lt;/author&gt;&lt;author&gt;Lotteau, V.&lt;/author&gt;&lt;/authors&gt;&lt;/contributors&gt;&lt;auth-address&gt;Universite de Lyon, IFR128 BioSciences Lyon-Gerland, Lyon 69007, France. navratil@prabi.fr&lt;/auth-address&gt;&lt;titles&gt;&lt;title&gt;When the human viral infectome and diseasome networks collide: towards a systems biology platform for the aetiology of human diseases&lt;/title&gt;&lt;secondary-title&gt;BMC Syst Biol&lt;/secondary-title&gt;&lt;/titles&gt;&lt;periodical&gt;&lt;full-title&gt;BMC Syst Biol&lt;/full-title&gt;&lt;/periodical&gt;&lt;pages&gt;13&lt;/pages&gt;&lt;volume&gt;5&lt;/volume&gt;&lt;keywords&gt;&lt;keyword&gt;Communicable Diseases/*etiology/genetics/metabolism/*virology&lt;/keyword&gt;&lt;keyword&gt;Diabetes Mellitus, Type 1/genetics/metabolism/virology&lt;/keyword&gt;&lt;keyword&gt;Hepacivirus/physiology&lt;/keyword&gt;&lt;keyword&gt;Host-Parasite Interactions&lt;/keyword&gt;&lt;keyword&gt;Humans&lt;/keyword&gt;&lt;keyword&gt;*Metabolic Networks and Pathways&lt;/keyword&gt;&lt;keyword&gt;Molecular Sequence Annotation&lt;/keyword&gt;&lt;keyword&gt;Proteome/genetics/metabolism&lt;/keyword&gt;&lt;keyword&gt;Systems Biology/*methods&lt;/keyword&gt;&lt;/keywords&gt;&lt;dates&gt;&lt;year&gt;2011&lt;/year&gt;&lt;pub-dates&gt;&lt;date&gt;Jan 21&lt;/date&gt;&lt;/pub-dates&gt;&lt;/dates&gt;&lt;isbn&gt;1752-0509 (Electronic)&amp;#xD;1752-0509 (Linking)&lt;/isbn&gt;&lt;accession-num&gt;21255393&lt;/accession-num&gt;&lt;urls&gt;&lt;related-urls&gt;&lt;url&gt;https://www.ncbi.nlm.nih.gov/pubmed/21255393&lt;/url&gt;&lt;/related-urls&gt;&lt;/urls&gt;&lt;custom2&gt;PMC3037315&lt;/custom2&gt;&lt;electronic-resource-num&gt;10.1186/1752-0509-5-13&lt;/electronic-resource-num&gt;&lt;/record&gt;&lt;/Cite&gt;&lt;/EndNote&gt;</w:instrText>
      </w:r>
      <w:r w:rsidR="00624432">
        <w:rPr>
          <w:rFonts w:ascii="Times" w:eastAsia="Times New Roman" w:hAnsi="Times" w:cs="Times New Roman"/>
        </w:rPr>
        <w:fldChar w:fldCharType="separate"/>
      </w:r>
      <w:r w:rsidR="007C3EB7">
        <w:rPr>
          <w:rFonts w:ascii="Times" w:eastAsia="Times New Roman" w:hAnsi="Times" w:cs="Times New Roman"/>
          <w:noProof/>
        </w:rPr>
        <w:t>(55)</w:t>
      </w:r>
      <w:r w:rsidR="00624432">
        <w:rPr>
          <w:rFonts w:ascii="Times" w:eastAsia="Times New Roman" w:hAnsi="Times" w:cs="Times New Roman"/>
        </w:rPr>
        <w:fldChar w:fldCharType="end"/>
      </w:r>
      <w:del w:id="395" w:author="P Uetz" w:date="2017-09-03T23:03:00Z">
        <w:r w:rsidDel="008A0267">
          <w:rPr>
            <w:rFonts w:ascii="Times" w:eastAsia="Times New Roman" w:hAnsi="Times" w:cs="Times New Roman"/>
          </w:rPr>
          <w:delText>)</w:delText>
        </w:r>
      </w:del>
      <w:r>
        <w:rPr>
          <w:rFonts w:ascii="Times" w:eastAsia="Times New Roman" w:hAnsi="Times" w:cs="Times New Roman"/>
        </w:rPr>
        <w:t xml:space="preserve">. However, only 11% of these are known to interact with virus proteins. However, about 42% of essential host factors (EHFs) were found </w:t>
      </w:r>
      <w:proofErr w:type="gramStart"/>
      <w:r>
        <w:rPr>
          <w:rFonts w:ascii="Times" w:eastAsia="Times New Roman" w:hAnsi="Times" w:cs="Times New Roman"/>
        </w:rPr>
        <w:t>as  interactors</w:t>
      </w:r>
      <w:proofErr w:type="gramEnd"/>
      <w:r>
        <w:rPr>
          <w:rFonts w:ascii="Times" w:eastAsia="Times New Roman" w:hAnsi="Times" w:cs="Times New Roman"/>
        </w:rPr>
        <w:t xml:space="preserve"> of virus targets.</w:t>
      </w:r>
    </w:p>
    <w:p w14:paraId="49BD712A" w14:textId="77777777" w:rsidR="00520217" w:rsidRDefault="00520217" w:rsidP="0047280B">
      <w:pPr>
        <w:rPr>
          <w:rFonts w:ascii="Times" w:eastAsia="Times New Roman" w:hAnsi="Times" w:cs="Times New Roman"/>
        </w:rPr>
      </w:pPr>
    </w:p>
    <w:p w14:paraId="3126A01B" w14:textId="2D940622" w:rsidR="00095A87" w:rsidRPr="00520217" w:rsidRDefault="006D72B6" w:rsidP="0047280B">
      <w:pPr>
        <w:rPr>
          <w:rFonts w:ascii="Times" w:eastAsia="Times New Roman" w:hAnsi="Times" w:cs="Times New Roman"/>
          <w:b/>
        </w:rPr>
      </w:pPr>
      <w:r w:rsidRPr="00520217">
        <w:rPr>
          <w:rFonts w:ascii="Times" w:eastAsia="Times New Roman" w:hAnsi="Times" w:cs="Times New Roman"/>
          <w:b/>
        </w:rPr>
        <w:t>The virus interactome-</w:t>
      </w:r>
      <w:proofErr w:type="spellStart"/>
      <w:r w:rsidRPr="00520217">
        <w:rPr>
          <w:rFonts w:ascii="Times" w:eastAsia="Times New Roman" w:hAnsi="Times" w:cs="Times New Roman"/>
          <w:b/>
        </w:rPr>
        <w:t>diseasome</w:t>
      </w:r>
      <w:proofErr w:type="spellEnd"/>
      <w:r w:rsidRPr="00520217">
        <w:rPr>
          <w:rFonts w:ascii="Times" w:eastAsia="Times New Roman" w:hAnsi="Times" w:cs="Times New Roman"/>
          <w:b/>
        </w:rPr>
        <w:t xml:space="preserve"> connection</w:t>
      </w:r>
    </w:p>
    <w:p w14:paraId="1B6028C7" w14:textId="5B7B0E7A" w:rsidR="006D72B6" w:rsidRDefault="002A43B7" w:rsidP="0047280B">
      <w:pPr>
        <w:rPr>
          <w:ins w:id="396" w:author="P Uetz" w:date="2017-09-03T23:04:00Z"/>
          <w:rFonts w:ascii="Times" w:eastAsia="Times New Roman" w:hAnsi="Times" w:cs="Times New Roman"/>
        </w:rPr>
      </w:pPr>
      <w:r>
        <w:rPr>
          <w:rFonts w:ascii="Times" w:eastAsia="Times New Roman" w:hAnsi="Times" w:cs="Times New Roman"/>
        </w:rPr>
        <w:t xml:space="preserve">It has been long known that some viruses are involved in </w:t>
      </w:r>
      <w:r w:rsidR="004C2F3D">
        <w:rPr>
          <w:rFonts w:ascii="Times" w:eastAsia="Times New Roman" w:hAnsi="Times" w:cs="Times New Roman"/>
        </w:rPr>
        <w:t xml:space="preserve">diseases not typically associated with infection. For instance, up to </w:t>
      </w:r>
      <w:ins w:id="397" w:author="P Uetz" w:date="2017-09-03T22:45:00Z">
        <w:r w:rsidR="00624432">
          <w:rPr>
            <w:rFonts w:ascii="Times" w:eastAsia="Times New Roman" w:hAnsi="Times" w:cs="Times New Roman"/>
          </w:rPr>
          <w:t>2</w:t>
        </w:r>
      </w:ins>
      <w:del w:id="398" w:author="P Uetz" w:date="2017-09-03T22:45:00Z">
        <w:r w:rsidR="004C2F3D" w:rsidDel="00624432">
          <w:rPr>
            <w:rFonts w:ascii="Times" w:eastAsia="Times New Roman" w:hAnsi="Times" w:cs="Times New Roman"/>
          </w:rPr>
          <w:delText>1</w:delText>
        </w:r>
      </w:del>
      <w:r w:rsidR="004C2F3D">
        <w:rPr>
          <w:rFonts w:ascii="Times" w:eastAsia="Times New Roman" w:hAnsi="Times" w:cs="Times New Roman"/>
        </w:rPr>
        <w:t xml:space="preserve">0% of cancers may be caused by viruses such as papilloma or certain herpesviruses </w:t>
      </w:r>
      <w:del w:id="399" w:author="P Uetz" w:date="2017-09-03T23:03:00Z">
        <w:r w:rsidR="004C2F3D" w:rsidDel="008A0267">
          <w:rPr>
            <w:rFonts w:ascii="Times" w:eastAsia="Times New Roman" w:hAnsi="Times" w:cs="Times New Roman"/>
          </w:rPr>
          <w:delText>(</w:delText>
        </w:r>
      </w:del>
      <w:r w:rsidR="00624432">
        <w:rPr>
          <w:rFonts w:ascii="Times" w:eastAsia="Times New Roman" w:hAnsi="Times" w:cs="Times New Roman"/>
        </w:rPr>
        <w:fldChar w:fldCharType="begin"/>
      </w:r>
      <w:r w:rsidR="007C3EB7">
        <w:rPr>
          <w:rFonts w:ascii="Times" w:eastAsia="Times New Roman" w:hAnsi="Times" w:cs="Times New Roman"/>
        </w:rPr>
        <w:instrText xml:space="preserve"> ADDIN EN.CITE &lt;EndNote&gt;&lt;Cite&gt;&lt;Author&gt;Morales-Sanchez&lt;/Author&gt;&lt;Year&gt;2014&lt;/Year&gt;&lt;RecNum&gt;121&lt;/RecNum&gt;&lt;DisplayText&gt;(56)&lt;/DisplayText&gt;&lt;record&gt;&lt;rec-number&gt;121&lt;/rec-number&gt;&lt;foreign-keys&gt;&lt;key app="EN" db-id="fzxf5s9pk0992pefpet5d9rcvs2ae90rrfad" timestamp="1504493181"&gt;121&lt;/key&gt;&lt;/foreign-keys&gt;&lt;ref-type name="Journal Article"&gt;17&lt;/ref-type&gt;&lt;contributors&gt;&lt;authors&gt;&lt;author&gt;Morales-Sanchez, A.&lt;/author&gt;&lt;author&gt;Fuentes-Panana, E. M.&lt;/author&gt;&lt;/authors&gt;&lt;/contributors&gt;&lt;auth-address&gt;Unidad de Investigacion en Virologia y Cancer, Hospital Infantil de Mexico Federico Gomez. Dr. Marquez 162, Col. Doctores, C.P. 06720. Mexico D.F., Mexico. abimor2002@yahoo.com.mx.&amp;#xD;Unidad de Investigacion en Virologia y Cancer, Hospital Infantil de Mexico Federico Gomez. Dr. Marquez 162, Col. Doctores, C.P. 06720. Mexico D.F., Mexico. empanana@yahoo.com.&lt;/auth-address&gt;&lt;titles&gt;&lt;title&gt;Human viruses and cancer&lt;/title&gt;&lt;secondary-title&gt;Viruses&lt;/secondary-title&gt;&lt;/titles&gt;&lt;periodical&gt;&lt;full-title&gt;Viruses&lt;/full-title&gt;&lt;/periodical&gt;&lt;pages&gt;4047-79&lt;/pages&gt;&lt;volume&gt;6&lt;/volume&gt;&lt;number&gt;10&lt;/number&gt;&lt;keywords&gt;&lt;keyword&gt;Apoptosis&lt;/keyword&gt;&lt;keyword&gt;Cell Transformation, Neoplastic&lt;/keyword&gt;&lt;keyword&gt;Genomic Instability&lt;/keyword&gt;&lt;keyword&gt;Humans&lt;/keyword&gt;&lt;keyword&gt;Immune Tolerance&lt;/keyword&gt;&lt;keyword&gt;Neoplasms/*virology&lt;/keyword&gt;&lt;keyword&gt;Oncogenic Viruses/*physiology&lt;/keyword&gt;&lt;keyword&gt;Tumor Virus Infections/*virology&lt;/keyword&gt;&lt;/keywords&gt;&lt;dates&gt;&lt;year&gt;2014&lt;/year&gt;&lt;pub-dates&gt;&lt;date&gt;Oct 23&lt;/date&gt;&lt;/pub-dates&gt;&lt;/dates&gt;&lt;isbn&gt;1999-4915 (Electronic)&amp;#xD;1999-4915 (Linking)&lt;/isbn&gt;&lt;accession-num&gt;25341666&lt;/accession-num&gt;&lt;urls&gt;&lt;related-urls&gt;&lt;url&gt;https://www.ncbi.nlm.nih.gov/pubmed/25341666&lt;/url&gt;&lt;/related-urls&gt;&lt;/urls&gt;&lt;custom2&gt;PMC4213577&lt;/custom2&gt;&lt;electronic-resource-num&gt;10.3390/v6104047&lt;/electronic-resource-num&gt;&lt;/record&gt;&lt;/Cite&gt;&lt;/EndNote&gt;</w:instrText>
      </w:r>
      <w:r w:rsidR="00624432">
        <w:rPr>
          <w:rFonts w:ascii="Times" w:eastAsia="Times New Roman" w:hAnsi="Times" w:cs="Times New Roman"/>
        </w:rPr>
        <w:fldChar w:fldCharType="separate"/>
      </w:r>
      <w:r w:rsidR="007C3EB7">
        <w:rPr>
          <w:rFonts w:ascii="Times" w:eastAsia="Times New Roman" w:hAnsi="Times" w:cs="Times New Roman"/>
          <w:noProof/>
        </w:rPr>
        <w:t>(56)</w:t>
      </w:r>
      <w:r w:rsidR="00624432">
        <w:rPr>
          <w:rFonts w:ascii="Times" w:eastAsia="Times New Roman" w:hAnsi="Times" w:cs="Times New Roman"/>
        </w:rPr>
        <w:fldChar w:fldCharType="end"/>
      </w:r>
      <w:del w:id="400" w:author="P Uetz" w:date="2017-09-03T23:03:00Z">
        <w:r w:rsidR="004C2F3D" w:rsidDel="008A0267">
          <w:rPr>
            <w:rFonts w:ascii="Times" w:eastAsia="Times New Roman" w:hAnsi="Times" w:cs="Times New Roman"/>
          </w:rPr>
          <w:delText>)</w:delText>
        </w:r>
      </w:del>
      <w:r w:rsidR="004C2F3D">
        <w:rPr>
          <w:rFonts w:ascii="Times" w:eastAsia="Times New Roman" w:hAnsi="Times" w:cs="Times New Roman"/>
        </w:rPr>
        <w:t xml:space="preserve">. </w:t>
      </w:r>
      <w:proofErr w:type="spellStart"/>
      <w:r w:rsidR="004C2F3D">
        <w:rPr>
          <w:rFonts w:ascii="Times" w:eastAsia="Times New Roman" w:hAnsi="Times" w:cs="Times New Roman"/>
        </w:rPr>
        <w:t>Navratil</w:t>
      </w:r>
      <w:proofErr w:type="spellEnd"/>
      <w:r w:rsidR="004C2F3D">
        <w:rPr>
          <w:rFonts w:ascii="Times" w:eastAsia="Times New Roman" w:hAnsi="Times" w:cs="Times New Roman"/>
        </w:rPr>
        <w:t xml:space="preserve"> et al used their list of virus targets and compared it to a list of 1729 human genetic disease-related proteins (derived from OMIM). It turns out that 13% of human virus targets are also associated with at least one human disease</w:t>
      </w:r>
      <w:ins w:id="401" w:author="P Uetz" w:date="2017-09-03T22:46:00Z">
        <w:r w:rsidR="00624432">
          <w:rPr>
            <w:rFonts w:ascii="Times" w:eastAsia="Times New Roman" w:hAnsi="Times" w:cs="Times New Roman"/>
          </w:rPr>
          <w:t xml:space="preserve"> </w:t>
        </w:r>
      </w:ins>
      <w:r w:rsidR="00624432">
        <w:rPr>
          <w:rFonts w:ascii="Times" w:eastAsia="Times New Roman" w:hAnsi="Times" w:cs="Times New Roman"/>
        </w:rPr>
        <w:fldChar w:fldCharType="begin"/>
      </w:r>
      <w:r w:rsidR="007C3EB7">
        <w:rPr>
          <w:rFonts w:ascii="Times" w:eastAsia="Times New Roman" w:hAnsi="Times" w:cs="Times New Roman"/>
        </w:rPr>
        <w:instrText xml:space="preserve"> ADDIN EN.CITE &lt;EndNote&gt;&lt;Cite&gt;&lt;Author&gt;Navratil&lt;/Author&gt;&lt;Year&gt;2011&lt;/Year&gt;&lt;RecNum&gt;122&lt;/RecNum&gt;&lt;DisplayText&gt;(55)&lt;/DisplayText&gt;&lt;record&gt;&lt;rec-number&gt;122&lt;/rec-number&gt;&lt;foreign-keys&gt;&lt;key app="EN" db-id="fzxf5s9pk0992pefpet5d9rcvs2ae90rrfad" timestamp="1504493266"&gt;122&lt;/key&gt;&lt;/foreign-keys&gt;&lt;ref-type name="Journal Article"&gt;17&lt;/ref-type&gt;&lt;contributors&gt;&lt;authors&gt;&lt;author&gt;Navratil, V.&lt;/author&gt;&lt;author&gt;de Chassey, B.&lt;/author&gt;&lt;author&gt;Combe, C. R.&lt;/author&gt;&lt;author&gt;Lotteau, V.&lt;/author&gt;&lt;/authors&gt;&lt;/contributors&gt;&lt;auth-address&gt;Universite de Lyon, IFR128 BioSciences Lyon-Gerland, Lyon 69007, France. navratil@prabi.fr&lt;/auth-address&gt;&lt;titles&gt;&lt;title&gt;When the human viral infectome and diseasome networks collide: towards a systems biology platform for the aetiology of human diseases&lt;/title&gt;&lt;secondary-title&gt;BMC Syst Biol&lt;/secondary-title&gt;&lt;/titles&gt;&lt;periodical&gt;&lt;full-title&gt;BMC Syst Biol&lt;/full-title&gt;&lt;/periodical&gt;&lt;pages&gt;13&lt;/pages&gt;&lt;volume&gt;5&lt;/volume&gt;&lt;keywords&gt;&lt;keyword&gt;Communicable Diseases/*etiology/genetics/metabolism/*virology&lt;/keyword&gt;&lt;keyword&gt;Diabetes Mellitus, Type 1/genetics/metabolism/virology&lt;/keyword&gt;&lt;keyword&gt;Hepacivirus/physiology&lt;/keyword&gt;&lt;keyword&gt;Host-Parasite Interactions&lt;/keyword&gt;&lt;keyword&gt;Humans&lt;/keyword&gt;&lt;keyword&gt;*Metabolic Networks and Pathways&lt;/keyword&gt;&lt;keyword&gt;Molecular Sequence Annotation&lt;/keyword&gt;&lt;keyword&gt;Proteome/genetics/metabolism&lt;/keyword&gt;&lt;keyword&gt;Systems Biology/*methods&lt;/keyword&gt;&lt;/keywords&gt;&lt;dates&gt;&lt;year&gt;2011&lt;/year&gt;&lt;pub-dates&gt;&lt;date&gt;Jan 21&lt;/date&gt;&lt;/pub-dates&gt;&lt;/dates&gt;&lt;isbn&gt;1752-0509 (Electronic)&amp;#xD;1752-0509 (Linking)&lt;/isbn&gt;&lt;accession-num&gt;21255393&lt;/accession-num&gt;&lt;urls&gt;&lt;related-urls&gt;&lt;url&gt;https://www.ncbi.nlm.nih.gov/pubmed/21255393&lt;/url&gt;&lt;/related-urls&gt;&lt;/urls&gt;&lt;custom2&gt;PMC3037315&lt;/custom2&gt;&lt;electronic-resource-num&gt;10.1186/1752-0509-5-13&lt;/electronic-resource-num&gt;&lt;/record&gt;&lt;/Cite&gt;&lt;/EndNote&gt;</w:instrText>
      </w:r>
      <w:r w:rsidR="00624432">
        <w:rPr>
          <w:rFonts w:ascii="Times" w:eastAsia="Times New Roman" w:hAnsi="Times" w:cs="Times New Roman"/>
        </w:rPr>
        <w:fldChar w:fldCharType="separate"/>
      </w:r>
      <w:r w:rsidR="007C3EB7">
        <w:rPr>
          <w:rFonts w:ascii="Times" w:eastAsia="Times New Roman" w:hAnsi="Times" w:cs="Times New Roman"/>
          <w:noProof/>
        </w:rPr>
        <w:t>(55)</w:t>
      </w:r>
      <w:r w:rsidR="00624432">
        <w:rPr>
          <w:rFonts w:ascii="Times" w:eastAsia="Times New Roman" w:hAnsi="Times" w:cs="Times New Roman"/>
        </w:rPr>
        <w:fldChar w:fldCharType="end"/>
      </w:r>
      <w:r w:rsidR="004C2F3D">
        <w:rPr>
          <w:rFonts w:ascii="Times" w:eastAsia="Times New Roman" w:hAnsi="Times" w:cs="Times New Roman"/>
        </w:rPr>
        <w:t>. That is, a human protein interacting with a virus protein is twice as likely to be involved in a disease than a non-target.</w:t>
      </w:r>
      <w:r w:rsidR="009A101E">
        <w:rPr>
          <w:rFonts w:ascii="Times" w:eastAsia="Times New Roman" w:hAnsi="Times" w:cs="Times New Roman"/>
        </w:rPr>
        <w:t xml:space="preserve"> Most of the diseases found in this study were related to cancer or neurodegenerative diseases. Surprisingly, type 1 diabetes was also associated with virus infection, as were autoimmune diseases in general. The latter may not be surprising, given that many virus infections elicit a strong immune reaction.</w:t>
      </w:r>
    </w:p>
    <w:p w14:paraId="43AAFDB4" w14:textId="676303FF" w:rsidR="00F6512F" w:rsidRDefault="00062CF2" w:rsidP="0047280B">
      <w:pPr>
        <w:rPr>
          <w:rFonts w:ascii="Times" w:eastAsia="Times New Roman" w:hAnsi="Times" w:cs="Times New Roman"/>
        </w:rPr>
      </w:pPr>
      <w:ins w:id="402" w:author="P Uetz" w:date="2017-09-03T23:05:00Z">
        <w:r>
          <w:rPr>
            <w:rFonts w:ascii="Times" w:eastAsia="Times New Roman" w:hAnsi="Times" w:cs="Times New Roman"/>
          </w:rPr>
          <w:t xml:space="preserve">An independent </w:t>
        </w:r>
        <w:r w:rsidR="00F6512F">
          <w:rPr>
            <w:rFonts w:ascii="Times" w:eastAsia="Times New Roman" w:hAnsi="Times" w:cs="Times New Roman"/>
          </w:rPr>
          <w:t>study came</w:t>
        </w:r>
        <w:r>
          <w:rPr>
            <w:rFonts w:ascii="Times" w:eastAsia="Times New Roman" w:hAnsi="Times" w:cs="Times New Roman"/>
          </w:rPr>
          <w:t xml:space="preserve"> to a similar conclusion</w:t>
        </w:r>
      </w:ins>
      <w:ins w:id="403" w:author="P Uetz" w:date="2017-09-03T23:07:00Z">
        <w:r>
          <w:rPr>
            <w:rFonts w:ascii="Times" w:eastAsia="Times New Roman" w:hAnsi="Times" w:cs="Times New Roman"/>
          </w:rPr>
          <w:t xml:space="preserve">: </w:t>
        </w:r>
      </w:ins>
      <w:bookmarkStart w:id="404" w:name="OLE_LINK36"/>
      <w:bookmarkStart w:id="405" w:name="OLE_LINK37"/>
      <w:proofErr w:type="spellStart"/>
      <w:ins w:id="406" w:author="P Uetz" w:date="2017-09-03T23:05:00Z">
        <w:r w:rsidR="00F6512F">
          <w:rPr>
            <w:rFonts w:ascii="Times" w:eastAsia="Times New Roman" w:hAnsi="Times" w:cs="Times New Roman"/>
          </w:rPr>
          <w:t>Gulbahce</w:t>
        </w:r>
        <w:proofErr w:type="spellEnd"/>
        <w:r w:rsidR="00F6512F">
          <w:rPr>
            <w:rFonts w:ascii="Times" w:eastAsia="Times New Roman" w:hAnsi="Times" w:cs="Times New Roman"/>
          </w:rPr>
          <w:t xml:space="preserve"> et al</w:t>
        </w:r>
        <w:bookmarkEnd w:id="404"/>
        <w:bookmarkEnd w:id="405"/>
        <w:r w:rsidR="00F6512F">
          <w:rPr>
            <w:rFonts w:ascii="Times" w:eastAsia="Times New Roman" w:hAnsi="Times" w:cs="Times New Roman"/>
          </w:rPr>
          <w:t>. analyzed the conne</w:t>
        </w:r>
        <w:r>
          <w:rPr>
            <w:rFonts w:ascii="Times" w:eastAsia="Times New Roman" w:hAnsi="Times" w:cs="Times New Roman"/>
          </w:rPr>
          <w:t>ction between Epste</w:t>
        </w:r>
        <w:r w:rsidR="00F6512F">
          <w:rPr>
            <w:rFonts w:ascii="Times" w:eastAsia="Times New Roman" w:hAnsi="Times" w:cs="Times New Roman"/>
          </w:rPr>
          <w:t>in-Barr-Virus (EBV)</w:t>
        </w:r>
      </w:ins>
      <w:ins w:id="407" w:author="P Uetz" w:date="2017-09-03T23:07:00Z">
        <w:r>
          <w:rPr>
            <w:rFonts w:ascii="Times" w:eastAsia="Times New Roman" w:hAnsi="Times" w:cs="Times New Roman"/>
          </w:rPr>
          <w:t>,</w:t>
        </w:r>
      </w:ins>
      <w:ins w:id="408" w:author="P Uetz" w:date="2017-09-03T23:05:00Z">
        <w:r w:rsidR="00F6512F">
          <w:rPr>
            <w:rFonts w:ascii="Times" w:eastAsia="Times New Roman" w:hAnsi="Times" w:cs="Times New Roman"/>
          </w:rPr>
          <w:t xml:space="preserve"> human papilloma virus (HPV) and </w:t>
        </w:r>
      </w:ins>
      <w:ins w:id="409" w:author="P Uetz" w:date="2017-09-03T23:06:00Z">
        <w:r>
          <w:rPr>
            <w:rFonts w:ascii="Times" w:eastAsia="Times New Roman" w:hAnsi="Times" w:cs="Times New Roman"/>
          </w:rPr>
          <w:t>disease</w:t>
        </w:r>
      </w:ins>
      <w:ins w:id="410" w:author="P Uetz" w:date="2017-09-03T23:13:00Z">
        <w:r>
          <w:rPr>
            <w:rFonts w:ascii="Times" w:eastAsia="Times New Roman" w:hAnsi="Times" w:cs="Times New Roman"/>
          </w:rPr>
          <w:t xml:space="preserve"> </w:t>
        </w:r>
      </w:ins>
      <w:r>
        <w:rPr>
          <w:rFonts w:ascii="Times" w:eastAsia="Times New Roman" w:hAnsi="Times" w:cs="Times New Roman"/>
        </w:rPr>
        <w:fldChar w:fldCharType="begin">
          <w:fldData xml:space="preserve">PEVuZE5vdGU+PENpdGU+PEF1dGhvcj5HdWxiYWhjZTwvQXV0aG9yPjxZZWFyPjIwMTI8L1llYXI+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</w:fldData>
        </w:fldChar>
      </w:r>
      <w:r>
        <w:rPr>
          <w:rFonts w:ascii="Times" w:eastAsia="Times New Roman" w:hAnsi="Times" w:cs="Times New Roman"/>
        </w:rPr>
        <w:instrText xml:space="preserve"> ADDIN EN.CITE </w:instrText>
      </w:r>
      <w:r>
        <w:rPr>
          <w:rFonts w:ascii="Times" w:eastAsia="Times New Roman" w:hAnsi="Times" w:cs="Times New Roman"/>
        </w:rPr>
        <w:fldChar w:fldCharType="begin">
          <w:fldData xml:space="preserve">PEVuZE5vdGU+PENpdGU+PEF1dGhvcj5HdWxiYWhjZTwvQXV0aG9yPjxZZWFyPjIwMTI8L1llYXI+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</w:fldData>
        </w:fldChar>
      </w:r>
      <w:r>
        <w:rPr>
          <w:rFonts w:ascii="Times" w:eastAsia="Times New Roman" w:hAnsi="Times" w:cs="Times New Roman"/>
        </w:rPr>
        <w:instrText xml:space="preserve"> ADDIN EN.CITE.DATA </w:instrText>
      </w:r>
      <w:r>
        <w:rPr>
          <w:rFonts w:ascii="Times" w:eastAsia="Times New Roman" w:hAnsi="Times" w:cs="Times New Roman"/>
        </w:rPr>
      </w:r>
      <w:r>
        <w:rPr>
          <w:rFonts w:ascii="Times" w:eastAsia="Times New Roman" w:hAnsi="Times" w:cs="Times New Roman"/>
        </w:rPr>
        <w:fldChar w:fldCharType="end"/>
      </w:r>
      <w:r>
        <w:rPr>
          <w:rFonts w:ascii="Times" w:eastAsia="Times New Roman" w:hAnsi="Times" w:cs="Times New Roman"/>
        </w:rPr>
      </w:r>
      <w:r>
        <w:rPr>
          <w:rFonts w:ascii="Times" w:eastAsia="Times New Roman" w:hAnsi="Times" w:cs="Times New Roman"/>
        </w:rPr>
        <w:fldChar w:fldCharType="separate"/>
      </w:r>
      <w:r>
        <w:rPr>
          <w:rFonts w:ascii="Times" w:eastAsia="Times New Roman" w:hAnsi="Times" w:cs="Times New Roman"/>
          <w:noProof/>
        </w:rPr>
        <w:t>(57)</w:t>
      </w:r>
      <w:r>
        <w:rPr>
          <w:rFonts w:ascii="Times" w:eastAsia="Times New Roman" w:hAnsi="Times" w:cs="Times New Roman"/>
        </w:rPr>
        <w:fldChar w:fldCharType="end"/>
      </w:r>
      <w:ins w:id="411" w:author="P Uetz" w:date="2017-09-03T23:06:00Z">
        <w:r>
          <w:rPr>
            <w:rFonts w:ascii="Times" w:eastAsia="Times New Roman" w:hAnsi="Times" w:cs="Times New Roman"/>
          </w:rPr>
          <w:t xml:space="preserve">. </w:t>
        </w:r>
      </w:ins>
      <w:ins w:id="412" w:author="P Uetz" w:date="2017-09-03T23:07:00Z">
        <w:r>
          <w:rPr>
            <w:rFonts w:ascii="Times" w:eastAsia="Times New Roman" w:hAnsi="Times" w:cs="Times New Roman"/>
          </w:rPr>
          <w:t xml:space="preserve">However, these authors not just used PPIs but also metabolic networks and regulatory interactions. </w:t>
        </w:r>
      </w:ins>
      <w:ins w:id="413" w:author="P Uetz" w:date="2017-09-03T23:11:00Z">
        <w:r w:rsidRPr="00062CF2">
          <w:rPr>
            <w:rFonts w:ascii="Times" w:eastAsia="Times New Roman" w:hAnsi="Times" w:cs="Times New Roman"/>
          </w:rPr>
          <w:t xml:space="preserve">Using U.S. Medicare patient medical history data derived from 13 million patients, </w:t>
        </w:r>
      </w:ins>
      <w:proofErr w:type="spellStart"/>
      <w:ins w:id="414" w:author="P Uetz" w:date="2017-09-03T23:12:00Z">
        <w:r w:rsidRPr="00062CF2">
          <w:rPr>
            <w:rFonts w:ascii="Times" w:eastAsia="Times New Roman" w:hAnsi="Times" w:cs="Times New Roman"/>
          </w:rPr>
          <w:t>Gulbahce</w:t>
        </w:r>
        <w:proofErr w:type="spellEnd"/>
        <w:r w:rsidRPr="00062CF2">
          <w:rPr>
            <w:rFonts w:ascii="Times" w:eastAsia="Times New Roman" w:hAnsi="Times" w:cs="Times New Roman"/>
          </w:rPr>
          <w:t xml:space="preserve"> et al</w:t>
        </w:r>
        <w:r>
          <w:rPr>
            <w:rFonts w:ascii="Times" w:eastAsia="Times New Roman" w:hAnsi="Times" w:cs="Times New Roman"/>
          </w:rPr>
          <w:t>.</w:t>
        </w:r>
        <w:r w:rsidRPr="00062CF2">
          <w:rPr>
            <w:rFonts w:ascii="Times" w:eastAsia="Times New Roman" w:hAnsi="Times" w:cs="Times New Roman"/>
          </w:rPr>
          <w:t xml:space="preserve"> </w:t>
        </w:r>
      </w:ins>
      <w:ins w:id="415" w:author="P Uetz" w:date="2017-09-03T23:11:00Z">
        <w:r w:rsidRPr="00062CF2">
          <w:rPr>
            <w:rFonts w:ascii="Times" w:eastAsia="Times New Roman" w:hAnsi="Times" w:cs="Times New Roman"/>
          </w:rPr>
          <w:t xml:space="preserve">found that </w:t>
        </w:r>
      </w:ins>
      <w:ins w:id="416" w:author="P Uetz" w:date="2017-09-03T23:13:00Z">
        <w:r>
          <w:rPr>
            <w:rFonts w:ascii="Times" w:eastAsia="Times New Roman" w:hAnsi="Times" w:cs="Times New Roman"/>
          </w:rPr>
          <w:t>many</w:t>
        </w:r>
      </w:ins>
      <w:ins w:id="417" w:author="P Uetz" w:date="2017-09-03T23:11:00Z">
        <w:r w:rsidRPr="00062CF2">
          <w:rPr>
            <w:rFonts w:ascii="Times" w:eastAsia="Times New Roman" w:hAnsi="Times" w:cs="Times New Roman"/>
          </w:rPr>
          <w:t xml:space="preserve"> diseases are often associated with viral infection, </w:t>
        </w:r>
      </w:ins>
      <w:ins w:id="418" w:author="P Uetz" w:date="2017-09-03T23:14:00Z">
        <w:r>
          <w:rPr>
            <w:rFonts w:ascii="Times" w:eastAsia="Times New Roman" w:hAnsi="Times" w:cs="Times New Roman"/>
          </w:rPr>
          <w:t>including</w:t>
        </w:r>
      </w:ins>
      <w:ins w:id="419" w:author="P Uetz" w:date="2017-09-03T23:11:00Z">
        <w:r w:rsidRPr="00062CF2">
          <w:rPr>
            <w:rFonts w:ascii="Times" w:eastAsia="Times New Roman" w:hAnsi="Times" w:cs="Times New Roman"/>
          </w:rPr>
          <w:t xml:space="preserve"> EBV or HPV</w:t>
        </w:r>
      </w:ins>
      <w:ins w:id="420" w:author="P Uetz" w:date="2017-09-03T23:14:00Z">
        <w:r>
          <w:rPr>
            <w:rFonts w:ascii="Times" w:eastAsia="Times New Roman" w:hAnsi="Times" w:cs="Times New Roman"/>
          </w:rPr>
          <w:t xml:space="preserve">. For instance, </w:t>
        </w:r>
        <w:r w:rsidRPr="00062CF2">
          <w:rPr>
            <w:rFonts w:ascii="Times" w:eastAsia="Times New Roman" w:hAnsi="Times" w:cs="Times New Roman"/>
          </w:rPr>
          <w:t>HPV patients have 15.7 and 2.7 times increased chance of developing retina and bladder</w:t>
        </w:r>
        <w:r>
          <w:rPr>
            <w:rFonts w:ascii="Times" w:eastAsia="Times New Roman" w:hAnsi="Times" w:cs="Times New Roman"/>
          </w:rPr>
          <w:t xml:space="preserve"> cancer</w:t>
        </w:r>
      </w:ins>
      <w:ins w:id="421" w:author="P Uetz" w:date="2017-09-03T23:15:00Z">
        <w:r>
          <w:rPr>
            <w:rFonts w:ascii="Times" w:eastAsia="Times New Roman" w:hAnsi="Times" w:cs="Times New Roman"/>
          </w:rPr>
          <w:t xml:space="preserve"> but also a higher risk of </w:t>
        </w:r>
      </w:ins>
      <w:ins w:id="422" w:author="P Uetz" w:date="2017-09-03T23:16:00Z">
        <w:r w:rsidR="00BA6A0F" w:rsidRPr="00BA6A0F">
          <w:rPr>
            <w:rFonts w:ascii="Times" w:eastAsia="Times New Roman" w:hAnsi="Times" w:cs="Times New Roman"/>
          </w:rPr>
          <w:t>Fanconi anemia</w:t>
        </w:r>
        <w:r w:rsidR="00BA6A0F">
          <w:rPr>
            <w:rFonts w:ascii="Times" w:eastAsia="Times New Roman" w:hAnsi="Times" w:cs="Times New Roman"/>
          </w:rPr>
          <w:t xml:space="preserve"> </w:t>
        </w:r>
      </w:ins>
      <w:r w:rsidR="00BA6A0F">
        <w:rPr>
          <w:rFonts w:ascii="Times" w:eastAsia="Times New Roman" w:hAnsi="Times" w:cs="Times New Roman"/>
        </w:rPr>
        <w:fldChar w:fldCharType="begin">
          <w:fldData xml:space="preserve">PEVuZE5vdGU+PENpdGU+PEF1dGhvcj5HdWxiYWhjZTwvQXV0aG9yPjxZZWFyPjIwMTI8L1llYXI+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</w:fldData>
        </w:fldChar>
      </w:r>
      <w:r w:rsidR="00BA6A0F">
        <w:rPr>
          <w:rFonts w:ascii="Times" w:eastAsia="Times New Roman" w:hAnsi="Times" w:cs="Times New Roman"/>
        </w:rPr>
        <w:instrText xml:space="preserve"> ADDIN EN.CITE </w:instrText>
      </w:r>
      <w:r w:rsidR="00BA6A0F">
        <w:rPr>
          <w:rFonts w:ascii="Times" w:eastAsia="Times New Roman" w:hAnsi="Times" w:cs="Times New Roman"/>
        </w:rPr>
        <w:fldChar w:fldCharType="begin">
          <w:fldData xml:space="preserve">PEVuZE5vdGU+PENpdGU+PEF1dGhvcj5HdWxiYWhjZTwvQXV0aG9yPjxZZWFyPjIwMTI8L1llYXI+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</w:fldData>
        </w:fldChar>
      </w:r>
      <w:r w:rsidR="00BA6A0F">
        <w:rPr>
          <w:rFonts w:ascii="Times" w:eastAsia="Times New Roman" w:hAnsi="Times" w:cs="Times New Roman"/>
        </w:rPr>
        <w:instrText xml:space="preserve"> ADDIN EN.CITE.DATA </w:instrText>
      </w:r>
      <w:r w:rsidR="00BA6A0F">
        <w:rPr>
          <w:rFonts w:ascii="Times" w:eastAsia="Times New Roman" w:hAnsi="Times" w:cs="Times New Roman"/>
        </w:rPr>
      </w:r>
      <w:r w:rsidR="00BA6A0F">
        <w:rPr>
          <w:rFonts w:ascii="Times" w:eastAsia="Times New Roman" w:hAnsi="Times" w:cs="Times New Roman"/>
        </w:rPr>
        <w:fldChar w:fldCharType="end"/>
      </w:r>
      <w:r w:rsidR="00BA6A0F">
        <w:rPr>
          <w:rFonts w:ascii="Times" w:eastAsia="Times New Roman" w:hAnsi="Times" w:cs="Times New Roman"/>
        </w:rPr>
      </w:r>
      <w:r w:rsidR="00BA6A0F">
        <w:rPr>
          <w:rFonts w:ascii="Times" w:eastAsia="Times New Roman" w:hAnsi="Times" w:cs="Times New Roman"/>
        </w:rPr>
        <w:fldChar w:fldCharType="separate"/>
      </w:r>
      <w:r w:rsidR="00BA6A0F">
        <w:rPr>
          <w:rFonts w:ascii="Times" w:eastAsia="Times New Roman" w:hAnsi="Times" w:cs="Times New Roman"/>
          <w:noProof/>
        </w:rPr>
        <w:t>(57)</w:t>
      </w:r>
      <w:r w:rsidR="00BA6A0F">
        <w:rPr>
          <w:rFonts w:ascii="Times" w:eastAsia="Times New Roman" w:hAnsi="Times" w:cs="Times New Roman"/>
        </w:rPr>
        <w:fldChar w:fldCharType="end"/>
      </w:r>
      <w:ins w:id="423" w:author="P Uetz" w:date="2017-09-03T23:16:00Z">
        <w:r w:rsidR="00BA6A0F">
          <w:rPr>
            <w:rFonts w:ascii="Times" w:eastAsia="Times New Roman" w:hAnsi="Times" w:cs="Times New Roman"/>
          </w:rPr>
          <w:t>.</w:t>
        </w:r>
      </w:ins>
    </w:p>
    <w:p w14:paraId="53092D76" w14:textId="77777777" w:rsidR="006D72B6" w:rsidRDefault="006D72B6" w:rsidP="0047280B">
      <w:pPr>
        <w:rPr>
          <w:rFonts w:ascii="Times" w:eastAsia="Times New Roman" w:hAnsi="Times" w:cs="Times New Roman"/>
        </w:rPr>
      </w:pPr>
    </w:p>
    <w:p w14:paraId="18854FC1" w14:textId="77777777" w:rsidR="00CD5928" w:rsidRPr="00CD5928" w:rsidRDefault="00CD5928" w:rsidP="00CD5928">
      <w:pPr>
        <w:rPr>
          <w:ins w:id="424" w:author="P Uetz" w:date="2017-09-03T22:33:00Z"/>
          <w:rFonts w:ascii="Times" w:eastAsia="Times New Roman" w:hAnsi="Times" w:cs="Times New Roman"/>
          <w:b/>
          <w:rPrChange w:id="425" w:author="P Uetz" w:date="2017-09-03T22:34:00Z">
            <w:rPr>
              <w:ins w:id="426" w:author="P Uetz" w:date="2017-09-03T22:33:00Z"/>
              <w:rFonts w:ascii="Times" w:eastAsia="Times New Roman" w:hAnsi="Times" w:cs="Times New Roman"/>
            </w:rPr>
          </w:rPrChange>
        </w:rPr>
      </w:pPr>
      <w:ins w:id="427" w:author="P Uetz" w:date="2017-09-03T22:33:00Z">
        <w:r w:rsidRPr="00CD5928">
          <w:rPr>
            <w:rFonts w:ascii="Times" w:eastAsia="Times New Roman" w:hAnsi="Times" w:cs="Times New Roman"/>
            <w:b/>
            <w:rPrChange w:id="428" w:author="P Uetz" w:date="2017-09-03T22:34:00Z">
              <w:rPr>
                <w:rFonts w:ascii="Times" w:eastAsia="Times New Roman" w:hAnsi="Times" w:cs="Times New Roman"/>
              </w:rPr>
            </w:rPrChange>
          </w:rPr>
          <w:t>Virus interactions with the host metabolome</w:t>
        </w:r>
      </w:ins>
    </w:p>
    <w:p w14:paraId="4D516120" w14:textId="4EF7D967" w:rsidR="00CD5928" w:rsidRPr="00CD5928" w:rsidRDefault="00CD5928" w:rsidP="00CD5928">
      <w:pPr>
        <w:rPr>
          <w:ins w:id="429" w:author="P Uetz" w:date="2017-09-03T22:33:00Z"/>
          <w:rFonts w:ascii="Times" w:eastAsia="Times New Roman" w:hAnsi="Times" w:cs="Times New Roman"/>
        </w:rPr>
      </w:pPr>
      <w:ins w:id="430" w:author="P Uetz" w:date="2017-09-03T22:33:00Z">
        <w:r w:rsidRPr="00CD5928">
          <w:rPr>
            <w:rFonts w:ascii="Times" w:eastAsia="Times New Roman" w:hAnsi="Times" w:cs="Times New Roman"/>
          </w:rPr>
          <w:t xml:space="preserve">There is increasing evidence that viruses not just highjack the host replication machinery, but also the host metabolic machinery. </w:t>
        </w:r>
      </w:ins>
      <w:ins w:id="431" w:author="P Uetz" w:date="2017-09-03T22:34:00Z">
        <w:r>
          <w:rPr>
            <w:rFonts w:ascii="Times" w:eastAsia="Times New Roman" w:hAnsi="Times" w:cs="Times New Roman"/>
          </w:rPr>
          <w:t xml:space="preserve">For instance, </w:t>
        </w:r>
      </w:ins>
      <w:ins w:id="432" w:author="P Uetz" w:date="2017-09-03T22:33:00Z">
        <w:r w:rsidRPr="00CD5928">
          <w:rPr>
            <w:rFonts w:ascii="Times" w:eastAsia="Times New Roman" w:hAnsi="Times" w:cs="Times New Roman"/>
          </w:rPr>
          <w:t>Adenovirus 5 proteins E4ORF1 and E4ORF6 co</w:t>
        </w:r>
      </w:ins>
      <w:ins w:id="433" w:author="P Uetz" w:date="2017-09-03T22:34:00Z">
        <w:r>
          <w:rPr>
            <w:rFonts w:ascii="Times" w:eastAsia="Times New Roman" w:hAnsi="Times" w:cs="Times New Roman"/>
          </w:rPr>
          <w:t>-</w:t>
        </w:r>
      </w:ins>
      <w:proofErr w:type="spellStart"/>
      <w:ins w:id="434" w:author="P Uetz" w:date="2017-09-03T22:33:00Z">
        <w:r w:rsidRPr="00CD5928">
          <w:rPr>
            <w:rFonts w:ascii="Times" w:eastAsia="Times New Roman" w:hAnsi="Times" w:cs="Times New Roman"/>
          </w:rPr>
          <w:t>immunoprecipitate</w:t>
        </w:r>
        <w:proofErr w:type="spellEnd"/>
        <w:r w:rsidRPr="00CD5928">
          <w:rPr>
            <w:rFonts w:ascii="Times" w:eastAsia="Times New Roman" w:hAnsi="Times" w:cs="Times New Roman"/>
          </w:rPr>
          <w:t xml:space="preserve"> with MYC in the nucleus, probably by directly interacting with MYC. </w:t>
        </w:r>
      </w:ins>
      <w:ins w:id="435" w:author="P Uetz" w:date="2017-09-03T22:35:00Z">
        <w:r>
          <w:rPr>
            <w:rFonts w:ascii="Times" w:eastAsia="Times New Roman" w:hAnsi="Times" w:cs="Times New Roman"/>
          </w:rPr>
          <w:t xml:space="preserve">While </w:t>
        </w:r>
      </w:ins>
      <w:ins w:id="436" w:author="P Uetz" w:date="2017-09-03T22:33:00Z">
        <w:r w:rsidRPr="00CD5928">
          <w:rPr>
            <w:rFonts w:ascii="Times" w:eastAsia="Times New Roman" w:hAnsi="Times" w:cs="Times New Roman"/>
          </w:rPr>
          <w:t xml:space="preserve">MYC has diverse effects </w:t>
        </w:r>
        <w:r>
          <w:rPr>
            <w:rFonts w:ascii="Times" w:eastAsia="Times New Roman" w:hAnsi="Times" w:cs="Times New Roman"/>
          </w:rPr>
          <w:t>on numerous target genes that it</w:t>
        </w:r>
        <w:r w:rsidRPr="00CD5928">
          <w:rPr>
            <w:rFonts w:ascii="Times" w:eastAsia="Times New Roman" w:hAnsi="Times" w:cs="Times New Roman"/>
          </w:rPr>
          <w:t xml:space="preserve"> regulates, E4ORF1 induces MYC to activate a subset of glycolytic targets (viruses with a deletion of the E4 protein are defective for inducing glycolysis and decreased respiration). Thai et al. </w:t>
        </w:r>
      </w:ins>
      <w:r w:rsidR="00117EAD">
        <w:rPr>
          <w:rFonts w:ascii="Times" w:eastAsia="Times New Roman" w:hAnsi="Times" w:cs="Times New Roman"/>
        </w:rPr>
        <w:fldChar w:fldCharType="begin">
          <w:fldData xml:space="preserve">PEVuZE5vdGU+PENpdGU+PEF1dGhvcj5UaGFpPC9BdXRob3I+PFllYXI+MjAxNDwvWWVhcj48UmVj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=
</w:fldData>
        </w:fldChar>
      </w:r>
      <w:r w:rsidR="00062CF2">
        <w:rPr>
          <w:rFonts w:ascii="Times" w:eastAsia="Times New Roman" w:hAnsi="Times" w:cs="Times New Roman"/>
        </w:rPr>
        <w:instrText xml:space="preserve"> ADDIN EN.CITE </w:instrText>
      </w:r>
      <w:r w:rsidR="00062CF2">
        <w:rPr>
          <w:rFonts w:ascii="Times" w:eastAsia="Times New Roman" w:hAnsi="Times" w:cs="Times New Roman"/>
        </w:rPr>
        <w:fldChar w:fldCharType="begin">
          <w:fldData xml:space="preserve">PEVuZE5vdGU+PENpdGU+PEF1dGhvcj5UaGFpPC9BdXRob3I+PFllYXI+MjAxNDwvWWVhcj48UmVj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=
</w:fldData>
        </w:fldChar>
      </w:r>
      <w:r w:rsidR="00062CF2">
        <w:rPr>
          <w:rFonts w:ascii="Times" w:eastAsia="Times New Roman" w:hAnsi="Times" w:cs="Times New Roman"/>
        </w:rPr>
        <w:instrText xml:space="preserve"> ADDIN EN.CITE.DATA </w:instrText>
      </w:r>
      <w:r w:rsidR="00062CF2">
        <w:rPr>
          <w:rFonts w:ascii="Times" w:eastAsia="Times New Roman" w:hAnsi="Times" w:cs="Times New Roman"/>
        </w:rPr>
      </w:r>
      <w:r w:rsidR="00062CF2">
        <w:rPr>
          <w:rFonts w:ascii="Times" w:eastAsia="Times New Roman" w:hAnsi="Times" w:cs="Times New Roman"/>
        </w:rPr>
        <w:fldChar w:fldCharType="end"/>
      </w:r>
      <w:r w:rsidR="00117EAD">
        <w:rPr>
          <w:rFonts w:ascii="Times" w:eastAsia="Times New Roman" w:hAnsi="Times" w:cs="Times New Roman"/>
        </w:rPr>
      </w:r>
      <w:r w:rsidR="00117EAD">
        <w:rPr>
          <w:rFonts w:ascii="Times" w:eastAsia="Times New Roman" w:hAnsi="Times" w:cs="Times New Roman"/>
        </w:rPr>
        <w:fldChar w:fldCharType="separate"/>
      </w:r>
      <w:r w:rsidR="00062CF2">
        <w:rPr>
          <w:rFonts w:ascii="Times" w:eastAsia="Times New Roman" w:hAnsi="Times" w:cs="Times New Roman"/>
          <w:noProof/>
        </w:rPr>
        <w:t>(58)</w:t>
      </w:r>
      <w:r w:rsidR="00117EAD">
        <w:rPr>
          <w:rFonts w:ascii="Times" w:eastAsia="Times New Roman" w:hAnsi="Times" w:cs="Times New Roman"/>
        </w:rPr>
        <w:fldChar w:fldCharType="end"/>
      </w:r>
      <w:ins w:id="437" w:author="P Uetz" w:date="2017-09-03T22:37:00Z">
        <w:r w:rsidR="00117EAD">
          <w:rPr>
            <w:rFonts w:ascii="Times" w:eastAsia="Times New Roman" w:hAnsi="Times" w:cs="Times New Roman"/>
          </w:rPr>
          <w:t xml:space="preserve"> </w:t>
        </w:r>
      </w:ins>
      <w:ins w:id="438" w:author="P Uetz" w:date="2017-09-03T22:33:00Z">
        <w:r w:rsidRPr="00CD5928">
          <w:rPr>
            <w:rFonts w:ascii="Times" w:eastAsia="Times New Roman" w:hAnsi="Times" w:cs="Times New Roman"/>
          </w:rPr>
          <w:t>conclusively demonstrated that adenovirus induced glycolysis generates metabolites for increased nucleotide biosynthesis in infected cells.</w:t>
        </w:r>
      </w:ins>
    </w:p>
    <w:p w14:paraId="4607E370" w14:textId="1BA7D946" w:rsidR="00CD5928" w:rsidRPr="00CD5928" w:rsidRDefault="00CD5928" w:rsidP="00CD5928">
      <w:pPr>
        <w:rPr>
          <w:ins w:id="439" w:author="P Uetz" w:date="2017-09-03T22:33:00Z"/>
          <w:rFonts w:ascii="Times" w:eastAsia="Times New Roman" w:hAnsi="Times" w:cs="Times New Roman"/>
        </w:rPr>
      </w:pPr>
      <w:ins w:id="440" w:author="P Uetz" w:date="2017-09-03T22:33:00Z">
        <w:r w:rsidRPr="00CD5928">
          <w:rPr>
            <w:rFonts w:ascii="Times" w:eastAsia="Times New Roman" w:hAnsi="Times" w:cs="Times New Roman"/>
          </w:rPr>
          <w:t>It is not surprising that viruses manipulate host metabolism to generate more nucleotides and other compounds that they need for replication</w:t>
        </w:r>
      </w:ins>
      <w:del w:id="441" w:author="P Uetz" w:date="2017-09-03T22:38:00Z">
        <w:r w:rsidR="00117EAD" w:rsidDel="00117EAD">
          <w:rPr>
            <w:rFonts w:ascii="Times" w:eastAsia="Times New Roman" w:hAnsi="Times" w:cs="Times New Roman"/>
          </w:rPr>
          <w:fldChar w:fldCharType="begin">
            <w:fldData xml:space="preserve">PEVuZE5vdGU+PENpdGU+PEF1dGhvcj5UaGFpPC9BdXRob3I+PFllYXI+MjAxNDwvWWVhcj48UmVj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</w:fldData>
          </w:fldChar>
        </w:r>
      </w:del>
      <w:r w:rsidR="00117EAD">
        <w:rPr>
          <w:rFonts w:ascii="Times" w:eastAsia="Times New Roman" w:hAnsi="Times" w:cs="Times New Roman"/>
        </w:rPr>
        <w:instrText xml:space="preserve"> ADDIN EN.CITE </w:instrText>
      </w:r>
      <w:r w:rsidR="00117EAD">
        <w:rPr>
          <w:rFonts w:ascii="Times" w:eastAsia="Times New Roman" w:hAnsi="Times" w:cs="Times New Roman"/>
        </w:rPr>
        <w:fldChar w:fldCharType="begin">
          <w:fldData xml:space="preserve">PEVuZE5vdGU+PENpdGU+PEF1dGhvcj5UaGFpPC9BdXRob3I+PFllYXI+MjAxNDwvWWVhcj48UmVj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</w:fldData>
        </w:fldChar>
      </w:r>
      <w:r w:rsidR="00117EAD">
        <w:rPr>
          <w:rFonts w:ascii="Times" w:eastAsia="Times New Roman" w:hAnsi="Times" w:cs="Times New Roman"/>
        </w:rPr>
        <w:instrText xml:space="preserve"> ADDIN EN.CITE.DATA </w:instrText>
      </w:r>
      <w:r w:rsidR="00117EAD">
        <w:rPr>
          <w:rFonts w:ascii="Times" w:eastAsia="Times New Roman" w:hAnsi="Times" w:cs="Times New Roman"/>
        </w:rPr>
      </w:r>
      <w:r w:rsidR="00117EAD">
        <w:rPr>
          <w:rFonts w:ascii="Times" w:eastAsia="Times New Roman" w:hAnsi="Times" w:cs="Times New Roman"/>
        </w:rPr>
        <w:fldChar w:fldCharType="end"/>
      </w:r>
      <w:del w:id="442" w:author="P Uetz" w:date="2017-09-03T22:38:00Z">
        <w:r w:rsidR="00117EAD" w:rsidDel="00117EAD">
          <w:rPr>
            <w:rFonts w:ascii="Times" w:eastAsia="Times New Roman" w:hAnsi="Times" w:cs="Times New Roman"/>
          </w:rPr>
        </w:r>
        <w:r w:rsidR="00117EAD" w:rsidDel="00117EAD">
          <w:rPr>
            <w:rFonts w:ascii="Times" w:eastAsia="Times New Roman" w:hAnsi="Times" w:cs="Times New Roman"/>
          </w:rPr>
          <w:fldChar w:fldCharType="separate"/>
        </w:r>
      </w:del>
      <w:r w:rsidR="00117EAD">
        <w:rPr>
          <w:rFonts w:ascii="Times" w:eastAsia="Times New Roman" w:hAnsi="Times" w:cs="Times New Roman"/>
          <w:noProof/>
        </w:rPr>
        <w:t>{Thai, 2014 #119;Miyake-Stoner, 2014 #120;Miyake-Stoner, 2014 #120}</w:t>
      </w:r>
      <w:del w:id="443" w:author="P Uetz" w:date="2017-09-03T22:38:00Z">
        <w:r w:rsidR="00117EAD" w:rsidDel="00117EAD">
          <w:rPr>
            <w:rFonts w:ascii="Times" w:eastAsia="Times New Roman" w:hAnsi="Times" w:cs="Times New Roman"/>
          </w:rPr>
          <w:fldChar w:fldCharType="end"/>
        </w:r>
      </w:del>
      <w:ins w:id="444" w:author="P Uetz" w:date="2017-09-03T22:33:00Z">
        <w:r w:rsidRPr="00CD5928">
          <w:rPr>
            <w:rFonts w:ascii="Times" w:eastAsia="Times New Roman" w:hAnsi="Times" w:cs="Times New Roman"/>
          </w:rPr>
          <w:t xml:space="preserve"> </w:t>
        </w:r>
      </w:ins>
      <w:r w:rsidR="00117EAD">
        <w:rPr>
          <w:rFonts w:ascii="Times" w:eastAsia="Times New Roman" w:hAnsi="Times" w:cs="Times New Roman"/>
        </w:rPr>
        <w:fldChar w:fldCharType="begin"/>
      </w:r>
      <w:r w:rsidR="00062CF2">
        <w:rPr>
          <w:rFonts w:ascii="Times" w:eastAsia="Times New Roman" w:hAnsi="Times" w:cs="Times New Roman"/>
        </w:rPr>
        <w:instrText xml:space="preserve"> ADDIN EN.CITE &lt;EndNote&gt;&lt;Cite&gt;&lt;Author&gt;Miyake-Stoner&lt;/Author&gt;&lt;Year&gt;2014&lt;/Year&gt;&lt;RecNum&gt;120&lt;/RecNum&gt;&lt;DisplayText&gt;(59)&lt;/DisplayText&gt;&lt;record&gt;&lt;rec-number&gt;120&lt;/rec-number&gt;&lt;foreign-keys&gt;&lt;key app="EN" db-id="fzxf5s9pk0992pefpet5d9rcvs2ae90rrfad" timestamp="1504492619"&gt;120&lt;/key&gt;&lt;/foreign-keys&gt;&lt;ref-type name="Journal Article"&gt;17&lt;/ref-type&gt;&lt;contributors&gt;&lt;authors&gt;&lt;author&gt;Miyake-Stoner, S. J.&lt;/author&gt;&lt;author&gt;O&amp;apos;Shea, C. C.&lt;/author&gt;&lt;/authors&gt;&lt;/contributors&gt;&lt;auth-address&gt;Molecular and Cell Biology Laboratory, Salk Institute for Biological Studies, 10010 North Torrey Pines Road, La Jolla, CA 92037-1099, USA.&amp;#xD;Molecular and Cell Biology Laboratory, Salk Institute for Biological Studies, 10010 North Torrey Pines Road, La Jolla, CA 92037-1099, USA. Electronic address: oshea@salk.edu.&lt;/auth-address&gt;&lt;titles&gt;&lt;title&gt;Metabolism goes viral&lt;/title&gt;&lt;secondary-title&gt;Cell Metab&lt;/secondary-title&gt;&lt;/titles&gt;&lt;periodical&gt;&lt;full-title&gt;Cell Metab&lt;/full-title&gt;&lt;/periodical&gt;&lt;pages&gt;549-50&lt;/pages&gt;&lt;volume&gt;19&lt;/volume&gt;&lt;number&gt;4&lt;/number&gt;&lt;keywords&gt;&lt;keyword&gt;Adenovirus E4 Proteins/*metabolism&lt;/keyword&gt;&lt;keyword&gt;Epithelial Cells/*metabolism&lt;/keyword&gt;&lt;keyword&gt;Glucose/*metabolism&lt;/keyword&gt;&lt;keyword&gt;Humans&lt;/keyword&gt;&lt;keyword&gt;Metabolic Networks and Pathways/*physiology&lt;/keyword&gt;&lt;keyword&gt;*Models, Biological&lt;/keyword&gt;&lt;keyword&gt;Proto-Oncogene Proteins c-myc/*metabolism&lt;/keyword&gt;&lt;keyword&gt;Virus Replication/*physiology&lt;/keyword&gt;&lt;/keywords&gt;&lt;dates&gt;&lt;year&gt;2014&lt;/year&gt;&lt;pub-dates&gt;&lt;date&gt;Apr 01&lt;/date&gt;&lt;/pub-dates&gt;&lt;/dates&gt;&lt;isbn&gt;1932-7420 (Electronic)&amp;#xD;1550-4131 (Linking)&lt;/isbn&gt;&lt;accession-num&gt;24703688&lt;/accession-num&gt;&lt;urls&gt;&lt;related-urls&gt;&lt;url&gt;https://www.ncbi.nlm.nih.gov/pubmed/24703688&lt;/url&gt;&lt;/related-urls&gt;&lt;/urls&gt;&lt;custom2&gt;PMC4097405&lt;/custom2&gt;&lt;electronic-resource-num&gt;10.1016/j.cmet.2014.03.022&lt;/electronic-resource-num&gt;&lt;/record&gt;&lt;/Cite&gt;&lt;/EndNote&gt;</w:instrText>
      </w:r>
      <w:r w:rsidR="00117EAD">
        <w:rPr>
          <w:rFonts w:ascii="Times" w:eastAsia="Times New Roman" w:hAnsi="Times" w:cs="Times New Roman"/>
        </w:rPr>
        <w:fldChar w:fldCharType="separate"/>
      </w:r>
      <w:r w:rsidR="00062CF2">
        <w:rPr>
          <w:rFonts w:ascii="Times" w:eastAsia="Times New Roman" w:hAnsi="Times" w:cs="Times New Roman"/>
          <w:noProof/>
        </w:rPr>
        <w:t>(59)</w:t>
      </w:r>
      <w:r w:rsidR="00117EAD">
        <w:rPr>
          <w:rFonts w:ascii="Times" w:eastAsia="Times New Roman" w:hAnsi="Times" w:cs="Times New Roman"/>
        </w:rPr>
        <w:fldChar w:fldCharType="end"/>
      </w:r>
      <w:ins w:id="445" w:author="P Uetz" w:date="2017-09-03T22:38:00Z">
        <w:r w:rsidR="00117EAD">
          <w:rPr>
            <w:rFonts w:ascii="Times" w:eastAsia="Times New Roman" w:hAnsi="Times" w:cs="Times New Roman"/>
          </w:rPr>
          <w:t xml:space="preserve">. </w:t>
        </w:r>
      </w:ins>
      <w:ins w:id="446" w:author="P Uetz" w:date="2017-09-03T22:33:00Z">
        <w:r w:rsidRPr="00CD5928">
          <w:rPr>
            <w:rFonts w:ascii="Times" w:eastAsia="Times New Roman" w:hAnsi="Times" w:cs="Times New Roman"/>
          </w:rPr>
          <w:t>However, in most cases it remains unclear whether virus proteins directly or indirectly reprogram metabolism.</w:t>
        </w:r>
      </w:ins>
    </w:p>
    <w:p w14:paraId="2221F989" w14:textId="77777777" w:rsidR="006D72B6" w:rsidRDefault="006D72B6" w:rsidP="0047280B">
      <w:pPr>
        <w:rPr>
          <w:ins w:id="447" w:author="P Uetz" w:date="2017-09-03T22:33:00Z"/>
          <w:rFonts w:ascii="Times" w:eastAsia="Times New Roman" w:hAnsi="Times" w:cs="Times New Roman"/>
        </w:rPr>
      </w:pPr>
    </w:p>
    <w:p w14:paraId="2856A282" w14:textId="77777777" w:rsidR="00CD5928" w:rsidRDefault="00CD5928" w:rsidP="0047280B">
      <w:pPr>
        <w:rPr>
          <w:ins w:id="448" w:author="P Uetz" w:date="2017-09-03T22:33:00Z"/>
          <w:rFonts w:ascii="Times" w:eastAsia="Times New Roman" w:hAnsi="Times" w:cs="Times New Roman"/>
        </w:rPr>
      </w:pPr>
    </w:p>
    <w:p w14:paraId="1EA50B2D" w14:textId="77777777" w:rsidR="00CD5928" w:rsidRDefault="00CD5928" w:rsidP="0047280B">
      <w:pPr>
        <w:rPr>
          <w:ins w:id="449" w:author="P Uetz" w:date="2017-09-03T22:33:00Z"/>
          <w:rFonts w:ascii="Times" w:eastAsia="Times New Roman" w:hAnsi="Times" w:cs="Times New Roman"/>
        </w:rPr>
      </w:pPr>
    </w:p>
    <w:p w14:paraId="3CAA8ECC" w14:textId="77777777" w:rsidR="00CD5928" w:rsidRPr="0047280B" w:rsidRDefault="00CD5928" w:rsidP="0047280B">
      <w:pPr>
        <w:rPr>
          <w:rFonts w:ascii="Times" w:eastAsia="Times New Roman" w:hAnsi="Times" w:cs="Times New Roman"/>
        </w:rPr>
      </w:pPr>
    </w:p>
    <w:p w14:paraId="67B21845" w14:textId="106512D6" w:rsidR="0047280B" w:rsidRDefault="00520217" w:rsidP="0047280B">
      <w:pPr>
        <w:rPr>
          <w:ins w:id="450" w:author="Stefan Wuchty" w:date="2017-09-03T18:50:00Z"/>
          <w:rFonts w:ascii="Times" w:hAnsi="Times" w:cs="Arial"/>
          <w:color w:val="000000"/>
        </w:rPr>
      </w:pPr>
      <w:r>
        <w:rPr>
          <w:rFonts w:ascii="Times" w:hAnsi="Times" w:cs="Arial"/>
          <w:color w:val="000000"/>
        </w:rPr>
        <w:t>Table</w:t>
      </w:r>
      <w:ins w:id="451" w:author="P Uetz" w:date="2017-09-03T23:02:00Z">
        <w:r w:rsidR="008A0267">
          <w:rPr>
            <w:rFonts w:ascii="Times" w:hAnsi="Times" w:cs="Arial"/>
            <w:color w:val="000000"/>
          </w:rPr>
          <w:t xml:space="preserve"> X</w:t>
        </w:r>
      </w:ins>
      <w:r>
        <w:rPr>
          <w:rFonts w:ascii="Times" w:hAnsi="Times" w:cs="Arial"/>
          <w:color w:val="000000"/>
        </w:rPr>
        <w:t xml:space="preserve">. </w:t>
      </w:r>
      <w:r w:rsidR="0047280B" w:rsidRPr="0047280B">
        <w:rPr>
          <w:rFonts w:ascii="Times" w:hAnsi="Times" w:cs="Arial"/>
          <w:color w:val="000000"/>
        </w:rPr>
        <w:t>Databases</w:t>
      </w:r>
      <w:r w:rsidR="00804A58">
        <w:rPr>
          <w:rFonts w:ascii="Times" w:hAnsi="Times" w:cs="Arial"/>
          <w:color w:val="000000"/>
        </w:rPr>
        <w:t xml:space="preserve"> of virus-host interactions</w:t>
      </w:r>
    </w:p>
    <w:p w14:paraId="284B0BE4" w14:textId="77777777" w:rsidR="001E629B" w:rsidRDefault="001E629B" w:rsidP="0047280B">
      <w:pPr>
        <w:rPr>
          <w:ins w:id="452" w:author="Stefan Wuchty" w:date="2017-09-03T18:50:00Z"/>
          <w:rFonts w:ascii="Times" w:hAnsi="Times" w:cs="Arial"/>
          <w:color w:val="000000"/>
        </w:rPr>
      </w:pPr>
    </w:p>
    <w:p w14:paraId="6213E6AB" w14:textId="77777777" w:rsidR="001E629B" w:rsidRPr="0047280B" w:rsidRDefault="001E629B" w:rsidP="0047280B">
      <w:pPr>
        <w:rPr>
          <w:rFonts w:ascii="Times" w:hAnsi="Times" w:cs="Times New Roman"/>
        </w:rPr>
      </w:pPr>
    </w:p>
    <w:p w14:paraId="21786160" w14:textId="77777777" w:rsidR="00804A58" w:rsidRDefault="00804A58" w:rsidP="0047280B"/>
    <w:tbl>
      <w:tblPr>
        <w:tblStyle w:val="TableGrid"/>
        <w:tblW w:w="0" w:type="auto"/>
        <w:tblLook w:val="04A0" w:firstRow="1" w:lastRow="0" w:firstColumn="1" w:lastColumn="0" w:noHBand="0" w:noVBand="1"/>
      </w:tblPr>
      <w:tblGrid>
        <w:gridCol w:w="4428"/>
        <w:gridCol w:w="4428"/>
      </w:tblGrid>
      <w:tr w:rsidR="003751AD" w:rsidRPr="002B6187" w:rsidDel="003A0C84" w14:paraId="60AFDE6F" w14:textId="096BA578" w:rsidTr="00804A58">
        <w:trPr>
          <w:del w:id="453" w:author="Stefan Wuchty" w:date="2017-09-03T19:09:00Z"/>
        </w:trPr>
        <w:tc>
          <w:tcPr>
            <w:tcW w:w="4428" w:type="dxa"/>
          </w:tcPr>
          <w:p w14:paraId="0EB38443" w14:textId="44169049" w:rsidR="00804A58" w:rsidRPr="002B6187" w:rsidDel="003A0C84" w:rsidRDefault="00804A58" w:rsidP="002B6187">
            <w:pPr>
              <w:rPr>
                <w:del w:id="454" w:author="Stefan Wuchty" w:date="2017-09-03T19:09:00Z"/>
                <w:b/>
              </w:rPr>
            </w:pPr>
            <w:del w:id="455" w:author="Stefan Wuchty" w:date="2017-09-03T19:09:00Z">
              <w:r w:rsidRPr="002B6187" w:rsidDel="003A0C84">
                <w:rPr>
                  <w:b/>
                </w:rPr>
                <w:delText>Database</w:delText>
              </w:r>
            </w:del>
          </w:p>
        </w:tc>
        <w:tc>
          <w:tcPr>
            <w:tcW w:w="4428" w:type="dxa"/>
          </w:tcPr>
          <w:p w14:paraId="17E5A9CD" w14:textId="30AA1EC8" w:rsidR="00804A58" w:rsidRPr="002B6187" w:rsidDel="003A0C84" w:rsidRDefault="00804A58" w:rsidP="002B6187">
            <w:pPr>
              <w:rPr>
                <w:del w:id="456" w:author="Stefan Wuchty" w:date="2017-09-03T19:09:00Z"/>
                <w:b/>
              </w:rPr>
            </w:pPr>
            <w:del w:id="457" w:author="Stefan Wuchty" w:date="2017-09-03T19:09:00Z">
              <w:r w:rsidRPr="002B6187" w:rsidDel="003A0C84">
                <w:rPr>
                  <w:b/>
                </w:rPr>
                <w:delText>Virus-host PPIs</w:delText>
              </w:r>
            </w:del>
          </w:p>
        </w:tc>
      </w:tr>
      <w:tr w:rsidR="003751AD" w:rsidRPr="00804A58" w:rsidDel="003A0C84" w14:paraId="02CB8CD9" w14:textId="5E8C487C" w:rsidTr="00804A58">
        <w:trPr>
          <w:del w:id="458" w:author="Stefan Wuchty" w:date="2017-09-03T19:09:00Z"/>
        </w:trPr>
        <w:tc>
          <w:tcPr>
            <w:tcW w:w="4428" w:type="dxa"/>
          </w:tcPr>
          <w:p w14:paraId="55F534AB" w14:textId="60BED6B2" w:rsidR="00804A58" w:rsidRPr="00804A58" w:rsidDel="003A0C84" w:rsidRDefault="00C62719" w:rsidP="002B6187">
            <w:pPr>
              <w:rPr>
                <w:del w:id="459" w:author="Stefan Wuchty" w:date="2017-09-03T19:09:00Z"/>
                <w:rFonts w:ascii="Times" w:hAnsi="Times" w:cs="Arial"/>
                <w:color w:val="1155CC"/>
                <w:u w:val="single"/>
              </w:rPr>
            </w:pPr>
            <w:del w:id="460" w:author="Stefan Wuchty" w:date="2017-09-03T19:09:00Z">
              <w:r w:rsidDel="003A0C84">
                <w:fldChar w:fldCharType="begin"/>
              </w:r>
              <w:r w:rsidDel="003A0C84">
                <w:delInstrText xml:space="preserve"> HYPERLINK "http://virhostnet.prabi.fr" </w:delInstrText>
              </w:r>
              <w:r w:rsidDel="003A0C84">
                <w:fldChar w:fldCharType="separate"/>
              </w:r>
              <w:r w:rsidR="00804A58" w:rsidRPr="00804A58" w:rsidDel="003A0C84">
                <w:rPr>
                  <w:rFonts w:ascii="Times" w:hAnsi="Times" w:cs="Arial"/>
                  <w:color w:val="1155CC"/>
                  <w:u w:val="single"/>
                </w:rPr>
                <w:delText>http://virhostnet.prabi.fr</w:delText>
              </w:r>
              <w:r w:rsidDel="003A0C84">
                <w:rPr>
                  <w:rFonts w:ascii="Times" w:hAnsi="Times" w:cs="Arial"/>
                  <w:color w:val="1155CC"/>
                  <w:u w:val="single"/>
                </w:rPr>
                <w:fldChar w:fldCharType="end"/>
              </w:r>
            </w:del>
          </w:p>
        </w:tc>
        <w:tc>
          <w:tcPr>
            <w:tcW w:w="4428" w:type="dxa"/>
          </w:tcPr>
          <w:p w14:paraId="3AF276FD" w14:textId="143F6181" w:rsidR="00804A58" w:rsidRPr="00804A58" w:rsidDel="003A0C84" w:rsidRDefault="00804A58" w:rsidP="002B6187">
            <w:pPr>
              <w:rPr>
                <w:del w:id="461" w:author="Stefan Wuchty" w:date="2017-09-03T19:09:00Z"/>
                <w:rFonts w:ascii="Times" w:hAnsi="Times" w:cs="Times New Roman"/>
              </w:rPr>
            </w:pPr>
          </w:p>
        </w:tc>
      </w:tr>
      <w:tr w:rsidR="003751AD" w:rsidRPr="00804A58" w:rsidDel="003A0C84" w14:paraId="339A12C8" w14:textId="6240872F" w:rsidTr="00804A58">
        <w:trPr>
          <w:del w:id="462" w:author="Stefan Wuchty" w:date="2017-09-03T19:09:00Z"/>
        </w:trPr>
        <w:tc>
          <w:tcPr>
            <w:tcW w:w="4428" w:type="dxa"/>
          </w:tcPr>
          <w:p w14:paraId="55E71881" w14:textId="6B77043A" w:rsidR="00804A58" w:rsidRPr="00804A58" w:rsidDel="003A0C84" w:rsidRDefault="00C62719" w:rsidP="002B6187">
            <w:pPr>
              <w:rPr>
                <w:del w:id="463" w:author="Stefan Wuchty" w:date="2017-09-03T19:09:00Z"/>
                <w:rFonts w:ascii="Times" w:hAnsi="Times" w:cs="Arial"/>
                <w:color w:val="1155CC"/>
                <w:u w:val="single"/>
              </w:rPr>
            </w:pPr>
            <w:del w:id="464" w:author="Stefan Wuchty" w:date="2017-09-03T19:09:00Z">
              <w:r w:rsidDel="003A0C84">
                <w:fldChar w:fldCharType="begin"/>
              </w:r>
              <w:r w:rsidDel="003A0C84">
                <w:delInstrText xml:space="preserve"> HYPERLINK "http://www.ebi.ac.uk/intact/" </w:delInstrText>
              </w:r>
              <w:r w:rsidDel="003A0C84">
                <w:fldChar w:fldCharType="separate"/>
              </w:r>
              <w:r w:rsidR="00804A58" w:rsidRPr="00804A58" w:rsidDel="003A0C84">
                <w:rPr>
                  <w:rFonts w:ascii="Times" w:hAnsi="Times" w:cs="Arial"/>
                  <w:color w:val="1155CC"/>
                  <w:u w:val="single"/>
                </w:rPr>
                <w:delText>http://www.ebi.ac.uk/intact/</w:delText>
              </w:r>
              <w:r w:rsidDel="003A0C84">
                <w:rPr>
                  <w:rFonts w:ascii="Times" w:hAnsi="Times" w:cs="Arial"/>
                  <w:color w:val="1155CC"/>
                  <w:u w:val="single"/>
                </w:rPr>
                <w:fldChar w:fldCharType="end"/>
              </w:r>
            </w:del>
          </w:p>
        </w:tc>
        <w:tc>
          <w:tcPr>
            <w:tcW w:w="4428" w:type="dxa"/>
          </w:tcPr>
          <w:p w14:paraId="1DA3E522" w14:textId="4FEA1550" w:rsidR="00804A58" w:rsidRPr="00804A58" w:rsidDel="003A0C84" w:rsidRDefault="00804A58" w:rsidP="002B6187">
            <w:pPr>
              <w:rPr>
                <w:del w:id="465" w:author="Stefan Wuchty" w:date="2017-09-03T19:09:00Z"/>
                <w:rFonts w:ascii="Times" w:hAnsi="Times" w:cs="Times New Roman"/>
              </w:rPr>
            </w:pPr>
          </w:p>
        </w:tc>
      </w:tr>
      <w:tr w:rsidR="003751AD" w:rsidRPr="00804A58" w:rsidDel="003A0C84" w14:paraId="3EC89727" w14:textId="089071C1" w:rsidTr="00804A58">
        <w:trPr>
          <w:del w:id="466" w:author="Stefan Wuchty" w:date="2017-09-03T19:09:00Z"/>
        </w:trPr>
        <w:tc>
          <w:tcPr>
            <w:tcW w:w="4428" w:type="dxa"/>
          </w:tcPr>
          <w:p w14:paraId="38CF5CCC" w14:textId="113818AC" w:rsidR="00804A58" w:rsidRPr="00804A58" w:rsidDel="003A0C84" w:rsidRDefault="00C62719" w:rsidP="002B6187">
            <w:pPr>
              <w:rPr>
                <w:del w:id="467" w:author="Stefan Wuchty" w:date="2017-09-03T19:09:00Z"/>
                <w:rFonts w:ascii="Times" w:hAnsi="Times" w:cs="Arial"/>
                <w:color w:val="1155CC"/>
                <w:u w:val="single"/>
              </w:rPr>
            </w:pPr>
            <w:del w:id="468" w:author="Stefan Wuchty" w:date="2017-09-03T19:09:00Z">
              <w:r w:rsidDel="003A0C84">
                <w:lastRenderedPageBreak/>
                <w:fldChar w:fldCharType="begin"/>
              </w:r>
              <w:r w:rsidDel="003A0C84">
                <w:delInstrText xml:space="preserve"> HYPERLINK "http://virusmentha.uniroma2.it" </w:delInstrText>
              </w:r>
              <w:r w:rsidDel="003A0C84">
                <w:fldChar w:fldCharType="separate"/>
              </w:r>
              <w:r w:rsidR="00804A58" w:rsidRPr="00804A58" w:rsidDel="003A0C84">
                <w:rPr>
                  <w:rFonts w:ascii="Times" w:hAnsi="Times" w:cs="Arial"/>
                  <w:color w:val="1155CC"/>
                  <w:u w:val="single"/>
                </w:rPr>
                <w:delText>http://virusmentha.uniroma2.it</w:delText>
              </w:r>
              <w:r w:rsidDel="003A0C84">
                <w:rPr>
                  <w:rFonts w:ascii="Times" w:hAnsi="Times" w:cs="Arial"/>
                  <w:color w:val="1155CC"/>
                  <w:u w:val="single"/>
                </w:rPr>
                <w:fldChar w:fldCharType="end"/>
              </w:r>
            </w:del>
          </w:p>
        </w:tc>
        <w:tc>
          <w:tcPr>
            <w:tcW w:w="4428" w:type="dxa"/>
          </w:tcPr>
          <w:p w14:paraId="0627C54C" w14:textId="30174A77" w:rsidR="00804A58" w:rsidRPr="00804A58" w:rsidDel="003A0C84" w:rsidRDefault="00804A58" w:rsidP="002B6187">
            <w:pPr>
              <w:rPr>
                <w:del w:id="469" w:author="Stefan Wuchty" w:date="2017-09-03T19:09:00Z"/>
                <w:rFonts w:ascii="Times" w:hAnsi="Times" w:cs="Times New Roman"/>
              </w:rPr>
            </w:pPr>
          </w:p>
        </w:tc>
      </w:tr>
    </w:tbl>
    <w:p w14:paraId="61CEBDA9" w14:textId="77777777" w:rsidR="0047280B" w:rsidRPr="0047280B" w:rsidRDefault="0047280B" w:rsidP="0047280B">
      <w:pPr>
        <w:rPr>
          <w:rFonts w:ascii="Times" w:eastAsia="Times New Roman" w:hAnsi="Times" w:cs="Times New Roman"/>
        </w:rPr>
      </w:pPr>
    </w:p>
    <w:p w14:paraId="79336A50" w14:textId="77777777" w:rsidR="00E57704" w:rsidRDefault="00E57704" w:rsidP="0047280B">
      <w:pPr>
        <w:rPr>
          <w:rFonts w:ascii="Times" w:hAnsi="Times" w:cs="Arial"/>
          <w:b/>
          <w:bCs/>
          <w:color w:val="000000"/>
        </w:rPr>
      </w:pPr>
    </w:p>
    <w:p w14:paraId="534EE585" w14:textId="77777777" w:rsidR="0047280B" w:rsidRPr="0047280B" w:rsidRDefault="0047280B" w:rsidP="0047280B">
      <w:pPr>
        <w:rPr>
          <w:rFonts w:ascii="Times" w:hAnsi="Times" w:cs="Times New Roman"/>
        </w:rPr>
      </w:pPr>
      <w:r w:rsidRPr="0047280B">
        <w:rPr>
          <w:rFonts w:ascii="Times" w:hAnsi="Times" w:cs="Arial"/>
          <w:b/>
          <w:bCs/>
          <w:color w:val="000000"/>
        </w:rPr>
        <w:t>Discussion / Outlook / conclusions</w:t>
      </w:r>
    </w:p>
    <w:p w14:paraId="14C7F317" w14:textId="77777777" w:rsidR="0047280B" w:rsidRPr="0047280B" w:rsidRDefault="0047280B" w:rsidP="0047280B">
      <w:pPr>
        <w:rPr>
          <w:rFonts w:ascii="Times" w:eastAsia="Times New Roman" w:hAnsi="Times" w:cs="Times New Roman"/>
        </w:rPr>
      </w:pPr>
    </w:p>
    <w:p w14:paraId="55C56FAD" w14:textId="77777777" w:rsidR="0047280B" w:rsidRPr="0047280B" w:rsidRDefault="0047280B" w:rsidP="0047280B">
      <w:pPr>
        <w:rPr>
          <w:rFonts w:ascii="Times" w:hAnsi="Times" w:cs="Times New Roman"/>
        </w:rPr>
      </w:pPr>
      <w:r w:rsidRPr="0047280B">
        <w:rPr>
          <w:rFonts w:ascii="Times" w:hAnsi="Times" w:cs="Arial"/>
          <w:color w:val="000000"/>
        </w:rPr>
        <w:t>Which viruses need more effort / discuss mismatch between genome data and PPI data</w:t>
      </w:r>
    </w:p>
    <w:p w14:paraId="125A3424" w14:textId="77777777" w:rsidR="0047280B" w:rsidRPr="0047280B" w:rsidRDefault="0047280B" w:rsidP="0047280B">
      <w:pPr>
        <w:rPr>
          <w:rFonts w:ascii="Times" w:eastAsia="Times New Roman" w:hAnsi="Times" w:cs="Times New Roman"/>
          <w:sz w:val="20"/>
          <w:szCs w:val="20"/>
        </w:rPr>
      </w:pPr>
    </w:p>
    <w:p w14:paraId="298EF8F6" w14:textId="77777777" w:rsidR="0047280B" w:rsidRDefault="0047280B" w:rsidP="0047280B">
      <w:pPr>
        <w:rPr>
          <w:rFonts w:ascii="Times" w:hAnsi="Times" w:cs="Arial"/>
          <w:color w:val="000000"/>
          <w:sz w:val="22"/>
          <w:szCs w:val="22"/>
        </w:rPr>
      </w:pPr>
      <w:r w:rsidRPr="0047280B">
        <w:rPr>
          <w:rFonts w:ascii="Times" w:hAnsi="Times" w:cs="Arial"/>
          <w:color w:val="000000"/>
          <w:sz w:val="22"/>
          <w:szCs w:val="22"/>
        </w:rPr>
        <w:t xml:space="preserve">Phage in human </w:t>
      </w:r>
      <w:proofErr w:type="gramStart"/>
      <w:r w:rsidRPr="0047280B">
        <w:rPr>
          <w:rFonts w:ascii="Times" w:hAnsi="Times" w:cs="Arial"/>
          <w:color w:val="000000"/>
          <w:sz w:val="22"/>
          <w:szCs w:val="22"/>
        </w:rPr>
        <w:t>health ?</w:t>
      </w:r>
      <w:proofErr w:type="gramEnd"/>
    </w:p>
    <w:p w14:paraId="6CF1AB77" w14:textId="77777777" w:rsidR="0047280B" w:rsidRDefault="0047280B" w:rsidP="0047280B">
      <w:pPr>
        <w:rPr>
          <w:rFonts w:ascii="Times" w:hAnsi="Times" w:cs="Arial"/>
          <w:color w:val="000000"/>
          <w:sz w:val="22"/>
          <w:szCs w:val="22"/>
        </w:rPr>
      </w:pPr>
    </w:p>
    <w:p w14:paraId="0E4BD39E" w14:textId="301658A6" w:rsidR="0047280B" w:rsidRDefault="0047280B" w:rsidP="0047280B">
      <w:pPr>
        <w:rPr>
          <w:rFonts w:ascii="Times" w:hAnsi="Times" w:cs="Arial"/>
          <w:color w:val="000000"/>
          <w:sz w:val="22"/>
          <w:szCs w:val="22"/>
        </w:rPr>
      </w:pPr>
    </w:p>
    <w:p w14:paraId="0E0210B8" w14:textId="77777777" w:rsidR="0047280B" w:rsidRDefault="0047280B" w:rsidP="0047280B">
      <w:pPr>
        <w:rPr>
          <w:rFonts w:ascii="Times" w:hAnsi="Times" w:cs="Arial"/>
          <w:color w:val="000000"/>
          <w:sz w:val="22"/>
          <w:szCs w:val="22"/>
        </w:rPr>
      </w:pPr>
    </w:p>
    <w:p w14:paraId="00481ECA" w14:textId="77777777" w:rsidR="0047280B" w:rsidRDefault="0047280B" w:rsidP="0047280B">
      <w:pPr>
        <w:rPr>
          <w:rFonts w:ascii="Times" w:hAnsi="Times" w:cs="Arial"/>
          <w:color w:val="000000"/>
          <w:sz w:val="22"/>
          <w:szCs w:val="22"/>
        </w:rPr>
      </w:pPr>
    </w:p>
    <w:p w14:paraId="69D1EAD8" w14:textId="77777777" w:rsidR="0047280B" w:rsidRDefault="0047280B" w:rsidP="0047280B">
      <w:pPr>
        <w:rPr>
          <w:rFonts w:ascii="Times" w:hAnsi="Times" w:cs="Arial"/>
          <w:color w:val="000000"/>
          <w:sz w:val="22"/>
          <w:szCs w:val="22"/>
        </w:rPr>
      </w:pPr>
    </w:p>
    <w:p w14:paraId="352B5AE7" w14:textId="77777777" w:rsidR="0047280B" w:rsidRDefault="0047280B" w:rsidP="0047280B">
      <w:pPr>
        <w:rPr>
          <w:rFonts w:ascii="Times" w:hAnsi="Times" w:cs="Arial"/>
          <w:color w:val="000000"/>
          <w:sz w:val="22"/>
          <w:szCs w:val="22"/>
        </w:rPr>
      </w:pPr>
    </w:p>
    <w:p w14:paraId="5B4B3080" w14:textId="77777777" w:rsidR="0047280B" w:rsidRDefault="0047280B" w:rsidP="0047280B">
      <w:pPr>
        <w:rPr>
          <w:rFonts w:ascii="Times" w:hAnsi="Times" w:cs="Arial"/>
          <w:color w:val="000000"/>
          <w:sz w:val="22"/>
          <w:szCs w:val="22"/>
        </w:rPr>
      </w:pPr>
    </w:p>
    <w:p w14:paraId="6E907D82" w14:textId="77777777" w:rsidR="0047280B" w:rsidRDefault="0047280B" w:rsidP="0047280B">
      <w:pPr>
        <w:rPr>
          <w:rFonts w:ascii="Times" w:hAnsi="Times" w:cs="Arial"/>
          <w:color w:val="000000"/>
          <w:sz w:val="22"/>
          <w:szCs w:val="22"/>
        </w:rPr>
      </w:pPr>
    </w:p>
    <w:p w14:paraId="382BCA5B" w14:textId="0F459373" w:rsidR="0047280B" w:rsidRDefault="0047280B" w:rsidP="0047280B">
      <w:pPr>
        <w:rPr>
          <w:ins w:id="470" w:author="P Uetz" w:date="2017-09-03T23:17:00Z"/>
          <w:rFonts w:ascii="Times" w:hAnsi="Times" w:cs="Arial"/>
          <w:color w:val="000000"/>
          <w:sz w:val="22"/>
          <w:szCs w:val="22"/>
        </w:rPr>
      </w:pPr>
    </w:p>
    <w:p w14:paraId="4DB3FB64" w14:textId="77777777" w:rsidR="00BA6A0F" w:rsidRDefault="00BA6A0F" w:rsidP="0047280B">
      <w:pPr>
        <w:rPr>
          <w:ins w:id="471" w:author="P Uetz" w:date="2017-09-03T23:17:00Z"/>
          <w:rFonts w:ascii="Times" w:hAnsi="Times" w:cs="Arial"/>
          <w:color w:val="000000"/>
          <w:sz w:val="22"/>
          <w:szCs w:val="22"/>
        </w:rPr>
      </w:pPr>
    </w:p>
    <w:p w14:paraId="0CBFFF40" w14:textId="77777777" w:rsidR="00BA6A0F" w:rsidRDefault="00BA6A0F" w:rsidP="0047280B">
      <w:pPr>
        <w:rPr>
          <w:ins w:id="472" w:author="P Uetz" w:date="2017-09-03T23:17:00Z"/>
          <w:rFonts w:ascii="Times" w:hAnsi="Times" w:cs="Arial"/>
          <w:color w:val="000000"/>
          <w:sz w:val="22"/>
          <w:szCs w:val="22"/>
        </w:rPr>
      </w:pPr>
    </w:p>
    <w:p w14:paraId="3CAFFE83" w14:textId="77777777" w:rsidR="00BA6A0F" w:rsidRDefault="00BA6A0F" w:rsidP="0047280B">
      <w:pPr>
        <w:rPr>
          <w:ins w:id="473" w:author="P Uetz" w:date="2017-09-03T23:17:00Z"/>
          <w:rFonts w:ascii="Times" w:hAnsi="Times" w:cs="Arial"/>
          <w:color w:val="000000"/>
          <w:sz w:val="22"/>
          <w:szCs w:val="22"/>
        </w:rPr>
      </w:pPr>
    </w:p>
    <w:p w14:paraId="46C3AD46" w14:textId="77777777" w:rsidR="00BA6A0F" w:rsidRDefault="00BA6A0F" w:rsidP="0047280B">
      <w:pPr>
        <w:rPr>
          <w:ins w:id="474" w:author="P Uetz" w:date="2017-09-03T23:17:00Z"/>
          <w:rFonts w:ascii="Times" w:hAnsi="Times" w:cs="Arial"/>
          <w:color w:val="000000"/>
          <w:sz w:val="22"/>
          <w:szCs w:val="22"/>
        </w:rPr>
      </w:pPr>
    </w:p>
    <w:p w14:paraId="5BDB2D6C" w14:textId="77777777" w:rsidR="00BA6A0F" w:rsidRDefault="00BA6A0F" w:rsidP="0047280B">
      <w:pPr>
        <w:rPr>
          <w:rFonts w:ascii="Times" w:hAnsi="Times" w:cs="Arial"/>
          <w:color w:val="000000"/>
          <w:sz w:val="22"/>
          <w:szCs w:val="22"/>
        </w:rPr>
      </w:pPr>
    </w:p>
    <w:p w14:paraId="02FECEB8" w14:textId="77777777" w:rsidR="0047280B" w:rsidRDefault="0047280B" w:rsidP="0047280B">
      <w:pPr>
        <w:rPr>
          <w:ins w:id="475" w:author="P Uetz" w:date="2017-09-03T23:17:00Z"/>
          <w:rFonts w:ascii="Times" w:hAnsi="Times" w:cs="Arial"/>
          <w:color w:val="000000"/>
          <w:sz w:val="22"/>
          <w:szCs w:val="22"/>
        </w:rPr>
      </w:pPr>
    </w:p>
    <w:p w14:paraId="16511CD7" w14:textId="77777777" w:rsidR="00BA6A0F" w:rsidRDefault="00BA6A0F" w:rsidP="0047280B">
      <w:pPr>
        <w:rPr>
          <w:ins w:id="476" w:author="P Uetz" w:date="2017-09-03T23:17:00Z"/>
          <w:rFonts w:ascii="Times" w:hAnsi="Times" w:cs="Arial"/>
          <w:color w:val="000000"/>
          <w:sz w:val="22"/>
          <w:szCs w:val="22"/>
        </w:rPr>
      </w:pPr>
    </w:p>
    <w:p w14:paraId="40CC236C" w14:textId="77777777" w:rsidR="00BA6A0F" w:rsidRDefault="00BA6A0F" w:rsidP="0047280B">
      <w:pPr>
        <w:rPr>
          <w:ins w:id="477" w:author="P Uetz" w:date="2017-09-03T23:17:00Z"/>
          <w:rFonts w:ascii="Times" w:hAnsi="Times" w:cs="Arial"/>
          <w:color w:val="000000"/>
          <w:sz w:val="22"/>
          <w:szCs w:val="22"/>
        </w:rPr>
      </w:pPr>
    </w:p>
    <w:p w14:paraId="7277AC5D" w14:textId="77777777" w:rsidR="00BA6A0F" w:rsidRDefault="00BA6A0F" w:rsidP="0047280B">
      <w:pPr>
        <w:rPr>
          <w:ins w:id="478" w:author="P Uetz" w:date="2017-09-03T23:17:00Z"/>
          <w:rFonts w:ascii="Times" w:hAnsi="Times" w:cs="Arial"/>
          <w:color w:val="000000"/>
          <w:sz w:val="22"/>
          <w:szCs w:val="22"/>
        </w:rPr>
      </w:pPr>
    </w:p>
    <w:p w14:paraId="741C6C96" w14:textId="77777777" w:rsidR="00BA6A0F" w:rsidRDefault="00BA6A0F" w:rsidP="0047280B">
      <w:pPr>
        <w:rPr>
          <w:rFonts w:ascii="Times" w:hAnsi="Times" w:cs="Arial"/>
          <w:color w:val="000000"/>
          <w:sz w:val="22"/>
          <w:szCs w:val="22"/>
        </w:rPr>
      </w:pPr>
    </w:p>
    <w:p w14:paraId="10F88411" w14:textId="12E037F1" w:rsidR="00AC6260" w:rsidRDefault="009F507B" w:rsidP="0047280B">
      <w:pPr>
        <w:rPr>
          <w:rFonts w:ascii="Times" w:hAnsi="Times" w:cs="Arial"/>
          <w:color w:val="000000"/>
          <w:sz w:val="22"/>
          <w:szCs w:val="22"/>
        </w:rPr>
      </w:pPr>
      <w:r>
        <w:rPr>
          <w:rFonts w:ascii="Times" w:hAnsi="Times" w:cs="Arial"/>
          <w:noProof/>
          <w:color w:val="000000"/>
          <w:sz w:val="22"/>
          <w:szCs w:val="22"/>
        </w:rPr>
        <w:drawing>
          <wp:anchor distT="0" distB="0" distL="114300" distR="114300" simplePos="0" relativeHeight="251658240" behindDoc="0" locked="0" layoutInCell="1" allowOverlap="1" wp14:anchorId="32B36118" wp14:editId="7398C4C2">
            <wp:simplePos x="0" y="0"/>
            <wp:positionH relativeFrom="column">
              <wp:align>center</wp:align>
            </wp:positionH>
            <wp:positionV relativeFrom="paragraph">
              <wp:posOffset>0</wp:posOffset>
            </wp:positionV>
            <wp:extent cx="2743200" cy="2776855"/>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pdf"/>
                    <pic:cNvPicPr/>
                  </pic:nvPicPr>
                  <pic:blipFill>
                    <a:blip r:embed="rId9">
                      <a:extLst>
                        <a:ext uri="{28A0092B-C50C-407E-A947-70E740481C1C}">
                          <a14:useLocalDpi xmlns:a14="http://schemas.microsoft.com/office/drawing/2010/main" val="0"/>
                        </a:ext>
                      </a:extLst>
                    </a:blip>
                    <a:stretch>
                      <a:fillRect/>
                    </a:stretch>
                  </pic:blipFill>
                  <pic:spPr>
                    <a:xfrm>
                      <a:off x="0" y="0"/>
                      <a:ext cx="2743200" cy="2776855"/>
                    </a:xfrm>
                    <a:prstGeom prst="rect">
                      <a:avLst/>
                    </a:prstGeom>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anchor>
        </w:drawing>
      </w:r>
    </w:p>
    <w:p w14:paraId="28EF3022" w14:textId="77777777" w:rsidR="00AC6260" w:rsidRDefault="00AC6260" w:rsidP="0047280B">
      <w:pPr>
        <w:rPr>
          <w:rFonts w:ascii="Times" w:hAnsi="Times" w:cs="Arial"/>
          <w:color w:val="000000"/>
          <w:sz w:val="22"/>
          <w:szCs w:val="22"/>
        </w:rPr>
      </w:pPr>
    </w:p>
    <w:p w14:paraId="0E8AE708" w14:textId="29F69E38" w:rsidR="0047280B" w:rsidRPr="00A51199" w:rsidRDefault="000C3508" w:rsidP="0047280B">
      <w:pPr>
        <w:rPr>
          <w:rFonts w:ascii="Times" w:hAnsi="Times" w:cs="Arial"/>
          <w:color w:val="000000"/>
        </w:rPr>
      </w:pPr>
      <w:r w:rsidRPr="00A51199">
        <w:rPr>
          <w:rFonts w:ascii="Times" w:hAnsi="Times" w:cs="Arial"/>
          <w:b/>
          <w:color w:val="000000"/>
        </w:rPr>
        <w:t>Figure 1: Overlaps of target sets of different virus families.</w:t>
      </w:r>
      <w:r w:rsidRPr="00A51199">
        <w:rPr>
          <w:rFonts w:ascii="Times" w:hAnsi="Times" w:cs="Arial"/>
          <w:color w:val="000000"/>
        </w:rPr>
        <w:t xml:space="preserve"> Assessing virus families by the number of available interactions between viral and human host proteins, we considered </w:t>
      </w:r>
      <w:r w:rsidR="00A51199" w:rsidRPr="00A51199">
        <w:rPr>
          <w:rFonts w:ascii="Times" w:hAnsi="Times" w:cs="Arial"/>
          <w:color w:val="000000"/>
        </w:rPr>
        <w:t xml:space="preserve">1,988 targets of </w:t>
      </w:r>
      <w:proofErr w:type="spellStart"/>
      <w:r w:rsidRPr="00A51199">
        <w:rPr>
          <w:rFonts w:ascii="Times" w:hAnsi="Times" w:cs="Arial"/>
          <w:color w:val="000000"/>
        </w:rPr>
        <w:t>herpesviridae</w:t>
      </w:r>
      <w:proofErr w:type="spellEnd"/>
      <w:r w:rsidRPr="00A51199">
        <w:rPr>
          <w:rFonts w:ascii="Times" w:hAnsi="Times" w:cs="Arial"/>
          <w:color w:val="000000"/>
        </w:rPr>
        <w:t xml:space="preserve">, </w:t>
      </w:r>
      <w:r w:rsidR="00A51199" w:rsidRPr="00A51199">
        <w:rPr>
          <w:rFonts w:ascii="Times" w:hAnsi="Times" w:cs="Arial"/>
          <w:color w:val="000000"/>
        </w:rPr>
        <w:t xml:space="preserve">1,624 of </w:t>
      </w:r>
      <w:proofErr w:type="spellStart"/>
      <w:r w:rsidRPr="00A51199">
        <w:rPr>
          <w:rFonts w:ascii="Times" w:hAnsi="Times" w:cs="Arial"/>
          <w:color w:val="000000"/>
        </w:rPr>
        <w:t>orthomyxoviridae</w:t>
      </w:r>
      <w:proofErr w:type="spellEnd"/>
      <w:r w:rsidRPr="00A51199">
        <w:rPr>
          <w:rFonts w:ascii="Times" w:hAnsi="Times" w:cs="Arial"/>
          <w:color w:val="000000"/>
        </w:rPr>
        <w:t xml:space="preserve">, </w:t>
      </w:r>
      <w:r w:rsidR="00A51199" w:rsidRPr="00A51199">
        <w:rPr>
          <w:rFonts w:ascii="Times" w:hAnsi="Times" w:cs="Arial"/>
          <w:color w:val="000000"/>
        </w:rPr>
        <w:t xml:space="preserve">1,740 of </w:t>
      </w:r>
      <w:proofErr w:type="spellStart"/>
      <w:r w:rsidRPr="00A51199">
        <w:rPr>
          <w:rFonts w:ascii="Times" w:hAnsi="Times" w:cs="Arial"/>
          <w:color w:val="000000"/>
        </w:rPr>
        <w:t>papillomaviridae</w:t>
      </w:r>
      <w:proofErr w:type="spellEnd"/>
      <w:r w:rsidRPr="00A51199">
        <w:rPr>
          <w:rFonts w:ascii="Times" w:hAnsi="Times" w:cs="Arial"/>
          <w:color w:val="000000"/>
        </w:rPr>
        <w:t xml:space="preserve">, </w:t>
      </w:r>
      <w:r w:rsidR="00A51199" w:rsidRPr="00A51199">
        <w:rPr>
          <w:rFonts w:ascii="Times" w:hAnsi="Times" w:cs="Arial"/>
          <w:color w:val="000000"/>
        </w:rPr>
        <w:t xml:space="preserve">1,359 of </w:t>
      </w:r>
      <w:proofErr w:type="spellStart"/>
      <w:r w:rsidRPr="00A51199">
        <w:rPr>
          <w:rFonts w:ascii="Times" w:hAnsi="Times" w:cs="Arial"/>
          <w:color w:val="000000"/>
        </w:rPr>
        <w:t>r</w:t>
      </w:r>
      <w:r w:rsidR="00A51199" w:rsidRPr="00A51199">
        <w:rPr>
          <w:rFonts w:ascii="Times" w:hAnsi="Times" w:cs="Arial"/>
          <w:color w:val="000000"/>
        </w:rPr>
        <w:t>etroviridae</w:t>
      </w:r>
      <w:proofErr w:type="spellEnd"/>
      <w:r w:rsidR="00A51199" w:rsidRPr="00A51199">
        <w:rPr>
          <w:rFonts w:ascii="Times" w:hAnsi="Times" w:cs="Arial"/>
          <w:color w:val="000000"/>
        </w:rPr>
        <w:t xml:space="preserve"> and a pool of 3,301 targets of other </w:t>
      </w:r>
      <w:r w:rsidRPr="00A51199">
        <w:rPr>
          <w:rFonts w:ascii="Times" w:hAnsi="Times" w:cs="Arial"/>
          <w:color w:val="000000"/>
        </w:rPr>
        <w:t xml:space="preserve">virus families. </w:t>
      </w:r>
      <w:r w:rsidRPr="00A51199">
        <w:rPr>
          <w:rFonts w:ascii="Times" w:hAnsi="Times" w:cs="Arial"/>
          <w:color w:val="000000"/>
        </w:rPr>
        <w:lastRenderedPageBreak/>
        <w:t>Considering the number of shared human targets</w:t>
      </w:r>
      <w:r w:rsidR="00A51199" w:rsidRPr="00A51199">
        <w:rPr>
          <w:rFonts w:ascii="Times" w:hAnsi="Times" w:cs="Arial"/>
          <w:color w:val="000000"/>
        </w:rPr>
        <w:t xml:space="preserve"> between families</w:t>
      </w:r>
      <w:r w:rsidRPr="00A51199">
        <w:rPr>
          <w:rFonts w:ascii="Times" w:hAnsi="Times" w:cs="Arial"/>
          <w:color w:val="000000"/>
        </w:rPr>
        <w:t xml:space="preserve">, the Venn diagram suggests that </w:t>
      </w:r>
      <w:r w:rsidR="00A51199" w:rsidRPr="00A51199">
        <w:rPr>
          <w:rFonts w:ascii="Times" w:hAnsi="Times" w:cs="Arial"/>
          <w:color w:val="000000"/>
        </w:rPr>
        <w:t>targets of different families considerably overlap.</w:t>
      </w:r>
    </w:p>
    <w:p w14:paraId="44B9A60C" w14:textId="77777777" w:rsidR="00A51199" w:rsidRDefault="00A51199">
      <w:pPr>
        <w:rPr>
          <w:ins w:id="479" w:author="P Uetz" w:date="2017-09-03T23:18:00Z"/>
          <w:rFonts w:ascii="Times" w:hAnsi="Times"/>
          <w:b/>
          <w:noProof/>
        </w:rPr>
      </w:pPr>
    </w:p>
    <w:p w14:paraId="0DFA585B" w14:textId="0A9E1B10" w:rsidR="00BA6A0F" w:rsidRDefault="00BA6A0F">
      <w:pPr>
        <w:rPr>
          <w:ins w:id="480" w:author="P Uetz" w:date="2017-09-03T23:18:00Z"/>
          <w:rFonts w:ascii="Times" w:hAnsi="Times"/>
          <w:b/>
          <w:noProof/>
        </w:rPr>
      </w:pPr>
      <w:ins w:id="481" w:author="P Uetz" w:date="2017-09-03T23:18:00Z">
        <w:r>
          <w:rPr>
            <w:rFonts w:ascii="Times" w:hAnsi="Times"/>
            <w:b/>
            <w:noProof/>
          </w:rPr>
          <w:t>Fig. 2 ?. From Gulbahce et al. 2012</w:t>
        </w:r>
      </w:ins>
    </w:p>
    <w:p w14:paraId="581C556D" w14:textId="21B98F6F" w:rsidR="00BA6A0F" w:rsidRDefault="00BA6A0F">
      <w:pPr>
        <w:rPr>
          <w:rFonts w:ascii="Times" w:hAnsi="Times"/>
          <w:b/>
          <w:noProof/>
        </w:rPr>
      </w:pPr>
      <w:ins w:id="482" w:author="P Uetz" w:date="2017-09-03T23:18:00Z">
        <w:r>
          <w:rPr>
            <w:rFonts w:ascii="Times" w:hAnsi="Times"/>
            <w:b/>
            <w:noProof/>
          </w:rPr>
          <w:drawing>
            <wp:inline distT="0" distB="0" distL="0" distR="0" wp14:anchorId="026D9EEF" wp14:editId="607EF29C">
              <wp:extent cx="5486400" cy="3294705"/>
              <wp:effectExtent l="0" t="0" r="0" b="762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3294705"/>
                      </a:xfrm>
                      <a:prstGeom prst="rect">
                        <a:avLst/>
                      </a:prstGeom>
                      <a:noFill/>
                      <a:ln>
                        <a:noFill/>
                      </a:ln>
                    </pic:spPr>
                  </pic:pic>
                </a:graphicData>
              </a:graphic>
            </wp:inline>
          </w:drawing>
        </w:r>
      </w:ins>
    </w:p>
    <w:p w14:paraId="2124007D" w14:textId="4CDC09B8" w:rsidR="00A51199" w:rsidRDefault="00A51199">
      <w:pPr>
        <w:rPr>
          <w:rFonts w:ascii="Times" w:hAnsi="Times"/>
          <w:b/>
          <w:noProof/>
        </w:rPr>
      </w:pPr>
      <w:r>
        <w:rPr>
          <w:rFonts w:ascii="Times" w:hAnsi="Times"/>
          <w:b/>
          <w:noProof/>
        </w:rPr>
        <w:drawing>
          <wp:inline distT="0" distB="0" distL="0" distR="0" wp14:anchorId="306DC2C5" wp14:editId="0B6A915A">
            <wp:extent cx="5486400" cy="40919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2.pdf"/>
                    <pic:cNvPicPr/>
                  </pic:nvPicPr>
                  <pic:blipFill>
                    <a:blip r:embed="rId11">
                      <a:extLst>
                        <a:ext uri="{28A0092B-C50C-407E-A947-70E740481C1C}">
                          <a14:useLocalDpi xmlns:a14="http://schemas.microsoft.com/office/drawing/2010/main" val="0"/>
                        </a:ext>
                      </a:extLst>
                    </a:blip>
                    <a:stretch>
                      <a:fillRect/>
                    </a:stretch>
                  </pic:blipFill>
                  <pic:spPr>
                    <a:xfrm>
                      <a:off x="0" y="0"/>
                      <a:ext cx="5486400" cy="4091940"/>
                    </a:xfrm>
                    <a:prstGeom prst="rect">
                      <a:avLst/>
                    </a:prstGeom>
                  </pic:spPr>
                </pic:pic>
              </a:graphicData>
            </a:graphic>
          </wp:inline>
        </w:drawing>
      </w:r>
    </w:p>
    <w:p w14:paraId="7D3384FD" w14:textId="77777777" w:rsidR="00A51199" w:rsidRDefault="00A51199">
      <w:pPr>
        <w:rPr>
          <w:rFonts w:ascii="Times" w:hAnsi="Times"/>
          <w:b/>
          <w:noProof/>
        </w:rPr>
      </w:pPr>
    </w:p>
    <w:p w14:paraId="3C81C5FC" w14:textId="77777777" w:rsidR="00A51199" w:rsidRDefault="00A51199">
      <w:pPr>
        <w:rPr>
          <w:rFonts w:ascii="Times" w:hAnsi="Times"/>
          <w:b/>
          <w:noProof/>
        </w:rPr>
      </w:pPr>
    </w:p>
    <w:p w14:paraId="4F4295A5" w14:textId="1D468402" w:rsidR="004A536E" w:rsidRDefault="0047280B">
      <w:pPr>
        <w:rPr>
          <w:rFonts w:ascii="Times" w:hAnsi="Times"/>
          <w:noProof/>
        </w:rPr>
      </w:pPr>
      <w:r w:rsidRPr="00714B3B">
        <w:rPr>
          <w:rFonts w:ascii="Times" w:hAnsi="Times"/>
          <w:b/>
          <w:noProof/>
        </w:rPr>
        <w:t xml:space="preserve">Figure </w:t>
      </w:r>
      <w:r w:rsidR="00A51199">
        <w:rPr>
          <w:rFonts w:ascii="Times" w:hAnsi="Times"/>
          <w:b/>
          <w:noProof/>
        </w:rPr>
        <w:t>2</w:t>
      </w:r>
      <w:r w:rsidRPr="00714B3B">
        <w:rPr>
          <w:rFonts w:ascii="Times" w:hAnsi="Times"/>
          <w:b/>
          <w:noProof/>
        </w:rPr>
        <w:t xml:space="preserve">: </w:t>
      </w:r>
      <w:r w:rsidR="00A51199">
        <w:rPr>
          <w:rFonts w:ascii="Times" w:hAnsi="Times"/>
          <w:b/>
          <w:noProof/>
        </w:rPr>
        <w:t xml:space="preserve">Topological features of targets of </w:t>
      </w:r>
      <w:r w:rsidR="0003671A">
        <w:rPr>
          <w:rFonts w:ascii="Times" w:hAnsi="Times"/>
          <w:b/>
          <w:noProof/>
        </w:rPr>
        <w:t>herpesviridae, orthomyxoviridae, papillomaviridae, retroviridae and other</w:t>
      </w:r>
      <w:r w:rsidR="00A51199">
        <w:rPr>
          <w:rFonts w:ascii="Times" w:hAnsi="Times"/>
          <w:b/>
          <w:noProof/>
        </w:rPr>
        <w:t xml:space="preserve"> families. </w:t>
      </w:r>
      <w:r w:rsidRPr="00714B3B">
        <w:rPr>
          <w:rFonts w:ascii="Times" w:hAnsi="Times"/>
          <w:b/>
          <w:noProof/>
        </w:rPr>
        <w:t>(A)</w:t>
      </w:r>
      <w:r w:rsidR="00A51199">
        <w:rPr>
          <w:rFonts w:ascii="Times" w:hAnsi="Times"/>
          <w:noProof/>
        </w:rPr>
        <w:t xml:space="preserve"> Utilizing</w:t>
      </w:r>
      <w:r w:rsidRPr="00714B3B">
        <w:rPr>
          <w:rFonts w:ascii="Times" w:hAnsi="Times"/>
          <w:noProof/>
        </w:rPr>
        <w:t xml:space="preserve"> set</w:t>
      </w:r>
      <w:r w:rsidR="00A51199">
        <w:rPr>
          <w:rFonts w:ascii="Times" w:hAnsi="Times"/>
          <w:noProof/>
        </w:rPr>
        <w:t>s of proteins that are targeted by viruses of different families,</w:t>
      </w:r>
      <w:r w:rsidRPr="00714B3B">
        <w:rPr>
          <w:rFonts w:ascii="Times" w:hAnsi="Times"/>
          <w:noProof/>
        </w:rPr>
        <w:t xml:space="preserve"> we determined the enrichment of such target proteins in bins of proteins that have a certain number of interactions in a human protein-protein interaction network. Randomly sampling sets o</w:t>
      </w:r>
      <w:r w:rsidR="00714B3B" w:rsidRPr="00714B3B">
        <w:rPr>
          <w:rFonts w:ascii="Times" w:hAnsi="Times"/>
          <w:noProof/>
        </w:rPr>
        <w:t xml:space="preserve">f viral targets, we observed that proteins of increasing degree are preferably targeted by viuses. </w:t>
      </w:r>
      <w:r w:rsidR="00714B3B" w:rsidRPr="00714B3B">
        <w:rPr>
          <w:rFonts w:ascii="Times" w:hAnsi="Times"/>
          <w:b/>
          <w:noProof/>
        </w:rPr>
        <w:t>(B)</w:t>
      </w:r>
      <w:r w:rsidR="00714B3B" w:rsidRPr="00714B3B">
        <w:rPr>
          <w:rFonts w:ascii="Times" w:hAnsi="Times"/>
          <w:noProof/>
        </w:rPr>
        <w:t xml:space="preserve"> We defined a set of bottleneck proteins in a human protein-protein interaction network as the top 20% of proteins with highest b</w:t>
      </w:r>
      <w:r w:rsidR="00855FD8">
        <w:rPr>
          <w:rFonts w:ascii="Times" w:hAnsi="Times"/>
          <w:noProof/>
        </w:rPr>
        <w:t xml:space="preserve">etweeness centrality. Utilizing the set of proteins that were targeted by other virus families, </w:t>
      </w:r>
      <w:r w:rsidR="00714B3B" w:rsidRPr="00714B3B">
        <w:rPr>
          <w:rFonts w:ascii="Times" w:hAnsi="Times"/>
          <w:noProof/>
        </w:rPr>
        <w:t xml:space="preserve">set we observed </w:t>
      </w:r>
      <w:r w:rsidR="00855FD8">
        <w:rPr>
          <w:rFonts w:ascii="Times" w:hAnsi="Times"/>
          <w:noProof/>
        </w:rPr>
        <w:t>687</w:t>
      </w:r>
      <w:r w:rsidR="00714B3B" w:rsidRPr="00714B3B">
        <w:rPr>
          <w:rFonts w:ascii="Times" w:hAnsi="Times"/>
          <w:noProof/>
        </w:rPr>
        <w:t xml:space="preserve"> </w:t>
      </w:r>
      <w:r w:rsidR="00855FD8">
        <w:rPr>
          <w:rFonts w:ascii="Times" w:hAnsi="Times"/>
          <w:noProof/>
        </w:rPr>
        <w:t xml:space="preserve">targeted bottleneck </w:t>
      </w:r>
      <w:r w:rsidR="00714B3B" w:rsidRPr="00714B3B">
        <w:rPr>
          <w:rFonts w:ascii="Times" w:hAnsi="Times"/>
          <w:noProof/>
        </w:rPr>
        <w:t>protei</w:t>
      </w:r>
      <w:r w:rsidR="00855FD8">
        <w:rPr>
          <w:rFonts w:ascii="Times" w:hAnsi="Times"/>
          <w:noProof/>
        </w:rPr>
        <w:t>n</w:t>
      </w:r>
      <w:r w:rsidR="00714B3B" w:rsidRPr="00714B3B">
        <w:rPr>
          <w:rFonts w:ascii="Times" w:hAnsi="Times"/>
          <w:noProof/>
        </w:rPr>
        <w:t>s. Randomized sampling of target sets confimed the statistical significance of the observed value, suggesting that bottleneck proteins are prime viral targets</w:t>
      </w:r>
      <w:r w:rsidR="00855FD8">
        <w:rPr>
          <w:rFonts w:ascii="Times" w:hAnsi="Times"/>
          <w:noProof/>
        </w:rPr>
        <w:t xml:space="preserve"> (P &lt; 10</w:t>
      </w:r>
      <w:r w:rsidR="00855FD8" w:rsidRPr="00855FD8">
        <w:rPr>
          <w:rFonts w:ascii="Times" w:hAnsi="Times"/>
          <w:noProof/>
          <w:vertAlign w:val="superscript"/>
        </w:rPr>
        <w:t>-4</w:t>
      </w:r>
      <w:r w:rsidR="00855FD8">
        <w:rPr>
          <w:rFonts w:ascii="Times" w:hAnsi="Times"/>
          <w:noProof/>
        </w:rPr>
        <w:t>)</w:t>
      </w:r>
      <w:r w:rsidR="00714B3B" w:rsidRPr="00714B3B">
        <w:rPr>
          <w:rFonts w:ascii="Times" w:hAnsi="Times"/>
          <w:noProof/>
        </w:rPr>
        <w:t xml:space="preserve">. </w:t>
      </w:r>
      <w:r w:rsidR="00855FD8">
        <w:rPr>
          <w:rFonts w:ascii="Times" w:hAnsi="Times"/>
          <w:noProof/>
        </w:rPr>
        <w:t>In the inset, we corrobaorate this obs</w:t>
      </w:r>
      <w:r w:rsidR="0003671A">
        <w:rPr>
          <w:rFonts w:ascii="Times" w:hAnsi="Times"/>
          <w:noProof/>
        </w:rPr>
        <w:t xml:space="preserve">ervation, considering targets in remaining virus families. </w:t>
      </w:r>
      <w:r w:rsidR="00AB7692">
        <w:rPr>
          <w:rFonts w:ascii="Times" w:hAnsi="Times"/>
          <w:noProof/>
        </w:rPr>
        <w:t xml:space="preserve">In </w:t>
      </w:r>
      <w:r w:rsidR="0003671A" w:rsidRPr="0003671A">
        <w:rPr>
          <w:rFonts w:ascii="Times" w:hAnsi="Times"/>
          <w:b/>
          <w:noProof/>
        </w:rPr>
        <w:t>(C)</w:t>
      </w:r>
      <w:r w:rsidR="00AB7692" w:rsidRPr="00AB7692">
        <w:rPr>
          <w:rFonts w:ascii="Times" w:hAnsi="Times"/>
          <w:noProof/>
        </w:rPr>
        <w:t>, we determined the occurrence</w:t>
      </w:r>
      <w:r w:rsidR="00AB7692">
        <w:rPr>
          <w:rFonts w:ascii="Times" w:hAnsi="Times"/>
          <w:noProof/>
        </w:rPr>
        <w:t xml:space="preserve"> of proteins in different pathways. Randomly sampling viral targets, we observed that targets of different virus families tend to </w:t>
      </w:r>
      <w:r w:rsidR="00855FD8">
        <w:rPr>
          <w:rFonts w:ascii="Times" w:hAnsi="Times"/>
          <w:noProof/>
        </w:rPr>
        <w:t xml:space="preserve"> </w:t>
      </w:r>
      <w:r w:rsidR="00AB7692">
        <w:rPr>
          <w:rFonts w:ascii="Times" w:hAnsi="Times"/>
          <w:noProof/>
        </w:rPr>
        <w:t>appear in an increasing number of different pathways.</w:t>
      </w:r>
      <w:r w:rsidR="00855FD8">
        <w:rPr>
          <w:rFonts w:ascii="Times" w:hAnsi="Times"/>
          <w:noProof/>
        </w:rPr>
        <w:t xml:space="preserve"> In </w:t>
      </w:r>
      <w:r w:rsidR="00714B3B" w:rsidRPr="00714B3B">
        <w:rPr>
          <w:rFonts w:ascii="Times" w:hAnsi="Times"/>
          <w:b/>
          <w:noProof/>
        </w:rPr>
        <w:t>(D)</w:t>
      </w:r>
      <w:r w:rsidR="00855FD8" w:rsidRPr="00855FD8">
        <w:rPr>
          <w:rFonts w:ascii="Times" w:hAnsi="Times"/>
          <w:noProof/>
        </w:rPr>
        <w:t xml:space="preserve">, we determined the number of targeted </w:t>
      </w:r>
      <w:r w:rsidR="00714B3B" w:rsidRPr="00855FD8">
        <w:rPr>
          <w:rFonts w:ascii="Times" w:hAnsi="Times"/>
          <w:noProof/>
        </w:rPr>
        <w:t>critical,</w:t>
      </w:r>
      <w:r w:rsidR="00714B3B">
        <w:rPr>
          <w:rFonts w:ascii="Times" w:hAnsi="Times"/>
          <w:noProof/>
        </w:rPr>
        <w:t xml:space="preserve"> inte</w:t>
      </w:r>
      <w:r w:rsidR="00855FD8">
        <w:rPr>
          <w:rFonts w:ascii="Times" w:hAnsi="Times"/>
          <w:noProof/>
        </w:rPr>
        <w:t xml:space="preserve">rmittent and redundant proteins. Randomizing such targets, </w:t>
      </w:r>
      <w:r w:rsidR="00714B3B">
        <w:rPr>
          <w:rFonts w:ascii="Times" w:hAnsi="Times"/>
          <w:noProof/>
        </w:rPr>
        <w:t xml:space="preserve">we observed that critical proteins significantly accrued viral targets while we found the </w:t>
      </w:r>
      <w:r w:rsidR="00855FD8">
        <w:rPr>
          <w:rFonts w:ascii="Times" w:hAnsi="Times"/>
          <w:noProof/>
        </w:rPr>
        <w:t>opposite for redundant proteins considering all virus families.</w:t>
      </w:r>
    </w:p>
    <w:p w14:paraId="4873B90E" w14:textId="77777777" w:rsidR="00714B3B" w:rsidRDefault="00714B3B">
      <w:pPr>
        <w:rPr>
          <w:rFonts w:ascii="Times" w:hAnsi="Times"/>
          <w:noProof/>
        </w:rPr>
      </w:pPr>
    </w:p>
    <w:p w14:paraId="1A8F1DF6" w14:textId="77777777" w:rsidR="00714B3B" w:rsidRDefault="00714B3B">
      <w:pPr>
        <w:rPr>
          <w:rFonts w:ascii="Times" w:hAnsi="Times"/>
          <w:noProof/>
        </w:rPr>
      </w:pPr>
    </w:p>
    <w:p w14:paraId="7F7D31F7" w14:textId="77777777" w:rsidR="00714B3B" w:rsidRDefault="00714B3B">
      <w:pPr>
        <w:rPr>
          <w:rFonts w:ascii="Times" w:hAnsi="Times"/>
          <w:noProof/>
        </w:rPr>
      </w:pPr>
    </w:p>
    <w:p w14:paraId="00F2DB80" w14:textId="184B0BB0" w:rsidR="00714B3B" w:rsidRDefault="00AB7692">
      <w:pPr>
        <w:rPr>
          <w:rFonts w:ascii="Times" w:hAnsi="Times"/>
          <w:noProof/>
        </w:rPr>
      </w:pPr>
      <w:r>
        <w:rPr>
          <w:rFonts w:ascii="Times" w:hAnsi="Times"/>
          <w:noProof/>
        </w:rPr>
        <w:drawing>
          <wp:inline distT="0" distB="0" distL="0" distR="0" wp14:anchorId="120C0E85" wp14:editId="53AFC1C9">
            <wp:extent cx="5486400" cy="34055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3.pdf"/>
                    <pic:cNvPicPr/>
                  </pic:nvPicPr>
                  <pic:blipFill>
                    <a:blip r:embed="rId12">
                      <a:extLst>
                        <a:ext uri="{28A0092B-C50C-407E-A947-70E740481C1C}">
                          <a14:useLocalDpi xmlns:a14="http://schemas.microsoft.com/office/drawing/2010/main" val="0"/>
                        </a:ext>
                      </a:extLst>
                    </a:blip>
                    <a:stretch>
                      <a:fillRect/>
                    </a:stretch>
                  </pic:blipFill>
                  <pic:spPr>
                    <a:xfrm>
                      <a:off x="0" y="0"/>
                      <a:ext cx="5486400" cy="3405505"/>
                    </a:xfrm>
                    <a:prstGeom prst="rect">
                      <a:avLst/>
                    </a:prstGeom>
                  </pic:spPr>
                </pic:pic>
              </a:graphicData>
            </a:graphic>
          </wp:inline>
        </w:drawing>
      </w:r>
    </w:p>
    <w:p w14:paraId="4762A7F1" w14:textId="77777777" w:rsidR="0073122C" w:rsidRDefault="0073122C" w:rsidP="00A20CD1">
      <w:pPr>
        <w:rPr>
          <w:rFonts w:ascii="Times" w:hAnsi="Times"/>
          <w:b/>
          <w:noProof/>
        </w:rPr>
      </w:pPr>
    </w:p>
    <w:p w14:paraId="2D6E28AD" w14:textId="0D0C53E2" w:rsidR="00A20CD1" w:rsidRPr="00AB7692" w:rsidRDefault="00714B3B" w:rsidP="00A20CD1">
      <w:pPr>
        <w:rPr>
          <w:rFonts w:ascii="Times" w:hAnsi="Times"/>
          <w:noProof/>
        </w:rPr>
      </w:pPr>
      <w:r w:rsidRPr="00714B3B">
        <w:rPr>
          <w:rFonts w:ascii="Times" w:hAnsi="Times"/>
          <w:b/>
          <w:noProof/>
        </w:rPr>
        <w:t xml:space="preserve">Figure </w:t>
      </w:r>
      <w:r w:rsidR="00AB7692">
        <w:rPr>
          <w:rFonts w:ascii="Times" w:hAnsi="Times"/>
          <w:b/>
          <w:noProof/>
        </w:rPr>
        <w:t>3</w:t>
      </w:r>
      <w:r w:rsidRPr="00714B3B">
        <w:rPr>
          <w:rFonts w:ascii="Times" w:hAnsi="Times"/>
          <w:b/>
          <w:noProof/>
        </w:rPr>
        <w:t xml:space="preserve">: </w:t>
      </w:r>
      <w:r w:rsidR="00AB7692">
        <w:rPr>
          <w:rFonts w:ascii="Times" w:hAnsi="Times"/>
          <w:b/>
          <w:noProof/>
        </w:rPr>
        <w:t xml:space="preserve">Functions of targets of different virus families. </w:t>
      </w:r>
      <w:r w:rsidR="00AB7692" w:rsidRPr="00AB7692">
        <w:rPr>
          <w:rFonts w:ascii="Times" w:hAnsi="Times"/>
          <w:noProof/>
        </w:rPr>
        <w:t>We determined the frequency of proteins that were targeted by different virus families</w:t>
      </w:r>
      <w:r w:rsidR="00AB7692">
        <w:rPr>
          <w:rFonts w:ascii="Times" w:hAnsi="Times"/>
          <w:noProof/>
        </w:rPr>
        <w:t xml:space="preserve">. Such frequencies </w:t>
      </w:r>
      <w:r w:rsidR="00AB7692">
        <w:rPr>
          <w:rFonts w:ascii="Times" w:hAnsi="Times"/>
          <w:noProof/>
        </w:rPr>
        <w:lastRenderedPageBreak/>
        <w:t xml:space="preserve">were compared to the corresponding frequencies of a </w:t>
      </w:r>
      <w:r w:rsidR="00A20CD1">
        <w:rPr>
          <w:rFonts w:ascii="Times" w:hAnsi="Times"/>
          <w:noProof/>
        </w:rPr>
        <w:t xml:space="preserve">set of targets of all families, determining a foldchange. </w:t>
      </w:r>
    </w:p>
    <w:p w14:paraId="1A04D1D7" w14:textId="77777777" w:rsidR="006E1AD1" w:rsidRDefault="006E1AD1">
      <w:pPr>
        <w:rPr>
          <w:rFonts w:ascii="Times" w:hAnsi="Times"/>
          <w:noProof/>
        </w:rPr>
      </w:pPr>
    </w:p>
    <w:p w14:paraId="103AC001" w14:textId="043D5FF3" w:rsidR="006E1AD1" w:rsidRDefault="00690E60">
      <w:pPr>
        <w:ind w:firstLine="720"/>
        <w:rPr>
          <w:ins w:id="483" w:author="Stefan Wuchty" w:date="2017-09-03T20:41:00Z"/>
          <w:rFonts w:ascii="Times" w:hAnsi="Times"/>
          <w:noProof/>
        </w:rPr>
        <w:pPrChange w:id="484" w:author="Goodacre, Norman *" w:date="2017-09-04T12:03:00Z">
          <w:pPr/>
        </w:pPrChange>
      </w:pPr>
      <w:ins w:id="485" w:author="Goodacre, Norman *" w:date="2017-09-04T12:02:00Z">
        <w:r>
          <w:rPr>
            <w:rFonts w:ascii="Times" w:hAnsi="Times"/>
            <w:noProof/>
          </w:rPr>
          <w:drawing>
            <wp:inline distT="0" distB="0" distL="0" distR="0" wp14:anchorId="3BFFF543" wp14:editId="325C26D5">
              <wp:extent cx="3924300" cy="30082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25250" cy="3009019"/>
                      </a:xfrm>
                      <a:prstGeom prst="rect">
                        <a:avLst/>
                      </a:prstGeom>
                      <a:noFill/>
                    </pic:spPr>
                  </pic:pic>
                </a:graphicData>
              </a:graphic>
            </wp:inline>
          </w:drawing>
        </w:r>
      </w:ins>
    </w:p>
    <w:p w14:paraId="44A00322" w14:textId="679A033F" w:rsidR="00D555BC" w:rsidRPr="00690E60" w:rsidRDefault="00690E60">
      <w:pPr>
        <w:rPr>
          <w:ins w:id="486" w:author="Stefan Wuchty" w:date="2017-09-03T20:41:00Z"/>
          <w:rFonts w:ascii="Times" w:hAnsi="Times"/>
          <w:noProof/>
        </w:rPr>
      </w:pPr>
      <w:ins w:id="487" w:author="Goodacre, Norman *" w:date="2017-09-04T11:56:00Z">
        <w:r w:rsidRPr="00714B3B">
          <w:rPr>
            <w:rFonts w:ascii="Times" w:hAnsi="Times"/>
            <w:b/>
            <w:noProof/>
          </w:rPr>
          <w:t xml:space="preserve">Figure </w:t>
        </w:r>
        <w:r>
          <w:rPr>
            <w:rFonts w:ascii="Times" w:hAnsi="Times"/>
            <w:b/>
            <w:noProof/>
          </w:rPr>
          <w:t>4</w:t>
        </w:r>
        <w:r w:rsidRPr="00714B3B">
          <w:rPr>
            <w:rFonts w:ascii="Times" w:hAnsi="Times"/>
            <w:b/>
            <w:noProof/>
          </w:rPr>
          <w:t xml:space="preserve">: </w:t>
        </w:r>
        <w:r>
          <w:rPr>
            <w:rFonts w:ascii="Times" w:hAnsi="Times"/>
            <w:b/>
            <w:noProof/>
          </w:rPr>
          <w:t xml:space="preserve">Confirmation of HIV-1 – human protein-protein interactions by text-mining. </w:t>
        </w:r>
      </w:ins>
      <w:ins w:id="488" w:author="Goodacre, Norman *" w:date="2017-09-04T12:03:00Z">
        <w:r w:rsidR="000951CA">
          <w:rPr>
            <w:rFonts w:ascii="Times" w:hAnsi="Times"/>
            <w:noProof/>
          </w:rPr>
          <w:t>28% (63</w:t>
        </w:r>
      </w:ins>
      <w:ins w:id="489" w:author="Goodacre, Norman *" w:date="2017-09-04T12:21:00Z">
        <w:r w:rsidR="000951CA">
          <w:rPr>
            <w:rFonts w:ascii="Times" w:hAnsi="Times"/>
            <w:noProof/>
          </w:rPr>
          <w:t>5</w:t>
        </w:r>
      </w:ins>
      <w:ins w:id="490" w:author="Goodacre, Norman *" w:date="2017-09-04T12:03:00Z">
        <w:r>
          <w:rPr>
            <w:rFonts w:ascii="Times" w:hAnsi="Times"/>
            <w:noProof/>
          </w:rPr>
          <w:t>/2,</w:t>
        </w:r>
      </w:ins>
      <w:ins w:id="491" w:author="Goodacre, Norman *" w:date="2017-09-04T12:05:00Z">
        <w:r>
          <w:rPr>
            <w:rFonts w:ascii="Times" w:hAnsi="Times"/>
            <w:noProof/>
          </w:rPr>
          <w:t xml:space="preserve">285) of </w:t>
        </w:r>
      </w:ins>
      <w:ins w:id="492" w:author="Goodacre, Norman *" w:date="2017-09-04T12:21:00Z">
        <w:r w:rsidR="000951CA">
          <w:rPr>
            <w:rFonts w:ascii="Times" w:hAnsi="Times"/>
            <w:noProof/>
          </w:rPr>
          <w:t>HIV-1 – human PPIs</w:t>
        </w:r>
      </w:ins>
      <w:ins w:id="493" w:author="Goodacre, Norman *" w:date="2017-09-04T12:05:00Z">
        <w:r>
          <w:rPr>
            <w:rFonts w:ascii="Times" w:hAnsi="Times"/>
            <w:noProof/>
          </w:rPr>
          <w:t xml:space="preserve"> </w:t>
        </w:r>
        <w:r w:rsidR="005B2495">
          <w:rPr>
            <w:rFonts w:ascii="Times" w:hAnsi="Times"/>
            <w:noProof/>
          </w:rPr>
          <w:t>from the combined VirusMentha, VirhostNet2.0, and HPIDB databases could be confirmed using text mining of 4,7</w:t>
        </w:r>
      </w:ins>
      <w:ins w:id="494" w:author="Goodacre, Norman *" w:date="2017-09-04T12:06:00Z">
        <w:r w:rsidR="005B2495">
          <w:rPr>
            <w:rFonts w:ascii="Times" w:hAnsi="Times"/>
            <w:noProof/>
          </w:rPr>
          <w:t>34 Pubmed abstracts</w:t>
        </w:r>
      </w:ins>
      <w:ins w:id="495" w:author="Goodacre, Norman *" w:date="2017-09-04T12:21:00Z">
        <w:r w:rsidR="000951CA">
          <w:rPr>
            <w:rFonts w:ascii="Times" w:hAnsi="Times"/>
            <w:noProof/>
          </w:rPr>
          <w:t xml:space="preserve"> related to HIV-1 + human</w:t>
        </w:r>
      </w:ins>
      <w:ins w:id="496" w:author="Goodacre, Norman *" w:date="2017-09-04T12:06:00Z">
        <w:r w:rsidR="005B2495">
          <w:rPr>
            <w:rFonts w:ascii="Times" w:hAnsi="Times"/>
            <w:noProof/>
          </w:rPr>
          <w:t xml:space="preserve">. </w:t>
        </w:r>
      </w:ins>
      <w:ins w:id="497" w:author="Goodacre, Norman *" w:date="2017-09-04T12:22:00Z">
        <w:r w:rsidR="000951CA">
          <w:rPr>
            <w:rFonts w:ascii="Times" w:hAnsi="Times"/>
            <w:noProof/>
          </w:rPr>
          <w:t>Most confirmed interactions were confirmed by a single publication, but some were confirmed by multiple (max</w:t>
        </w:r>
      </w:ins>
      <w:ins w:id="498" w:author="Goodacre, Norman *" w:date="2017-09-04T12:23:00Z">
        <w:r w:rsidR="000951CA">
          <w:rPr>
            <w:rFonts w:ascii="Times" w:hAnsi="Times"/>
            <w:noProof/>
          </w:rPr>
          <w:t xml:space="preserve"> = 170).</w:t>
        </w:r>
      </w:ins>
      <w:ins w:id="499" w:author="Goodacre, Norman *" w:date="2017-09-04T12:21:00Z">
        <w:r w:rsidR="000951CA">
          <w:rPr>
            <w:rFonts w:ascii="Times" w:hAnsi="Times"/>
            <w:noProof/>
          </w:rPr>
          <w:t xml:space="preserve"> </w:t>
        </w:r>
      </w:ins>
    </w:p>
    <w:p w14:paraId="49A5139B" w14:textId="77777777" w:rsidR="00D555BC" w:rsidRDefault="00D555BC">
      <w:pPr>
        <w:rPr>
          <w:ins w:id="500" w:author="Stefan Wuchty" w:date="2017-09-03T20:41:00Z"/>
          <w:rFonts w:ascii="Times" w:hAnsi="Times"/>
          <w:noProof/>
        </w:rPr>
      </w:pPr>
    </w:p>
    <w:p w14:paraId="5CEDFC7F" w14:textId="2785DDD1" w:rsidR="00D555BC" w:rsidRPr="00C57D78" w:rsidRDefault="00C57D78">
      <w:pPr>
        <w:rPr>
          <w:ins w:id="501" w:author="Goodacre, Norman *" w:date="2017-09-04T12:24:00Z"/>
          <w:rFonts w:ascii="Times" w:hAnsi="Times"/>
          <w:b/>
          <w:noProof/>
          <w:rPrChange w:id="502" w:author="Goodacre, Norman *" w:date="2017-09-04T12:24:00Z">
            <w:rPr>
              <w:ins w:id="503" w:author="Goodacre, Norman *" w:date="2017-09-04T12:24:00Z"/>
              <w:rFonts w:ascii="Times" w:hAnsi="Times"/>
              <w:noProof/>
            </w:rPr>
          </w:rPrChange>
        </w:rPr>
      </w:pPr>
      <w:ins w:id="504" w:author="Goodacre, Norman *" w:date="2017-09-04T12:24:00Z">
        <w:r w:rsidRPr="00C57D78">
          <w:rPr>
            <w:rFonts w:ascii="Times" w:hAnsi="Times"/>
            <w:b/>
            <w:noProof/>
            <w:rPrChange w:id="505" w:author="Goodacre, Norman *" w:date="2017-09-04T12:24:00Z">
              <w:rPr>
                <w:rFonts w:ascii="Times" w:hAnsi="Times"/>
                <w:noProof/>
              </w:rPr>
            </w:rPrChange>
          </w:rPr>
          <w:t>Figure 4 Methods</w:t>
        </w:r>
      </w:ins>
    </w:p>
    <w:p w14:paraId="442A582F" w14:textId="47D99E2C" w:rsidR="00C57D78" w:rsidDel="00C57D78" w:rsidRDefault="00C57D78">
      <w:pPr>
        <w:rPr>
          <w:ins w:id="506" w:author="Stefan Wuchty" w:date="2017-09-03T20:41:00Z"/>
          <w:del w:id="507" w:author="Goodacre, Norman *" w:date="2017-09-04T12:25:00Z"/>
          <w:rFonts w:ascii="Times" w:hAnsi="Times"/>
          <w:noProof/>
        </w:rPr>
      </w:pPr>
      <w:ins w:id="508" w:author="Goodacre, Norman *" w:date="2017-09-04T12:24:00Z">
        <w:r>
          <w:rPr>
            <w:rFonts w:ascii="Times" w:hAnsi="Times"/>
            <w:noProof/>
          </w:rPr>
          <w:t xml:space="preserve">All uniprot accessions associated with HIV-1 and human proteins interacting in either VIrusMentha, VirhostNet2.0, or HPIDB were mapped to names and synonyms, </w:t>
        </w:r>
      </w:ins>
      <w:ins w:id="509" w:author="Goodacre, Norman *" w:date="2017-09-04T12:25:00Z">
        <w:r>
          <w:rPr>
            <w:rFonts w:ascii="Times" w:hAnsi="Times"/>
            <w:noProof/>
          </w:rPr>
          <w:t>which were then reduced to purely alphanumeric strings. Reduced strings of length 3 and up were used, and flanked with whitespace to denote individual words</w:t>
        </w:r>
      </w:ins>
      <w:ins w:id="510" w:author="Goodacre, Norman *" w:date="2017-09-04T12:26:00Z">
        <w:r w:rsidR="00DF0E1F">
          <w:rPr>
            <w:rFonts w:ascii="Times" w:hAnsi="Times"/>
            <w:noProof/>
          </w:rPr>
          <w:t>; these words were manually reviewed to remove overly-generic words</w:t>
        </w:r>
      </w:ins>
      <w:ins w:id="511" w:author="Goodacre, Norman *" w:date="2017-09-04T12:30:00Z">
        <w:r w:rsidR="00DF0E1F">
          <w:rPr>
            <w:rFonts w:ascii="Times" w:hAnsi="Times"/>
            <w:noProof/>
          </w:rPr>
          <w:t xml:space="preserve"> (e.x. ‘protein CAN</w:t>
        </w:r>
      </w:ins>
      <w:ins w:id="512" w:author="Goodacre, Norman *" w:date="2017-09-04T12:31:00Z">
        <w:r w:rsidR="00DF0E1F">
          <w:rPr>
            <w:rFonts w:ascii="Times" w:hAnsi="Times"/>
            <w:noProof/>
          </w:rPr>
          <w:t>’)</w:t>
        </w:r>
      </w:ins>
      <w:ins w:id="513" w:author="Goodacre, Norman *" w:date="2017-09-04T12:26:00Z">
        <w:r w:rsidR="00DF0E1F">
          <w:rPr>
            <w:rFonts w:ascii="Times" w:hAnsi="Times"/>
            <w:noProof/>
          </w:rPr>
          <w:t xml:space="preserve">. </w:t>
        </w:r>
      </w:ins>
      <w:ins w:id="514" w:author="Goodacre, Norman *" w:date="2017-09-04T12:27:00Z">
        <w:r>
          <w:rPr>
            <w:rFonts w:ascii="Times" w:hAnsi="Times"/>
            <w:noProof/>
          </w:rPr>
          <w:t>Pubmed was searche</w:t>
        </w:r>
      </w:ins>
      <w:ins w:id="515" w:author="Goodacre, Norman *" w:date="2017-09-04T12:28:00Z">
        <w:r>
          <w:rPr>
            <w:rFonts w:ascii="Times" w:hAnsi="Times"/>
            <w:noProof/>
          </w:rPr>
          <w:t>d</w:t>
        </w:r>
      </w:ins>
      <w:ins w:id="516" w:author="Goodacre, Norman *" w:date="2017-09-04T12:27:00Z">
        <w:r>
          <w:rPr>
            <w:rFonts w:ascii="Times" w:hAnsi="Times"/>
            <w:noProof/>
          </w:rPr>
          <w:t xml:space="preserve"> using the terms </w:t>
        </w:r>
      </w:ins>
      <w:ins w:id="517" w:author="Goodacre, Norman *" w:date="2017-09-04T12:28:00Z">
        <w:r>
          <w:rPr>
            <w:rFonts w:ascii="Times" w:hAnsi="Times"/>
            <w:noProof/>
          </w:rPr>
          <w:t xml:space="preserve">“HIV-1” and “human”, resulting in 4,734 abstracts. These abstracts were then searched for co-occurrence of HIV-1 and partner human protein names / synonyms. </w:t>
        </w:r>
      </w:ins>
      <w:ins w:id="518" w:author="Goodacre, Norman *" w:date="2017-09-04T12:31:00Z">
        <w:r w:rsidR="00DF0E1F">
          <w:rPr>
            <w:rFonts w:ascii="Times" w:hAnsi="Times"/>
            <w:noProof/>
          </w:rPr>
          <w:t xml:space="preserve">This led to the confirmation of 635 PPIs, many by multiple (2+) abstracts. </w:t>
        </w:r>
      </w:ins>
    </w:p>
    <w:p w14:paraId="30FC7026" w14:textId="77777777" w:rsidR="00D555BC" w:rsidRDefault="00D555BC">
      <w:pPr>
        <w:rPr>
          <w:ins w:id="519" w:author="Stefan Wuchty" w:date="2017-09-03T20:41:00Z"/>
          <w:rFonts w:ascii="Times" w:hAnsi="Times"/>
          <w:noProof/>
        </w:rPr>
      </w:pPr>
    </w:p>
    <w:p w14:paraId="7D16201B" w14:textId="763560C8" w:rsidR="00D555BC" w:rsidRPr="00B77521" w:rsidRDefault="00D555BC" w:rsidP="00D555BC">
      <w:pPr>
        <w:rPr>
          <w:ins w:id="520" w:author="Stefan Wuchty" w:date="2017-09-03T20:46:00Z"/>
          <w:rFonts w:ascii="Times" w:eastAsia="Times New Roman" w:hAnsi="Times" w:cs="Times New Roman"/>
          <w:b/>
        </w:rPr>
      </w:pPr>
      <w:ins w:id="521" w:author="Stefan Wuchty" w:date="2017-09-03T20:46:00Z">
        <w:r w:rsidRPr="00B77521">
          <w:rPr>
            <w:rFonts w:ascii="Times" w:eastAsia="Times New Roman" w:hAnsi="Times" w:cs="Times New Roman"/>
            <w:b/>
          </w:rPr>
          <w:t>Table 1: Overview of host-pathogen databases that provide human host-virus protein interactions.</w:t>
        </w:r>
      </w:ins>
    </w:p>
    <w:p w14:paraId="5F673DBD" w14:textId="04319462" w:rsidR="00D555BC" w:rsidRDefault="00D555BC">
      <w:pPr>
        <w:rPr>
          <w:ins w:id="522" w:author="Stefan Wuchty" w:date="2017-09-03T20:45:00Z"/>
          <w:rFonts w:ascii="Times" w:hAnsi="Times"/>
          <w:noProof/>
        </w:rPr>
      </w:pPr>
    </w:p>
    <w:tbl>
      <w:tblPr>
        <w:tblStyle w:val="TableGrid"/>
        <w:tblW w:w="0" w:type="auto"/>
        <w:tblLayout w:type="fixed"/>
        <w:tblLook w:val="04A0" w:firstRow="1" w:lastRow="0" w:firstColumn="1" w:lastColumn="0" w:noHBand="0" w:noVBand="1"/>
      </w:tblPr>
      <w:tblGrid>
        <w:gridCol w:w="1273"/>
        <w:gridCol w:w="1083"/>
        <w:gridCol w:w="5351"/>
        <w:gridCol w:w="1149"/>
      </w:tblGrid>
      <w:tr w:rsidR="00D555BC" w:rsidRPr="003A0C84" w14:paraId="029AF32E" w14:textId="77777777" w:rsidTr="00110CD2">
        <w:trPr>
          <w:trHeight w:val="300"/>
          <w:ins w:id="523" w:author="Stefan Wuchty" w:date="2017-09-03T20:45:00Z"/>
        </w:trPr>
        <w:tc>
          <w:tcPr>
            <w:tcW w:w="1273" w:type="dxa"/>
            <w:hideMark/>
          </w:tcPr>
          <w:p w14:paraId="4493944A" w14:textId="77777777" w:rsidR="00D555BC" w:rsidRPr="00B77521" w:rsidRDefault="00D555BC" w:rsidP="00110CD2">
            <w:pPr>
              <w:jc w:val="center"/>
              <w:rPr>
                <w:ins w:id="524" w:author="Stefan Wuchty" w:date="2017-09-03T20:45:00Z"/>
                <w:rFonts w:ascii="Times" w:eastAsia="Times New Roman" w:hAnsi="Times" w:cs="Times New Roman"/>
                <w:b/>
                <w:sz w:val="20"/>
                <w:szCs w:val="20"/>
              </w:rPr>
            </w:pPr>
            <w:ins w:id="525" w:author="Stefan Wuchty" w:date="2017-09-03T20:45:00Z">
              <w:r w:rsidRPr="00B77521">
                <w:rPr>
                  <w:rFonts w:ascii="Times" w:eastAsia="Times New Roman" w:hAnsi="Times" w:cs="Times New Roman"/>
                  <w:b/>
                  <w:sz w:val="20"/>
                  <w:szCs w:val="20"/>
                </w:rPr>
                <w:t>database</w:t>
              </w:r>
            </w:ins>
          </w:p>
        </w:tc>
        <w:tc>
          <w:tcPr>
            <w:tcW w:w="1083" w:type="dxa"/>
            <w:hideMark/>
          </w:tcPr>
          <w:p w14:paraId="6CACB1CC" w14:textId="77777777" w:rsidR="00D555BC" w:rsidRPr="00B77521" w:rsidRDefault="00D555BC" w:rsidP="00110CD2">
            <w:pPr>
              <w:rPr>
                <w:ins w:id="526" w:author="Stefan Wuchty" w:date="2017-09-03T20:45:00Z"/>
                <w:rFonts w:ascii="Times" w:eastAsia="Times New Roman" w:hAnsi="Times" w:cs="Times New Roman"/>
                <w:b/>
                <w:sz w:val="20"/>
                <w:szCs w:val="20"/>
              </w:rPr>
            </w:pPr>
            <w:ins w:id="527" w:author="Stefan Wuchty" w:date="2017-09-03T20:45:00Z">
              <w:r w:rsidRPr="00B77521">
                <w:rPr>
                  <w:rFonts w:ascii="Times" w:eastAsia="Times New Roman" w:hAnsi="Times" w:cs="Times New Roman"/>
                  <w:b/>
                  <w:sz w:val="20"/>
                  <w:szCs w:val="20"/>
                </w:rPr>
                <w:t>pathogens</w:t>
              </w:r>
            </w:ins>
          </w:p>
        </w:tc>
        <w:tc>
          <w:tcPr>
            <w:tcW w:w="5351" w:type="dxa"/>
            <w:hideMark/>
          </w:tcPr>
          <w:p w14:paraId="382DD3EC" w14:textId="77777777" w:rsidR="00D555BC" w:rsidRPr="00B77521" w:rsidRDefault="00D555BC" w:rsidP="00110CD2">
            <w:pPr>
              <w:rPr>
                <w:ins w:id="528" w:author="Stefan Wuchty" w:date="2017-09-03T20:45:00Z"/>
                <w:rFonts w:ascii="Times" w:eastAsia="Times New Roman" w:hAnsi="Times" w:cs="Times New Roman"/>
                <w:b/>
                <w:sz w:val="20"/>
                <w:szCs w:val="20"/>
              </w:rPr>
            </w:pPr>
            <w:ins w:id="529" w:author="Stefan Wuchty" w:date="2017-09-03T20:45:00Z">
              <w:r w:rsidRPr="00B77521">
                <w:rPr>
                  <w:rFonts w:ascii="Times" w:eastAsia="Times New Roman" w:hAnsi="Times" w:cs="Times New Roman"/>
                  <w:b/>
                  <w:sz w:val="20"/>
                  <w:szCs w:val="20"/>
                </w:rPr>
                <w:t>webpage</w:t>
              </w:r>
            </w:ins>
          </w:p>
        </w:tc>
        <w:tc>
          <w:tcPr>
            <w:tcW w:w="1149" w:type="dxa"/>
            <w:hideMark/>
          </w:tcPr>
          <w:p w14:paraId="5127E577" w14:textId="77777777" w:rsidR="00D555BC" w:rsidRPr="00B77521" w:rsidRDefault="00D555BC" w:rsidP="00110CD2">
            <w:pPr>
              <w:rPr>
                <w:ins w:id="530" w:author="Stefan Wuchty" w:date="2017-09-03T20:45:00Z"/>
                <w:rFonts w:ascii="Times" w:eastAsia="Times New Roman" w:hAnsi="Times" w:cs="Times New Roman"/>
                <w:b/>
                <w:sz w:val="20"/>
                <w:szCs w:val="20"/>
              </w:rPr>
            </w:pPr>
            <w:ins w:id="531" w:author="Stefan Wuchty" w:date="2017-09-03T20:45:00Z">
              <w:r w:rsidRPr="00B77521">
                <w:rPr>
                  <w:rFonts w:ascii="Times" w:eastAsia="Times New Roman" w:hAnsi="Times" w:cs="Times New Roman"/>
                  <w:b/>
                  <w:sz w:val="20"/>
                  <w:szCs w:val="20"/>
                </w:rPr>
                <w:t>References</w:t>
              </w:r>
            </w:ins>
          </w:p>
        </w:tc>
      </w:tr>
      <w:tr w:rsidR="00D555BC" w:rsidRPr="003A0C84" w14:paraId="3DD43F3F" w14:textId="77777777" w:rsidTr="00110CD2">
        <w:trPr>
          <w:trHeight w:val="300"/>
          <w:ins w:id="532" w:author="Stefan Wuchty" w:date="2017-09-03T20:45:00Z"/>
        </w:trPr>
        <w:tc>
          <w:tcPr>
            <w:tcW w:w="1273" w:type="dxa"/>
            <w:hideMark/>
          </w:tcPr>
          <w:p w14:paraId="0D6FE33C" w14:textId="77777777" w:rsidR="00D555BC" w:rsidRPr="00B77521" w:rsidRDefault="00D555BC" w:rsidP="00110CD2">
            <w:pPr>
              <w:jc w:val="center"/>
              <w:rPr>
                <w:ins w:id="533" w:author="Stefan Wuchty" w:date="2017-09-03T20:45:00Z"/>
                <w:rFonts w:ascii="Times" w:eastAsia="Times New Roman" w:hAnsi="Times" w:cs="Times New Roman"/>
                <w:sz w:val="20"/>
                <w:szCs w:val="20"/>
              </w:rPr>
            </w:pPr>
            <w:proofErr w:type="spellStart"/>
            <w:ins w:id="534" w:author="Stefan Wuchty" w:date="2017-09-03T20:45:00Z">
              <w:r w:rsidRPr="00B77521">
                <w:rPr>
                  <w:rFonts w:ascii="Times" w:eastAsia="Times New Roman" w:hAnsi="Times" w:cs="Times New Roman"/>
                  <w:sz w:val="20"/>
                  <w:szCs w:val="20"/>
                </w:rPr>
                <w:t>HCVPro</w:t>
              </w:r>
              <w:proofErr w:type="spellEnd"/>
            </w:ins>
          </w:p>
        </w:tc>
        <w:tc>
          <w:tcPr>
            <w:tcW w:w="1083" w:type="dxa"/>
            <w:hideMark/>
          </w:tcPr>
          <w:p w14:paraId="186D3F21" w14:textId="77777777" w:rsidR="00D555BC" w:rsidRPr="00B77521" w:rsidRDefault="00D555BC" w:rsidP="00110CD2">
            <w:pPr>
              <w:rPr>
                <w:ins w:id="535" w:author="Stefan Wuchty" w:date="2017-09-03T20:45:00Z"/>
                <w:rFonts w:ascii="Times" w:eastAsia="Times New Roman" w:hAnsi="Times" w:cs="Times New Roman"/>
                <w:sz w:val="20"/>
                <w:szCs w:val="20"/>
              </w:rPr>
            </w:pPr>
            <w:ins w:id="536" w:author="Stefan Wuchty" w:date="2017-09-03T20:45:00Z">
              <w:r w:rsidRPr="00B77521">
                <w:rPr>
                  <w:rFonts w:ascii="Times" w:eastAsia="Times New Roman" w:hAnsi="Times" w:cs="Times New Roman"/>
                  <w:sz w:val="20"/>
                  <w:szCs w:val="20"/>
                </w:rPr>
                <w:t>only HCV</w:t>
              </w:r>
            </w:ins>
          </w:p>
        </w:tc>
        <w:tc>
          <w:tcPr>
            <w:tcW w:w="5351" w:type="dxa"/>
            <w:hideMark/>
          </w:tcPr>
          <w:p w14:paraId="321BA6A9" w14:textId="77777777" w:rsidR="00D555BC" w:rsidRPr="00B77521" w:rsidRDefault="00D555BC" w:rsidP="00110CD2">
            <w:pPr>
              <w:rPr>
                <w:ins w:id="537" w:author="Stefan Wuchty" w:date="2017-09-03T20:45:00Z"/>
                <w:rFonts w:ascii="Times" w:eastAsia="Times New Roman" w:hAnsi="Times" w:cs="Times New Roman"/>
                <w:sz w:val="20"/>
                <w:szCs w:val="20"/>
              </w:rPr>
            </w:pPr>
            <w:ins w:id="538" w:author="Stefan Wuchty" w:date="2017-09-03T20:45:00Z">
              <w:r w:rsidRPr="00B77521">
                <w:rPr>
                  <w:rFonts w:ascii="Times" w:eastAsia="Times New Roman" w:hAnsi="Times" w:cs="Times New Roman"/>
                  <w:sz w:val="20"/>
                  <w:szCs w:val="20"/>
                </w:rPr>
                <w:t>http://www.cbrc.kaust.edu.sa/hcvpro/</w:t>
              </w:r>
            </w:ins>
          </w:p>
        </w:tc>
        <w:tc>
          <w:tcPr>
            <w:tcW w:w="1149" w:type="dxa"/>
            <w:hideMark/>
          </w:tcPr>
          <w:p w14:paraId="69D57AC8" w14:textId="29061F2E" w:rsidR="00D555BC" w:rsidRPr="00B77521" w:rsidRDefault="00D555BC" w:rsidP="007C3EB7">
            <w:pPr>
              <w:rPr>
                <w:ins w:id="539" w:author="Stefan Wuchty" w:date="2017-09-03T20:45:00Z"/>
                <w:rFonts w:ascii="Times" w:eastAsia="Times New Roman" w:hAnsi="Times" w:cs="Times New Roman"/>
                <w:sz w:val="20"/>
                <w:szCs w:val="20"/>
              </w:rPr>
            </w:pPr>
            <w:ins w:id="540" w:author="Stefan Wuchty" w:date="2017-09-03T20:45:00Z">
              <w:r>
                <w:rPr>
                  <w:rFonts w:ascii="Times" w:eastAsia="Times New Roman" w:hAnsi="Times" w:cs="Times New Roman"/>
                  <w:sz w:val="20"/>
                  <w:szCs w:val="20"/>
                </w:rPr>
                <w:fldChar w:fldCharType="begin"/>
              </w:r>
            </w:ins>
            <w:r w:rsidR="007C3EB7">
              <w:rPr>
                <w:rFonts w:ascii="Times" w:eastAsia="Times New Roman" w:hAnsi="Times" w:cs="Times New Roman"/>
                <w:sz w:val="20"/>
                <w:szCs w:val="20"/>
              </w:rPr>
              <w:instrText xml:space="preserve"> ADDIN EN.CITE &lt;EndNote&gt;&lt;Cite&gt;&lt;Author&gt;Kwofie&lt;/Author&gt;&lt;Year&gt;2011&lt;/Year&gt;&lt;RecNum&gt;46&lt;/RecNum&gt;&lt;DisplayText&gt;(19)&lt;/DisplayText&gt;&lt;record&gt;&lt;rec-number&gt;46&lt;/rec-number&gt;&lt;foreign-keys&gt;&lt;key app="EN" db-id="fzxf5s9pk0992pefpet5d9rcvs2ae90rrfad" timestamp="1504480305"&gt;46&lt;/key&gt;&lt;/foreign-keys&gt;&lt;ref-type name="Journal Article"&gt;17&lt;/ref-type&gt;&lt;contributors&gt;&lt;authors&gt;&lt;author&gt;Kwofie, S. K.&lt;/author&gt;&lt;author&gt;Schaefer, U.&lt;/author&gt;&lt;author&gt;Sundararajan, V. S.&lt;/author&gt;&lt;author&gt;Bajic, V. B.&lt;/author&gt;&lt;author&gt;Christoffels, A.&lt;/author&gt;&lt;/authors&gt;&lt;/contributors&gt;&lt;auth-address&gt;South African National Bioinformatics Institute, University of the Western Cape, Private Bag X17, Modderdam Road, Bellville 7535, Cape Town, South Africa. samuel@sanbi.ac.za&lt;/auth-address&gt;&lt;titles&gt;&lt;title&gt;HCVpro: hepatitis C virus protein interaction database&lt;/title&gt;&lt;secondary-title&gt;Infect Genet Evol&lt;/secondary-title&gt;&lt;/titles&gt;&lt;periodical&gt;&lt;full-title&gt;Infect Genet Evol&lt;/full-title&gt;&lt;/periodical&gt;&lt;pages&gt;1971-7&lt;/pages&gt;&lt;volume&gt;11&lt;/volume&gt;&lt;number&gt;8&lt;/number&gt;&lt;keywords&gt;&lt;keyword&gt;Biomarkers/metabolism&lt;/keyword&gt;&lt;keyword&gt;*Databases, Protein&lt;/keyword&gt;&lt;keyword&gt;Hepacivirus/*chemistry/genetics/*metabolism&lt;/keyword&gt;&lt;keyword&gt;Hepatitis C/diagnosis/metabolism&lt;/keyword&gt;&lt;keyword&gt;Humans&lt;/keyword&gt;&lt;keyword&gt;Protein Interaction Maps&lt;/keyword&gt;&lt;keyword&gt;Software&lt;/keyword&gt;&lt;keyword&gt;User-Computer Interface&lt;/keyword&gt;&lt;keyword&gt;Viral Proteins/genetics/*metabolism&lt;/keyword&gt;&lt;/keywords&gt;&lt;dates&gt;&lt;year&gt;2011&lt;/year&gt;&lt;pub-dates&gt;&lt;date&gt;Dec&lt;/date&gt;&lt;/pub-dates&gt;&lt;/dates&gt;&lt;isbn&gt;1567-7257 (Electronic)&amp;#xD;1567-1348 (Linking)&lt;/isbn&gt;&lt;accession-num&gt;21930248&lt;/accession-num&gt;&lt;urls&gt;&lt;related-urls&gt;&lt;url&gt;http://www.ncbi.nlm.nih.gov/pubmed/21930248&lt;/url&gt;&lt;/related-urls&gt;&lt;/urls&gt;&lt;electronic-resource-num&gt;10.1016/j.meegid.2011.09.001&lt;/electronic-resource-num&gt;&lt;/record&gt;&lt;/Cite&gt;&lt;/EndNote&gt;</w:instrText>
            </w:r>
            <w:ins w:id="541" w:author="Stefan Wuchty" w:date="2017-09-03T20:45:00Z">
              <w:r>
                <w:rPr>
                  <w:rFonts w:ascii="Times" w:eastAsia="Times New Roman" w:hAnsi="Times" w:cs="Times New Roman"/>
                  <w:sz w:val="20"/>
                  <w:szCs w:val="20"/>
                </w:rPr>
                <w:fldChar w:fldCharType="separate"/>
              </w:r>
            </w:ins>
            <w:r w:rsidR="007C3EB7">
              <w:rPr>
                <w:rFonts w:ascii="Times" w:eastAsia="Times New Roman" w:hAnsi="Times" w:cs="Times New Roman"/>
                <w:noProof/>
                <w:sz w:val="20"/>
                <w:szCs w:val="20"/>
              </w:rPr>
              <w:t>(19)</w:t>
            </w:r>
            <w:ins w:id="542" w:author="Stefan Wuchty" w:date="2017-09-03T20:45:00Z">
              <w:r>
                <w:rPr>
                  <w:rFonts w:ascii="Times" w:eastAsia="Times New Roman" w:hAnsi="Times" w:cs="Times New Roman"/>
                  <w:sz w:val="20"/>
                  <w:szCs w:val="20"/>
                </w:rPr>
                <w:fldChar w:fldCharType="end"/>
              </w:r>
            </w:ins>
          </w:p>
        </w:tc>
      </w:tr>
      <w:tr w:rsidR="00D555BC" w:rsidRPr="003A0C84" w14:paraId="697F300C" w14:textId="77777777" w:rsidTr="00110CD2">
        <w:trPr>
          <w:trHeight w:val="600"/>
          <w:ins w:id="543" w:author="Stefan Wuchty" w:date="2017-09-03T20:45:00Z"/>
        </w:trPr>
        <w:tc>
          <w:tcPr>
            <w:tcW w:w="1273" w:type="dxa"/>
            <w:hideMark/>
          </w:tcPr>
          <w:p w14:paraId="128B1FA4" w14:textId="77777777" w:rsidR="00D555BC" w:rsidRPr="00B77521" w:rsidRDefault="00D555BC" w:rsidP="00110CD2">
            <w:pPr>
              <w:jc w:val="center"/>
              <w:rPr>
                <w:ins w:id="544" w:author="Stefan Wuchty" w:date="2017-09-03T20:45:00Z"/>
                <w:rFonts w:ascii="Times" w:eastAsia="Times New Roman" w:hAnsi="Times" w:cs="Times New Roman"/>
                <w:sz w:val="20"/>
                <w:szCs w:val="20"/>
              </w:rPr>
            </w:pPr>
            <w:ins w:id="545" w:author="Stefan Wuchty" w:date="2017-09-03T20:45:00Z">
              <w:r w:rsidRPr="00B77521">
                <w:rPr>
                  <w:rFonts w:ascii="Times" w:eastAsia="Times New Roman" w:hAnsi="Times" w:cs="Times New Roman"/>
                  <w:sz w:val="20"/>
                  <w:szCs w:val="20"/>
                </w:rPr>
                <w:t>HIV-1 @NCBI</w:t>
              </w:r>
            </w:ins>
          </w:p>
        </w:tc>
        <w:tc>
          <w:tcPr>
            <w:tcW w:w="1083" w:type="dxa"/>
            <w:hideMark/>
          </w:tcPr>
          <w:p w14:paraId="7E49A28D" w14:textId="77777777" w:rsidR="00D555BC" w:rsidRPr="00B77521" w:rsidRDefault="00D555BC" w:rsidP="00110CD2">
            <w:pPr>
              <w:rPr>
                <w:ins w:id="546" w:author="Stefan Wuchty" w:date="2017-09-03T20:45:00Z"/>
                <w:rFonts w:ascii="Times" w:eastAsia="Times New Roman" w:hAnsi="Times" w:cs="Times New Roman"/>
                <w:sz w:val="20"/>
                <w:szCs w:val="20"/>
              </w:rPr>
            </w:pPr>
            <w:ins w:id="547" w:author="Stefan Wuchty" w:date="2017-09-03T20:45:00Z">
              <w:r w:rsidRPr="00B77521">
                <w:rPr>
                  <w:rFonts w:ascii="Times" w:eastAsia="Times New Roman" w:hAnsi="Times" w:cs="Times New Roman"/>
                  <w:sz w:val="20"/>
                  <w:szCs w:val="20"/>
                </w:rPr>
                <w:t>only HIV</w:t>
              </w:r>
            </w:ins>
          </w:p>
        </w:tc>
        <w:tc>
          <w:tcPr>
            <w:tcW w:w="5351" w:type="dxa"/>
            <w:hideMark/>
          </w:tcPr>
          <w:p w14:paraId="69EE0277" w14:textId="77777777" w:rsidR="00D555BC" w:rsidRPr="00B77521" w:rsidRDefault="00D555BC" w:rsidP="00110CD2">
            <w:pPr>
              <w:rPr>
                <w:ins w:id="548" w:author="Stefan Wuchty" w:date="2017-09-03T20:45:00Z"/>
                <w:rFonts w:ascii="Times" w:eastAsia="Times New Roman" w:hAnsi="Times" w:cs="Times New Roman"/>
                <w:sz w:val="20"/>
                <w:szCs w:val="20"/>
              </w:rPr>
            </w:pPr>
            <w:ins w:id="549" w:author="Stefan Wuchty" w:date="2017-09-03T20:45:00Z">
              <w:r w:rsidRPr="00B77521">
                <w:rPr>
                  <w:rFonts w:ascii="Times" w:eastAsia="Times New Roman" w:hAnsi="Times" w:cs="Times New Roman"/>
                  <w:sz w:val="20"/>
                  <w:szCs w:val="20"/>
                </w:rPr>
                <w:t>https://www.ncbi.nlm.nih.gov/genome/viruses/retroviruses/hiv-1/interactions/</w:t>
              </w:r>
            </w:ins>
          </w:p>
        </w:tc>
        <w:tc>
          <w:tcPr>
            <w:tcW w:w="1149" w:type="dxa"/>
            <w:hideMark/>
          </w:tcPr>
          <w:p w14:paraId="6AE18A2F" w14:textId="5D0CD858" w:rsidR="00D555BC" w:rsidRPr="00B77521" w:rsidRDefault="00D555BC" w:rsidP="007C3EB7">
            <w:pPr>
              <w:rPr>
                <w:ins w:id="550" w:author="Stefan Wuchty" w:date="2017-09-03T20:45:00Z"/>
                <w:rFonts w:ascii="Times" w:eastAsia="Times New Roman" w:hAnsi="Times" w:cs="Times New Roman"/>
                <w:sz w:val="20"/>
                <w:szCs w:val="20"/>
              </w:rPr>
            </w:pPr>
            <w:ins w:id="551" w:author="Stefan Wuchty" w:date="2017-09-03T20:45:00Z">
              <w:r>
                <w:rPr>
                  <w:rFonts w:ascii="Times" w:eastAsia="Times New Roman" w:hAnsi="Times" w:cs="Times New Roman"/>
                  <w:sz w:val="20"/>
                  <w:szCs w:val="20"/>
                </w:rPr>
                <w:fldChar w:fldCharType="begin">
                  <w:fldData xml:space="preserve">PEVuZE5vdGU+PENpdGU+PEF1dGhvcj5Ba28tQWRqZWk8L0F1dGhvcj48WWVhcj4yMDE1PC9ZZWFy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</w:fldData>
                </w:fldChar>
              </w:r>
            </w:ins>
            <w:r w:rsidR="007C3EB7">
              <w:rPr>
                <w:rFonts w:ascii="Times" w:eastAsia="Times New Roman" w:hAnsi="Times" w:cs="Times New Roman"/>
                <w:sz w:val="20"/>
                <w:szCs w:val="20"/>
              </w:rPr>
              <w:instrText xml:space="preserve"> ADDIN EN.CITE </w:instrText>
            </w:r>
            <w:r w:rsidR="007C3EB7">
              <w:rPr>
                <w:rFonts w:ascii="Times" w:eastAsia="Times New Roman" w:hAnsi="Times" w:cs="Times New Roman"/>
                <w:sz w:val="20"/>
                <w:szCs w:val="20"/>
              </w:rPr>
              <w:fldChar w:fldCharType="begin">
                <w:fldData xml:space="preserve">PEVuZE5vdGU+PENpdGU+PEF1dGhvcj5Ba28tQWRqZWk8L0F1dGhvcj48WWVhcj4yMDE1PC9ZZWFy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</w:fldData>
              </w:fldChar>
            </w:r>
            <w:r w:rsidR="007C3EB7">
              <w:rPr>
                <w:rFonts w:ascii="Times" w:eastAsia="Times New Roman" w:hAnsi="Times" w:cs="Times New Roman"/>
                <w:sz w:val="20"/>
                <w:szCs w:val="20"/>
              </w:rPr>
              <w:instrText xml:space="preserve"> ADDIN EN.CITE.DATA </w:instrText>
            </w:r>
            <w:r w:rsidR="007C3EB7">
              <w:rPr>
                <w:rFonts w:ascii="Times" w:eastAsia="Times New Roman" w:hAnsi="Times" w:cs="Times New Roman"/>
                <w:sz w:val="20"/>
                <w:szCs w:val="20"/>
              </w:rPr>
            </w:r>
            <w:r w:rsidR="007C3EB7">
              <w:rPr>
                <w:rFonts w:ascii="Times" w:eastAsia="Times New Roman" w:hAnsi="Times" w:cs="Times New Roman"/>
                <w:sz w:val="20"/>
                <w:szCs w:val="20"/>
              </w:rPr>
              <w:fldChar w:fldCharType="end"/>
            </w:r>
            <w:ins w:id="552" w:author="Stefan Wuchty" w:date="2017-09-03T20:45:00Z">
              <w:r>
                <w:rPr>
                  <w:rFonts w:ascii="Times" w:eastAsia="Times New Roman" w:hAnsi="Times" w:cs="Times New Roman"/>
                  <w:sz w:val="20"/>
                  <w:szCs w:val="20"/>
                </w:rPr>
              </w:r>
              <w:r>
                <w:rPr>
                  <w:rFonts w:ascii="Times" w:eastAsia="Times New Roman" w:hAnsi="Times" w:cs="Times New Roman"/>
                  <w:sz w:val="20"/>
                  <w:szCs w:val="20"/>
                </w:rPr>
                <w:fldChar w:fldCharType="separate"/>
              </w:r>
            </w:ins>
            <w:r w:rsidR="007C3EB7">
              <w:rPr>
                <w:rFonts w:ascii="Times" w:eastAsia="Times New Roman" w:hAnsi="Times" w:cs="Times New Roman"/>
                <w:noProof/>
                <w:sz w:val="20"/>
                <w:szCs w:val="20"/>
              </w:rPr>
              <w:t>(20)</w:t>
            </w:r>
            <w:ins w:id="553" w:author="Stefan Wuchty" w:date="2017-09-03T20:45:00Z">
              <w:r>
                <w:rPr>
                  <w:rFonts w:ascii="Times" w:eastAsia="Times New Roman" w:hAnsi="Times" w:cs="Times New Roman"/>
                  <w:sz w:val="20"/>
                  <w:szCs w:val="20"/>
                </w:rPr>
                <w:fldChar w:fldCharType="end"/>
              </w:r>
            </w:ins>
          </w:p>
        </w:tc>
      </w:tr>
      <w:tr w:rsidR="00D555BC" w:rsidRPr="003A0C84" w14:paraId="3162AF46" w14:textId="77777777" w:rsidTr="00110CD2">
        <w:trPr>
          <w:trHeight w:val="300"/>
          <w:ins w:id="554" w:author="Stefan Wuchty" w:date="2017-09-03T20:45:00Z"/>
        </w:trPr>
        <w:tc>
          <w:tcPr>
            <w:tcW w:w="1273" w:type="dxa"/>
            <w:hideMark/>
          </w:tcPr>
          <w:p w14:paraId="4F6329AE" w14:textId="77777777" w:rsidR="00D555BC" w:rsidRPr="00B77521" w:rsidRDefault="00D555BC" w:rsidP="00110CD2">
            <w:pPr>
              <w:jc w:val="center"/>
              <w:rPr>
                <w:ins w:id="555" w:author="Stefan Wuchty" w:date="2017-09-03T20:45:00Z"/>
                <w:rFonts w:ascii="Times" w:eastAsia="Times New Roman" w:hAnsi="Times" w:cs="Times New Roman"/>
                <w:sz w:val="20"/>
                <w:szCs w:val="20"/>
              </w:rPr>
            </w:pPr>
            <w:ins w:id="556" w:author="Stefan Wuchty" w:date="2017-09-03T20:45:00Z">
              <w:r w:rsidRPr="00B77521">
                <w:rPr>
                  <w:rFonts w:ascii="Times" w:eastAsia="Times New Roman" w:hAnsi="Times" w:cs="Times New Roman"/>
                  <w:sz w:val="20"/>
                  <w:szCs w:val="20"/>
                </w:rPr>
                <w:t>PHIDIAS</w:t>
              </w:r>
            </w:ins>
          </w:p>
        </w:tc>
        <w:tc>
          <w:tcPr>
            <w:tcW w:w="1083" w:type="dxa"/>
            <w:hideMark/>
          </w:tcPr>
          <w:p w14:paraId="2A42D293" w14:textId="77777777" w:rsidR="00D555BC" w:rsidRPr="00B77521" w:rsidRDefault="00D555BC" w:rsidP="00110CD2">
            <w:pPr>
              <w:rPr>
                <w:ins w:id="557" w:author="Stefan Wuchty" w:date="2017-09-03T20:45:00Z"/>
                <w:rFonts w:ascii="Times" w:eastAsia="Times New Roman" w:hAnsi="Times" w:cs="Times New Roman"/>
                <w:sz w:val="20"/>
                <w:szCs w:val="20"/>
              </w:rPr>
            </w:pPr>
          </w:p>
        </w:tc>
        <w:tc>
          <w:tcPr>
            <w:tcW w:w="5351" w:type="dxa"/>
            <w:hideMark/>
          </w:tcPr>
          <w:p w14:paraId="60952D7D" w14:textId="77777777" w:rsidR="00D555BC" w:rsidRPr="00B77521" w:rsidRDefault="00D555BC" w:rsidP="00110CD2">
            <w:pPr>
              <w:rPr>
                <w:ins w:id="558" w:author="Stefan Wuchty" w:date="2017-09-03T20:45:00Z"/>
                <w:rFonts w:ascii="Times" w:eastAsia="Times New Roman" w:hAnsi="Times" w:cs="Times New Roman"/>
                <w:sz w:val="20"/>
                <w:szCs w:val="20"/>
              </w:rPr>
            </w:pPr>
            <w:ins w:id="559" w:author="Stefan Wuchty" w:date="2017-09-03T20:45:00Z">
              <w:r w:rsidRPr="00B77521">
                <w:rPr>
                  <w:rFonts w:ascii="Times" w:eastAsia="Times New Roman" w:hAnsi="Times" w:cs="Times New Roman"/>
                  <w:sz w:val="20"/>
                  <w:szCs w:val="20"/>
                </w:rPr>
                <w:t>http://www.phidias.us</w:t>
              </w:r>
            </w:ins>
          </w:p>
        </w:tc>
        <w:tc>
          <w:tcPr>
            <w:tcW w:w="1149" w:type="dxa"/>
            <w:hideMark/>
          </w:tcPr>
          <w:p w14:paraId="55FEF751" w14:textId="0AF6403E" w:rsidR="00D555BC" w:rsidRPr="00B77521" w:rsidRDefault="00D555BC" w:rsidP="007C3EB7">
            <w:pPr>
              <w:rPr>
                <w:ins w:id="560" w:author="Stefan Wuchty" w:date="2017-09-03T20:45:00Z"/>
                <w:rFonts w:ascii="Times" w:eastAsia="Times New Roman" w:hAnsi="Times" w:cs="Times New Roman"/>
                <w:sz w:val="20"/>
                <w:szCs w:val="20"/>
              </w:rPr>
            </w:pPr>
            <w:ins w:id="561" w:author="Stefan Wuchty" w:date="2017-09-03T20:45:00Z">
              <w:r>
                <w:rPr>
                  <w:rFonts w:ascii="Times" w:eastAsia="Times New Roman" w:hAnsi="Times" w:cs="Times New Roman"/>
                  <w:sz w:val="20"/>
                  <w:szCs w:val="20"/>
                </w:rPr>
                <w:fldChar w:fldCharType="begin"/>
              </w:r>
            </w:ins>
            <w:r w:rsidR="007C3EB7">
              <w:rPr>
                <w:rFonts w:ascii="Times" w:eastAsia="Times New Roman" w:hAnsi="Times" w:cs="Times New Roman"/>
                <w:sz w:val="20"/>
                <w:szCs w:val="20"/>
              </w:rPr>
              <w:instrText xml:space="preserve"> ADDIN EN.CITE &lt;EndNote&gt;&lt;Cite&gt;&lt;Author&gt;Xiang&lt;/Author&gt;&lt;Year&gt;2007&lt;/Year&gt;&lt;RecNum&gt;55&lt;/RecNum&gt;&lt;DisplayText&gt;(23)&lt;/DisplayText&gt;&lt;record&gt;&lt;rec-number&gt;55&lt;/rec-number&gt;&lt;foreign-keys&gt;&lt;key app="EN" db-id="fzxf5s9pk0992pefpet5d9rcvs2ae90rrfad" timestamp="1504480531"&gt;55&lt;/key&gt;&lt;/foreign-keys&gt;&lt;ref-type name="Journal Article"&gt;17&lt;/ref-type&gt;&lt;contributors&gt;&lt;authors&gt;&lt;author&gt;Xiang, Z.&lt;/author&gt;&lt;author&gt;Tian, Y.&lt;/author&gt;&lt;author&gt;He, Y.&lt;/author&gt;&lt;/authors&gt;&lt;/contributors&gt;&lt;auth-address&gt;Unit for Laboratory Animal Medicine, University of Michigan, 1150 W. Medical Dr, Ann Arbor, MI 48109, USA.&lt;/auth-address&gt;&lt;titles&gt;&lt;title&gt;PHIDIAS: a pathogen-host interaction data integration and analysis system&lt;/title&gt;&lt;secondary-title&gt;Genome Biol&lt;/secondary-title&gt;&lt;/titles&gt;&lt;periodical&gt;&lt;full-title&gt;Genome Biol&lt;/full-title&gt;&lt;/periodical&gt;&lt;pages&gt;R150&lt;/pages&gt;&lt;volume&gt;8&lt;/volume&gt;&lt;number&gt;7&lt;/number&gt;&lt;keywords&gt;&lt;keyword&gt;*Databases, Genetic&lt;/keyword&gt;&lt;keyword&gt;Host-Pathogen Interactions/*genetics&lt;/keyword&gt;&lt;keyword&gt;Humans&lt;/keyword&gt;&lt;keyword&gt;Protein Structure, Tertiary&lt;/keyword&gt;&lt;keyword&gt;*Software&lt;/keyword&gt;&lt;/keywords&gt;&lt;dates&gt;&lt;year&gt;2007&lt;/year&gt;&lt;/dates&gt;&lt;isbn&gt;1474-760X (Electronic)&amp;#xD;1474-7596 (Linking)&lt;/isbn&gt;&lt;accession-num&gt;17663773&lt;/accession-num&gt;&lt;urls&gt;&lt;related-urls&gt;&lt;url&gt;http://www.ncbi.nlm.nih.gov/pubmed/17663773&lt;/url&gt;&lt;/related-urls&gt;&lt;/urls&gt;&lt;custom2&gt;PMC2323235&lt;/custom2&gt;&lt;electronic-resource-num&gt;10.1186/gb-2007-8-7-r150&lt;/electronic-resource-num&gt;&lt;/record&gt;&lt;/Cite&gt;&lt;/EndNote&gt;</w:instrText>
            </w:r>
            <w:ins w:id="562" w:author="Stefan Wuchty" w:date="2017-09-03T20:45:00Z">
              <w:r>
                <w:rPr>
                  <w:rFonts w:ascii="Times" w:eastAsia="Times New Roman" w:hAnsi="Times" w:cs="Times New Roman"/>
                  <w:sz w:val="20"/>
                  <w:szCs w:val="20"/>
                </w:rPr>
                <w:fldChar w:fldCharType="separate"/>
              </w:r>
            </w:ins>
            <w:r w:rsidR="007C3EB7">
              <w:rPr>
                <w:rFonts w:ascii="Times" w:eastAsia="Times New Roman" w:hAnsi="Times" w:cs="Times New Roman"/>
                <w:noProof/>
                <w:sz w:val="20"/>
                <w:szCs w:val="20"/>
              </w:rPr>
              <w:t>(23)</w:t>
            </w:r>
            <w:ins w:id="563" w:author="Stefan Wuchty" w:date="2017-09-03T20:45:00Z">
              <w:r>
                <w:rPr>
                  <w:rFonts w:ascii="Times" w:eastAsia="Times New Roman" w:hAnsi="Times" w:cs="Times New Roman"/>
                  <w:sz w:val="20"/>
                  <w:szCs w:val="20"/>
                </w:rPr>
                <w:fldChar w:fldCharType="end"/>
              </w:r>
            </w:ins>
          </w:p>
        </w:tc>
      </w:tr>
      <w:tr w:rsidR="00D555BC" w:rsidRPr="003A0C84" w14:paraId="275B1F43" w14:textId="77777777" w:rsidTr="00110CD2">
        <w:trPr>
          <w:trHeight w:val="300"/>
          <w:ins w:id="564" w:author="Stefan Wuchty" w:date="2017-09-03T20:45:00Z"/>
        </w:trPr>
        <w:tc>
          <w:tcPr>
            <w:tcW w:w="1273" w:type="dxa"/>
            <w:hideMark/>
          </w:tcPr>
          <w:p w14:paraId="31EAE9E5" w14:textId="77777777" w:rsidR="00D555BC" w:rsidRPr="00B77521" w:rsidRDefault="00D555BC" w:rsidP="00110CD2">
            <w:pPr>
              <w:jc w:val="center"/>
              <w:rPr>
                <w:ins w:id="565" w:author="Stefan Wuchty" w:date="2017-09-03T20:45:00Z"/>
                <w:rFonts w:ascii="Times" w:eastAsia="Times New Roman" w:hAnsi="Times" w:cs="Times New Roman"/>
                <w:sz w:val="20"/>
                <w:szCs w:val="20"/>
              </w:rPr>
            </w:pPr>
            <w:ins w:id="566" w:author="Stefan Wuchty" w:date="2017-09-03T20:45:00Z">
              <w:r w:rsidRPr="00B77521">
                <w:rPr>
                  <w:rFonts w:ascii="Times" w:eastAsia="Times New Roman" w:hAnsi="Times" w:cs="Times New Roman"/>
                  <w:sz w:val="20"/>
                  <w:szCs w:val="20"/>
                </w:rPr>
                <w:lastRenderedPageBreak/>
                <w:t>PHISTO</w:t>
              </w:r>
            </w:ins>
          </w:p>
        </w:tc>
        <w:tc>
          <w:tcPr>
            <w:tcW w:w="1083" w:type="dxa"/>
            <w:hideMark/>
          </w:tcPr>
          <w:p w14:paraId="1C1BCB63" w14:textId="77777777" w:rsidR="00D555BC" w:rsidRPr="00B77521" w:rsidRDefault="00D555BC" w:rsidP="00110CD2">
            <w:pPr>
              <w:rPr>
                <w:ins w:id="567" w:author="Stefan Wuchty" w:date="2017-09-03T20:45:00Z"/>
                <w:rFonts w:ascii="Times" w:eastAsia="Times New Roman" w:hAnsi="Times" w:cs="Times New Roman"/>
                <w:sz w:val="20"/>
                <w:szCs w:val="20"/>
              </w:rPr>
            </w:pPr>
          </w:p>
        </w:tc>
        <w:tc>
          <w:tcPr>
            <w:tcW w:w="5351" w:type="dxa"/>
            <w:hideMark/>
          </w:tcPr>
          <w:p w14:paraId="71565C98" w14:textId="77777777" w:rsidR="00D555BC" w:rsidRPr="00B77521" w:rsidRDefault="00D555BC" w:rsidP="00110CD2">
            <w:pPr>
              <w:rPr>
                <w:ins w:id="568" w:author="Stefan Wuchty" w:date="2017-09-03T20:45:00Z"/>
                <w:rFonts w:ascii="Times" w:eastAsia="Times New Roman" w:hAnsi="Times" w:cs="Times New Roman"/>
                <w:sz w:val="20"/>
                <w:szCs w:val="20"/>
              </w:rPr>
            </w:pPr>
            <w:ins w:id="569" w:author="Stefan Wuchty" w:date="2017-09-03T20:45:00Z">
              <w:r w:rsidRPr="00B77521">
                <w:rPr>
                  <w:rFonts w:ascii="Times" w:eastAsia="Times New Roman" w:hAnsi="Times" w:cs="Times New Roman"/>
                  <w:sz w:val="20"/>
                  <w:szCs w:val="20"/>
                </w:rPr>
                <w:t>http://www.phisto.org</w:t>
              </w:r>
            </w:ins>
          </w:p>
        </w:tc>
        <w:tc>
          <w:tcPr>
            <w:tcW w:w="1149" w:type="dxa"/>
            <w:hideMark/>
          </w:tcPr>
          <w:p w14:paraId="192B25F0" w14:textId="2A85C9C8" w:rsidR="00D555BC" w:rsidRPr="00B77521" w:rsidRDefault="00D555BC" w:rsidP="007C3EB7">
            <w:pPr>
              <w:rPr>
                <w:ins w:id="570" w:author="Stefan Wuchty" w:date="2017-09-03T20:45:00Z"/>
                <w:rFonts w:ascii="Times" w:eastAsia="Times New Roman" w:hAnsi="Times" w:cs="Times New Roman"/>
                <w:sz w:val="20"/>
                <w:szCs w:val="20"/>
              </w:rPr>
            </w:pPr>
            <w:ins w:id="571" w:author="Stefan Wuchty" w:date="2017-09-03T20:45:00Z">
              <w:r>
                <w:rPr>
                  <w:rFonts w:ascii="Times" w:eastAsia="Times New Roman" w:hAnsi="Times" w:cs="Times New Roman"/>
                  <w:sz w:val="20"/>
                  <w:szCs w:val="20"/>
                </w:rPr>
                <w:fldChar w:fldCharType="begin"/>
              </w:r>
            </w:ins>
            <w:r w:rsidR="007C3EB7">
              <w:rPr>
                <w:rFonts w:ascii="Times" w:eastAsia="Times New Roman" w:hAnsi="Times" w:cs="Times New Roman"/>
                <w:sz w:val="20"/>
                <w:szCs w:val="20"/>
              </w:rPr>
              <w:instrText xml:space="preserve"> ADDIN EN.CITE &lt;EndNote&gt;&lt;Cite&gt;&lt;Author&gt;Durmus Tekir&lt;/Author&gt;&lt;Year&gt;2013&lt;/Year&gt;&lt;RecNum&gt;61&lt;/RecNum&gt;&lt;DisplayText&gt;(25)&lt;/DisplayText&gt;&lt;record&gt;&lt;rec-number&gt;61&lt;/rec-number&gt;&lt;foreign-keys&gt;&lt;key app="EN" db-id="fzxf5s9pk0992pefpet5d9rcvs2ae90rrfad" timestamp="1504480629"&gt;61&lt;/key&gt;&lt;/foreign-keys&gt;&lt;ref-type name="Journal Article"&gt;17&lt;/ref-type&gt;&lt;contributors&gt;&lt;authors&gt;&lt;author&gt;Durmus Tekir, S.&lt;/author&gt;&lt;author&gt;Cakir, T.&lt;/author&gt;&lt;author&gt;Ardic, E.&lt;/author&gt;&lt;author&gt;Sayilirbas, A. S.&lt;/author&gt;&lt;author&gt;Konuk, G.&lt;/author&gt;&lt;author&gt;Konuk, M.&lt;/author&gt;&lt;author&gt;Sariyer, H.&lt;/author&gt;&lt;author&gt;Ugurlu, A.&lt;/author&gt;&lt;author&gt;Karadeniz, I.&lt;/author&gt;&lt;author&gt;Ozgur, A.&lt;/author&gt;&lt;author&gt;Sevilgen, F. E.&lt;/author&gt;&lt;author&gt;Ulgen, K. O.&lt;/author&gt;&lt;/authors&gt;&lt;/contributors&gt;&lt;auth-address&gt;Department of Chemical Engineering, Bogazici University, 34342 Bebek, Sariyer, Istanbul, Turkey. saliha.durmus@boun.edu.tr&lt;/auth-address&gt;&lt;titles&gt;&lt;title&gt;PHISTO: pathogen-host interaction search tool&lt;/title&gt;&lt;secondary-title&gt;Bioinformatics&lt;/secondary-title&gt;&lt;/titles&gt;&lt;periodical&gt;&lt;full-title&gt;Bioinformatics&lt;/full-title&gt;&lt;/periodical&gt;&lt;pages&gt;1357-8&lt;/pages&gt;&lt;volume&gt;29&lt;/volume&gt;&lt;number&gt;10&lt;/number&gt;&lt;keywords&gt;&lt;keyword&gt;Communicable Diseases&lt;/keyword&gt;&lt;keyword&gt;*Data Mining&lt;/keyword&gt;&lt;keyword&gt;Databases, Protein&lt;/keyword&gt;&lt;keyword&gt;*Host-Pathogen Interactions&lt;/keyword&gt;&lt;keyword&gt;Humans&lt;/keyword&gt;&lt;keyword&gt;Internet&lt;/keyword&gt;&lt;keyword&gt;Protein Interaction Domains and Motifs&lt;/keyword&gt;&lt;keyword&gt;*Search Engine&lt;/keyword&gt;&lt;/keywords&gt;&lt;dates&gt;&lt;year&gt;2013&lt;/year&gt;&lt;pub-dates&gt;&lt;date&gt;May 15&lt;/date&gt;&lt;/pub-dates&gt;&lt;/dates&gt;&lt;isbn&gt;1367-4811 (Electronic)&amp;#xD;1367-4803 (Linking)&lt;/isbn&gt;&lt;accession-num&gt;23515528&lt;/accession-num&gt;&lt;urls&gt;&lt;related-urls&gt;&lt;url&gt;http://www.ncbi.nlm.nih.gov/pubmed/23515528&lt;/url&gt;&lt;/related-urls&gt;&lt;/urls&gt;&lt;electronic-resource-num&gt;10.1093/bioinformatics/btt137&lt;/electronic-resource-num&gt;&lt;/record&gt;&lt;/Cite&gt;&lt;/EndNote&gt;</w:instrText>
            </w:r>
            <w:ins w:id="572" w:author="Stefan Wuchty" w:date="2017-09-03T20:45:00Z">
              <w:r>
                <w:rPr>
                  <w:rFonts w:ascii="Times" w:eastAsia="Times New Roman" w:hAnsi="Times" w:cs="Times New Roman"/>
                  <w:sz w:val="20"/>
                  <w:szCs w:val="20"/>
                </w:rPr>
                <w:fldChar w:fldCharType="separate"/>
              </w:r>
            </w:ins>
            <w:r w:rsidR="007C3EB7">
              <w:rPr>
                <w:rFonts w:ascii="Times" w:eastAsia="Times New Roman" w:hAnsi="Times" w:cs="Times New Roman"/>
                <w:noProof/>
                <w:sz w:val="20"/>
                <w:szCs w:val="20"/>
              </w:rPr>
              <w:t>(25)</w:t>
            </w:r>
            <w:ins w:id="573" w:author="Stefan Wuchty" w:date="2017-09-03T20:45:00Z">
              <w:r>
                <w:rPr>
                  <w:rFonts w:ascii="Times" w:eastAsia="Times New Roman" w:hAnsi="Times" w:cs="Times New Roman"/>
                  <w:sz w:val="20"/>
                  <w:szCs w:val="20"/>
                </w:rPr>
                <w:fldChar w:fldCharType="end"/>
              </w:r>
            </w:ins>
          </w:p>
        </w:tc>
      </w:tr>
      <w:tr w:rsidR="00D555BC" w:rsidRPr="003A0C84" w14:paraId="2E045ECA" w14:textId="77777777" w:rsidTr="00110CD2">
        <w:trPr>
          <w:trHeight w:val="332"/>
          <w:ins w:id="574" w:author="Stefan Wuchty" w:date="2017-09-03T20:45:00Z"/>
        </w:trPr>
        <w:tc>
          <w:tcPr>
            <w:tcW w:w="1273" w:type="dxa"/>
            <w:hideMark/>
          </w:tcPr>
          <w:p w14:paraId="6DCB1438" w14:textId="77777777" w:rsidR="00D555BC" w:rsidRPr="00B77521" w:rsidRDefault="00D555BC" w:rsidP="00110CD2">
            <w:pPr>
              <w:jc w:val="center"/>
              <w:rPr>
                <w:ins w:id="575" w:author="Stefan Wuchty" w:date="2017-09-03T20:45:00Z"/>
                <w:rFonts w:ascii="Times" w:eastAsia="Times New Roman" w:hAnsi="Times" w:cs="Times New Roman"/>
                <w:sz w:val="20"/>
                <w:szCs w:val="20"/>
              </w:rPr>
            </w:pPr>
            <w:ins w:id="576" w:author="Stefan Wuchty" w:date="2017-09-03T20:45:00Z">
              <w:r w:rsidRPr="00B77521">
                <w:rPr>
                  <w:rFonts w:ascii="Times" w:eastAsia="Times New Roman" w:hAnsi="Times" w:cs="Times New Roman"/>
                  <w:sz w:val="20"/>
                  <w:szCs w:val="20"/>
                </w:rPr>
                <w:t>HPIDB</w:t>
              </w:r>
            </w:ins>
          </w:p>
        </w:tc>
        <w:tc>
          <w:tcPr>
            <w:tcW w:w="1083" w:type="dxa"/>
            <w:hideMark/>
          </w:tcPr>
          <w:p w14:paraId="22D3A21B" w14:textId="77777777" w:rsidR="00D555BC" w:rsidRPr="00B77521" w:rsidRDefault="00D555BC" w:rsidP="00110CD2">
            <w:pPr>
              <w:rPr>
                <w:ins w:id="577" w:author="Stefan Wuchty" w:date="2017-09-03T20:45:00Z"/>
                <w:rFonts w:ascii="Times" w:eastAsia="Times New Roman" w:hAnsi="Times" w:cs="Times New Roman"/>
                <w:sz w:val="20"/>
                <w:szCs w:val="20"/>
              </w:rPr>
            </w:pPr>
          </w:p>
        </w:tc>
        <w:tc>
          <w:tcPr>
            <w:tcW w:w="5351" w:type="dxa"/>
            <w:hideMark/>
          </w:tcPr>
          <w:p w14:paraId="2BFE9FBB" w14:textId="77777777" w:rsidR="00D555BC" w:rsidRPr="00B77521" w:rsidRDefault="00D555BC" w:rsidP="00110CD2">
            <w:pPr>
              <w:rPr>
                <w:ins w:id="578" w:author="Stefan Wuchty" w:date="2017-09-03T20:45:00Z"/>
                <w:rFonts w:ascii="Times" w:eastAsia="Times New Roman" w:hAnsi="Times" w:cs="Times New Roman"/>
                <w:sz w:val="20"/>
                <w:szCs w:val="20"/>
              </w:rPr>
            </w:pPr>
            <w:ins w:id="579" w:author="Stefan Wuchty" w:date="2017-09-03T20:45:00Z">
              <w:r w:rsidRPr="00B77521">
                <w:rPr>
                  <w:rFonts w:ascii="Times" w:eastAsia="Times New Roman" w:hAnsi="Times" w:cs="Times New Roman"/>
                  <w:sz w:val="20"/>
                  <w:szCs w:val="20"/>
                </w:rPr>
                <w:t>http://www.agbase.msstate.edu/hpi/main.html</w:t>
              </w:r>
            </w:ins>
          </w:p>
        </w:tc>
        <w:tc>
          <w:tcPr>
            <w:tcW w:w="1149" w:type="dxa"/>
            <w:hideMark/>
          </w:tcPr>
          <w:p w14:paraId="62428C11" w14:textId="42394131" w:rsidR="00D555BC" w:rsidRPr="00B77521" w:rsidRDefault="00D555BC" w:rsidP="007C3EB7">
            <w:pPr>
              <w:rPr>
                <w:ins w:id="580" w:author="Stefan Wuchty" w:date="2017-09-03T20:45:00Z"/>
                <w:rFonts w:ascii="Times" w:eastAsia="Times New Roman" w:hAnsi="Times" w:cs="Times New Roman"/>
                <w:sz w:val="20"/>
                <w:szCs w:val="20"/>
              </w:rPr>
            </w:pPr>
            <w:ins w:id="581" w:author="Stefan Wuchty" w:date="2017-09-03T20:45:00Z">
              <w:r>
                <w:rPr>
                  <w:rFonts w:ascii="Times" w:eastAsia="Times New Roman" w:hAnsi="Times" w:cs="Times New Roman"/>
                  <w:sz w:val="20"/>
                  <w:szCs w:val="20"/>
                </w:rPr>
                <w:fldChar w:fldCharType="begin"/>
              </w:r>
            </w:ins>
            <w:r w:rsidR="007C3EB7">
              <w:rPr>
                <w:rFonts w:ascii="Times" w:eastAsia="Times New Roman" w:hAnsi="Times" w:cs="Times New Roman"/>
                <w:sz w:val="20"/>
                <w:szCs w:val="20"/>
              </w:rPr>
              <w:instrText xml:space="preserve"> ADDIN EN.CITE &lt;EndNote&gt;&lt;Cite&gt;&lt;Author&gt;Kumar&lt;/Author&gt;&lt;Year&gt;2010&lt;/Year&gt;&lt;RecNum&gt;62&lt;/RecNum&gt;&lt;DisplayText&gt;(24)&lt;/DisplayText&gt;&lt;record&gt;&lt;rec-number&gt;62&lt;/rec-number&gt;&lt;foreign-keys&gt;&lt;key app="EN" db-id="fzxf5s9pk0992pefpet5d9rcvs2ae90rrfad" timestamp="1504480663"&gt;62&lt;/key&gt;&lt;/foreign-keys&gt;&lt;ref-type name="Journal Article"&gt;17&lt;/ref-type&gt;&lt;contributors&gt;&lt;authors&gt;&lt;author&gt;Kumar, R.&lt;/author&gt;&lt;author&gt;Nanduri, B.&lt;/author&gt;&lt;/authors&gt;&lt;/contributors&gt;&lt;auth-address&gt;College of Veterinary Medicine, Mississippi State University, Mississippi State, MS 39762, USA. rkumar@cvm.msstate.edu&lt;/auth-address&gt;&lt;titles&gt;&lt;title&gt;HPIDB--a unified resource for host-pathogen interactions&lt;/title&gt;&lt;secondary-title&gt;BMC Bioinformatics&lt;/secondary-title&gt;&lt;/titles&gt;&lt;periodical&gt;&lt;full-title&gt;BMC Bioinformatics&lt;/full-title&gt;&lt;/periodical&gt;&lt;pages&gt;S16&lt;/pages&gt;&lt;volume&gt;11 Suppl 6&lt;/volume&gt;&lt;keywords&gt;&lt;keyword&gt;Databases, Protein&lt;/keyword&gt;&lt;keyword&gt;*Host-Pathogen Interactions&lt;/keyword&gt;&lt;keyword&gt;Internet&lt;/keyword&gt;&lt;keyword&gt;Protein Interaction Mapping&lt;/keyword&gt;&lt;keyword&gt;Proteins/chemistry/metabolism&lt;/keyword&gt;&lt;keyword&gt;Sequence Alignment&lt;/keyword&gt;&lt;keyword&gt;*Software&lt;/keyword&gt;&lt;keyword&gt;User-Computer Interface&lt;/keyword&gt;&lt;/keywords&gt;&lt;dates&gt;&lt;year&gt;2010&lt;/year&gt;&lt;pub-dates&gt;&lt;date&gt;Oct 07&lt;/date&gt;&lt;/pub-dates&gt;&lt;/dates&gt;&lt;isbn&gt;1471-2105 (Electronic)&amp;#xD;1471-2105 (Linking)&lt;/isbn&gt;&lt;accession-num&gt;20946599&lt;/accession-num&gt;&lt;urls&gt;&lt;related-urls&gt;&lt;url&gt;http://www.ncbi.nlm.nih.gov/pubmed/20946599&lt;/url&gt;&lt;/related-urls&gt;&lt;/urls&gt;&lt;custom2&gt;PMC3026363&lt;/custom2&gt;&lt;electronic-resource-num&gt;10.1186/1471-2105-11-S6-S16&lt;/electronic-resource-num&gt;&lt;/record&gt;&lt;/Cite&gt;&lt;/EndNote&gt;</w:instrText>
            </w:r>
            <w:ins w:id="582" w:author="Stefan Wuchty" w:date="2017-09-03T20:45:00Z">
              <w:r>
                <w:rPr>
                  <w:rFonts w:ascii="Times" w:eastAsia="Times New Roman" w:hAnsi="Times" w:cs="Times New Roman"/>
                  <w:sz w:val="20"/>
                  <w:szCs w:val="20"/>
                </w:rPr>
                <w:fldChar w:fldCharType="separate"/>
              </w:r>
            </w:ins>
            <w:r w:rsidR="007C3EB7">
              <w:rPr>
                <w:rFonts w:ascii="Times" w:eastAsia="Times New Roman" w:hAnsi="Times" w:cs="Times New Roman"/>
                <w:noProof/>
                <w:sz w:val="20"/>
                <w:szCs w:val="20"/>
              </w:rPr>
              <w:t>(24)</w:t>
            </w:r>
            <w:ins w:id="583" w:author="Stefan Wuchty" w:date="2017-09-03T20:45:00Z">
              <w:r>
                <w:rPr>
                  <w:rFonts w:ascii="Times" w:eastAsia="Times New Roman" w:hAnsi="Times" w:cs="Times New Roman"/>
                  <w:sz w:val="20"/>
                  <w:szCs w:val="20"/>
                </w:rPr>
                <w:fldChar w:fldCharType="end"/>
              </w:r>
            </w:ins>
          </w:p>
        </w:tc>
      </w:tr>
      <w:tr w:rsidR="00D555BC" w:rsidRPr="003A0C84" w14:paraId="022AC8AD" w14:textId="77777777" w:rsidTr="00110CD2">
        <w:trPr>
          <w:trHeight w:val="300"/>
          <w:ins w:id="584" w:author="Stefan Wuchty" w:date="2017-09-03T20:45:00Z"/>
        </w:trPr>
        <w:tc>
          <w:tcPr>
            <w:tcW w:w="1273" w:type="dxa"/>
            <w:hideMark/>
          </w:tcPr>
          <w:p w14:paraId="78B53376" w14:textId="77777777" w:rsidR="00D555BC" w:rsidRPr="00B77521" w:rsidRDefault="00D555BC" w:rsidP="00110CD2">
            <w:pPr>
              <w:jc w:val="center"/>
              <w:rPr>
                <w:ins w:id="585" w:author="Stefan Wuchty" w:date="2017-09-03T20:45:00Z"/>
                <w:rFonts w:ascii="Times" w:eastAsia="Times New Roman" w:hAnsi="Times" w:cs="Times New Roman"/>
                <w:sz w:val="20"/>
                <w:szCs w:val="20"/>
              </w:rPr>
            </w:pPr>
            <w:proofErr w:type="spellStart"/>
            <w:ins w:id="586" w:author="Stefan Wuchty" w:date="2017-09-03T20:45:00Z">
              <w:r w:rsidRPr="00B77521">
                <w:rPr>
                  <w:rFonts w:ascii="Times" w:eastAsia="Times New Roman" w:hAnsi="Times" w:cs="Times New Roman"/>
                  <w:sz w:val="20"/>
                  <w:szCs w:val="20"/>
                </w:rPr>
                <w:t>VirHostNet</w:t>
              </w:r>
              <w:proofErr w:type="spellEnd"/>
            </w:ins>
          </w:p>
        </w:tc>
        <w:tc>
          <w:tcPr>
            <w:tcW w:w="1083" w:type="dxa"/>
            <w:hideMark/>
          </w:tcPr>
          <w:p w14:paraId="5A842C07" w14:textId="77777777" w:rsidR="00D555BC" w:rsidRPr="00B77521" w:rsidRDefault="00D555BC" w:rsidP="00110CD2">
            <w:pPr>
              <w:rPr>
                <w:ins w:id="587" w:author="Stefan Wuchty" w:date="2017-09-03T20:45:00Z"/>
                <w:rFonts w:ascii="Times" w:eastAsia="Times New Roman" w:hAnsi="Times" w:cs="Times New Roman"/>
                <w:sz w:val="20"/>
                <w:szCs w:val="20"/>
              </w:rPr>
            </w:pPr>
          </w:p>
        </w:tc>
        <w:tc>
          <w:tcPr>
            <w:tcW w:w="5351" w:type="dxa"/>
            <w:hideMark/>
          </w:tcPr>
          <w:p w14:paraId="1B99F39E" w14:textId="77777777" w:rsidR="00D555BC" w:rsidRPr="00B77521" w:rsidRDefault="00D555BC" w:rsidP="00110CD2">
            <w:pPr>
              <w:rPr>
                <w:ins w:id="588" w:author="Stefan Wuchty" w:date="2017-09-03T20:45:00Z"/>
                <w:rFonts w:ascii="Times" w:eastAsia="Times New Roman" w:hAnsi="Times" w:cs="Times New Roman"/>
                <w:sz w:val="20"/>
                <w:szCs w:val="20"/>
              </w:rPr>
            </w:pPr>
            <w:ins w:id="589" w:author="Stefan Wuchty" w:date="2017-09-03T20:45:00Z">
              <w:r w:rsidRPr="00B77521">
                <w:rPr>
                  <w:rFonts w:ascii="Times" w:eastAsia="Times New Roman" w:hAnsi="Times" w:cs="Times New Roman"/>
                  <w:sz w:val="20"/>
                  <w:szCs w:val="20"/>
                </w:rPr>
                <w:t>http://virhostnet.prabi.fr</w:t>
              </w:r>
            </w:ins>
          </w:p>
        </w:tc>
        <w:tc>
          <w:tcPr>
            <w:tcW w:w="1149" w:type="dxa"/>
            <w:hideMark/>
          </w:tcPr>
          <w:p w14:paraId="7C23BD86" w14:textId="3F179AA7" w:rsidR="00D555BC" w:rsidRPr="00B77521" w:rsidRDefault="00D555BC" w:rsidP="007C3EB7">
            <w:pPr>
              <w:rPr>
                <w:ins w:id="590" w:author="Stefan Wuchty" w:date="2017-09-03T20:45:00Z"/>
                <w:rFonts w:ascii="Times" w:eastAsia="Times New Roman" w:hAnsi="Times" w:cs="Times New Roman"/>
                <w:sz w:val="20"/>
                <w:szCs w:val="20"/>
              </w:rPr>
            </w:pPr>
            <w:ins w:id="591" w:author="Stefan Wuchty" w:date="2017-09-03T20:45:00Z">
              <w:r>
                <w:rPr>
                  <w:rFonts w:ascii="Times" w:eastAsia="Times New Roman" w:hAnsi="Times" w:cs="Times New Roman"/>
                  <w:sz w:val="20"/>
                  <w:szCs w:val="20"/>
                </w:rPr>
                <w:fldChar w:fldCharType="begin"/>
              </w:r>
            </w:ins>
            <w:r w:rsidR="007C3EB7">
              <w:rPr>
                <w:rFonts w:ascii="Times" w:eastAsia="Times New Roman" w:hAnsi="Times" w:cs="Times New Roman"/>
                <w:sz w:val="20"/>
                <w:szCs w:val="20"/>
              </w:rPr>
              <w:instrText xml:space="preserve"> ADDIN EN.CITE &lt;EndNote&gt;&lt;Cite&gt;&lt;Author&gt;Guirimand&lt;/Author&gt;&lt;Year&gt;2015&lt;/Year&gt;&lt;RecNum&gt;70&lt;/RecNum&gt;&lt;DisplayText&gt;(21)&lt;/DisplayText&gt;&lt;record&gt;&lt;rec-number&gt;70&lt;/rec-number&gt;&lt;foreign-keys&gt;&lt;key app="EN" db-id="fzxf5s9pk0992pefpet5d9rcvs2ae90rrfad" timestamp="1504480781"&gt;70&lt;/key&gt;&lt;/foreign-keys&gt;&lt;ref-type name="Journal Article"&gt;17&lt;/ref-type&gt;&lt;contributors&gt;&lt;authors&gt;&lt;author&gt;Guirimand, T.&lt;/author&gt;&lt;author&gt;Delmotte, S.&lt;/author&gt;&lt;author&gt;Navratil, V.&lt;/author&gt;&lt;/authors&gt;&lt;/contributors&gt;&lt;auth-address&gt;PRABI, Rhone Alpes Bioinformatics Center, UCBL, Lyon1, Universite de Lyon, Lyon, France.&amp;#xD;PRABI, Rhone Alpes Bioinformatics Center, UCBL, Lyon1, Universite de Lyon, Lyon, France UMR5558, UCBL, Lyon1, Universite de Lyon, Lyon, France.&amp;#xD;PRABI, Rhone Alpes Bioinformatics Center, UCBL, Lyon1, Universite de Lyon, Lyon, France navratil@prabi.fr.&lt;/auth-address&gt;&lt;titles&gt;&lt;title&gt;VirHostNet 2.0: surfing on the web of virus/host molecular interactions data&lt;/title&gt;&lt;secondary-title&gt;Nucleic Acids Res&lt;/secondary-title&gt;&lt;/titles&gt;&lt;periodical&gt;&lt;full-title&gt;Nucleic Acids Res&lt;/full-title&gt;&lt;/periodical&gt;&lt;pages&gt;D583-7&lt;/pages&gt;&lt;volume&gt;43&lt;/volume&gt;&lt;number&gt;Database issue&lt;/number&gt;&lt;keywords&gt;&lt;keyword&gt;*Databases, Protein&lt;/keyword&gt;&lt;keyword&gt;Internet&lt;/keyword&gt;&lt;keyword&gt;*Protein Interaction Mapping&lt;/keyword&gt;&lt;keyword&gt;Viral Proteins/*metabolism&lt;/keyword&gt;&lt;keyword&gt;Virus Diseases/metabolism/virology&lt;/keyword&gt;&lt;/keywords&gt;&lt;dates&gt;&lt;year&gt;2015&lt;/year&gt;&lt;pub-dates&gt;&lt;date&gt;Jan&lt;/date&gt;&lt;/pub-dates&gt;&lt;/dates&gt;&lt;isbn&gt;1362-4962 (Electronic)&amp;#xD;0305-1048 (Linking)&lt;/isbn&gt;&lt;accession-num&gt;25392406&lt;/accession-num&gt;&lt;urls&gt;&lt;related-urls&gt;&lt;url&gt;http://www.ncbi.nlm.nih.gov/pubmed/25392406&lt;/url&gt;&lt;/related-urls&gt;&lt;/urls&gt;&lt;custom2&gt;PMC4383936&lt;/custom2&gt;&lt;electronic-resource-num&gt;10.1093/nar/gku1121&lt;/electronic-resource-num&gt;&lt;/record&gt;&lt;/Cite&gt;&lt;/EndNote&gt;</w:instrText>
            </w:r>
            <w:ins w:id="592" w:author="Stefan Wuchty" w:date="2017-09-03T20:45:00Z">
              <w:r>
                <w:rPr>
                  <w:rFonts w:ascii="Times" w:eastAsia="Times New Roman" w:hAnsi="Times" w:cs="Times New Roman"/>
                  <w:sz w:val="20"/>
                  <w:szCs w:val="20"/>
                </w:rPr>
                <w:fldChar w:fldCharType="separate"/>
              </w:r>
            </w:ins>
            <w:r w:rsidR="007C3EB7">
              <w:rPr>
                <w:rFonts w:ascii="Times" w:eastAsia="Times New Roman" w:hAnsi="Times" w:cs="Times New Roman"/>
                <w:noProof/>
                <w:sz w:val="20"/>
                <w:szCs w:val="20"/>
              </w:rPr>
              <w:t>(21)</w:t>
            </w:r>
            <w:ins w:id="593" w:author="Stefan Wuchty" w:date="2017-09-03T20:45:00Z">
              <w:r>
                <w:rPr>
                  <w:rFonts w:ascii="Times" w:eastAsia="Times New Roman" w:hAnsi="Times" w:cs="Times New Roman"/>
                  <w:sz w:val="20"/>
                  <w:szCs w:val="20"/>
                </w:rPr>
                <w:fldChar w:fldCharType="end"/>
              </w:r>
            </w:ins>
          </w:p>
        </w:tc>
      </w:tr>
      <w:tr w:rsidR="00D555BC" w:rsidRPr="003A0C84" w14:paraId="32932D90" w14:textId="77777777" w:rsidTr="00110CD2">
        <w:trPr>
          <w:trHeight w:val="300"/>
          <w:ins w:id="594" w:author="Stefan Wuchty" w:date="2017-09-03T20:45:00Z"/>
        </w:trPr>
        <w:tc>
          <w:tcPr>
            <w:tcW w:w="1273" w:type="dxa"/>
            <w:hideMark/>
          </w:tcPr>
          <w:p w14:paraId="3E61463A" w14:textId="77777777" w:rsidR="00D555BC" w:rsidRPr="00B77521" w:rsidRDefault="00D555BC" w:rsidP="00110CD2">
            <w:pPr>
              <w:jc w:val="center"/>
              <w:rPr>
                <w:ins w:id="595" w:author="Stefan Wuchty" w:date="2017-09-03T20:45:00Z"/>
                <w:rFonts w:ascii="Times" w:eastAsia="Times New Roman" w:hAnsi="Times" w:cs="Times New Roman"/>
                <w:sz w:val="20"/>
                <w:szCs w:val="20"/>
              </w:rPr>
            </w:pPr>
            <w:proofErr w:type="spellStart"/>
            <w:ins w:id="596" w:author="Stefan Wuchty" w:date="2017-09-03T20:45:00Z">
              <w:r w:rsidRPr="00B77521">
                <w:rPr>
                  <w:rFonts w:ascii="Times" w:eastAsia="Times New Roman" w:hAnsi="Times" w:cs="Times New Roman"/>
                  <w:sz w:val="20"/>
                  <w:szCs w:val="20"/>
                </w:rPr>
                <w:t>VirusMentha</w:t>
              </w:r>
              <w:proofErr w:type="spellEnd"/>
            </w:ins>
          </w:p>
        </w:tc>
        <w:tc>
          <w:tcPr>
            <w:tcW w:w="1083" w:type="dxa"/>
            <w:hideMark/>
          </w:tcPr>
          <w:p w14:paraId="34CFED73" w14:textId="77777777" w:rsidR="00D555BC" w:rsidRPr="00B77521" w:rsidRDefault="00D555BC" w:rsidP="00110CD2">
            <w:pPr>
              <w:rPr>
                <w:ins w:id="597" w:author="Stefan Wuchty" w:date="2017-09-03T20:45:00Z"/>
                <w:rFonts w:ascii="Times" w:eastAsia="Times New Roman" w:hAnsi="Times" w:cs="Times New Roman"/>
                <w:sz w:val="20"/>
                <w:szCs w:val="20"/>
              </w:rPr>
            </w:pPr>
          </w:p>
        </w:tc>
        <w:tc>
          <w:tcPr>
            <w:tcW w:w="5351" w:type="dxa"/>
            <w:hideMark/>
          </w:tcPr>
          <w:p w14:paraId="27D51F1C" w14:textId="77777777" w:rsidR="00D555BC" w:rsidRPr="00B77521" w:rsidRDefault="00D555BC" w:rsidP="00110CD2">
            <w:pPr>
              <w:rPr>
                <w:ins w:id="598" w:author="Stefan Wuchty" w:date="2017-09-03T20:45:00Z"/>
                <w:rFonts w:ascii="Times" w:eastAsia="Times New Roman" w:hAnsi="Times" w:cs="Times New Roman"/>
                <w:sz w:val="20"/>
                <w:szCs w:val="20"/>
              </w:rPr>
            </w:pPr>
            <w:ins w:id="599" w:author="Stefan Wuchty" w:date="2017-09-03T20:45:00Z">
              <w:r w:rsidRPr="00B77521">
                <w:rPr>
                  <w:rFonts w:ascii="Times" w:eastAsia="Times New Roman" w:hAnsi="Times" w:cs="Times New Roman"/>
                  <w:sz w:val="20"/>
                  <w:szCs w:val="20"/>
                </w:rPr>
                <w:t>http://virusmentha.uniroma2.it</w:t>
              </w:r>
            </w:ins>
          </w:p>
        </w:tc>
        <w:tc>
          <w:tcPr>
            <w:tcW w:w="1149" w:type="dxa"/>
            <w:hideMark/>
          </w:tcPr>
          <w:p w14:paraId="36172FD7" w14:textId="0CC53893" w:rsidR="00D555BC" w:rsidRPr="00B77521" w:rsidRDefault="00D555BC" w:rsidP="007C3EB7">
            <w:pPr>
              <w:rPr>
                <w:ins w:id="600" w:author="Stefan Wuchty" w:date="2017-09-03T20:45:00Z"/>
                <w:rFonts w:ascii="Times" w:eastAsia="Times New Roman" w:hAnsi="Times" w:cs="Times New Roman"/>
                <w:sz w:val="20"/>
                <w:szCs w:val="20"/>
              </w:rPr>
            </w:pPr>
            <w:ins w:id="601" w:author="Stefan Wuchty" w:date="2017-09-03T20:45:00Z">
              <w:r>
                <w:rPr>
                  <w:rFonts w:ascii="Times" w:eastAsia="Times New Roman" w:hAnsi="Times" w:cs="Times New Roman"/>
                  <w:sz w:val="20"/>
                  <w:szCs w:val="20"/>
                </w:rPr>
                <w:fldChar w:fldCharType="begin"/>
              </w:r>
            </w:ins>
            <w:r w:rsidR="007C3EB7">
              <w:rPr>
                <w:rFonts w:ascii="Times" w:eastAsia="Times New Roman" w:hAnsi="Times" w:cs="Times New Roman"/>
                <w:sz w:val="20"/>
                <w:szCs w:val="20"/>
              </w:rPr>
              <w:instrText xml:space="preserve"> ADDIN EN.CITE &lt;EndNote&gt;&lt;Cite&gt;&lt;Author&gt;Calderone&lt;/Author&gt;&lt;Year&gt;2015&lt;/Year&gt;&lt;RecNum&gt;71&lt;/RecNum&gt;&lt;DisplayText&gt;(22)&lt;/DisplayText&gt;&lt;record&gt;&lt;rec-number&gt;71&lt;/rec-number&gt;&lt;foreign-keys&gt;&lt;key app="EN" db-id="fzxf5s9pk0992pefpet5d9rcvs2ae90rrfad" timestamp="1504480840"&gt;71&lt;/key&gt;&lt;/foreign-keys&gt;&lt;ref-type name="Journal Article"&gt;17&lt;/ref-type&gt;&lt;contributors&gt;&lt;authors&gt;&lt;author&gt;Calderone, A.&lt;/author&gt;&lt;author&gt;Licata, L.&lt;/author&gt;&lt;author&gt;Cesareni, G.&lt;/author&gt;&lt;/authors&gt;&lt;/contributors&gt;&lt;auth-address&gt;Department of Biology, University of Rome Tor Vergata, Rome, Italy sinnefa@gmail.com.&amp;#xD;Department of Biology, University of Rome Tor Vergata, Rome, Italy.&amp;#xD;Department of Biology, University of Rome Tor Vergata, Rome, Italy Fondazione Santa Lucia Istituto di Ricovero e Cura a Carattere Scientifico (IRCCS), Rome, Italy.&lt;/auth-address&gt;&lt;titles&gt;&lt;title&gt;VirusMentha: a new resource for virus-host protein interactions&lt;/title&gt;&lt;secondary-title&gt;Nucleic Acids Res&lt;/secondary-title&gt;&lt;/titles&gt;&lt;periodical&gt;&lt;full-title&gt;Nucleic Acids Res&lt;/full-title&gt;&lt;/periodical&gt;&lt;pages&gt;D588-92&lt;/pages&gt;&lt;volume&gt;43&lt;/volume&gt;&lt;number&gt;Database issue&lt;/number&gt;&lt;keywords&gt;&lt;keyword&gt;Animals&lt;/keyword&gt;&lt;keyword&gt;*Databases, Protein&lt;/keyword&gt;&lt;keyword&gt;Humans&lt;/keyword&gt;&lt;keyword&gt;Internet&lt;/keyword&gt;&lt;keyword&gt;Mice&lt;/keyword&gt;&lt;keyword&gt;*Protein Interaction Mapping&lt;/keyword&gt;&lt;keyword&gt;Viral Proteins/*metabolism&lt;/keyword&gt;&lt;keyword&gt;Viruses/classification&lt;/keyword&gt;&lt;/keywords&gt;&lt;dates&gt;&lt;year&gt;2015&lt;/year&gt;&lt;pub-dates&gt;&lt;date&gt;Jan&lt;/date&gt;&lt;/pub-dates&gt;&lt;/dates&gt;&lt;isbn&gt;1362-4962 (Electronic)&amp;#xD;0305-1048 (Linking)&lt;/isbn&gt;&lt;accession-num&gt;25217587&lt;/accession-num&gt;&lt;urls&gt;&lt;related-urls&gt;&lt;url&gt;http://www.ncbi.nlm.nih.gov/pubmed/25217587&lt;/url&gt;&lt;/related-urls&gt;&lt;/urls&gt;&lt;custom2&gt;PMC4384001&lt;/custom2&gt;&lt;electronic-resource-num&gt;10.1093/nar/gku830&lt;/electronic-resource-num&gt;&lt;/record&gt;&lt;/Cite&gt;&lt;/EndNote&gt;</w:instrText>
            </w:r>
            <w:ins w:id="602" w:author="Stefan Wuchty" w:date="2017-09-03T20:45:00Z">
              <w:r>
                <w:rPr>
                  <w:rFonts w:ascii="Times" w:eastAsia="Times New Roman" w:hAnsi="Times" w:cs="Times New Roman"/>
                  <w:sz w:val="20"/>
                  <w:szCs w:val="20"/>
                </w:rPr>
                <w:fldChar w:fldCharType="separate"/>
              </w:r>
            </w:ins>
            <w:r w:rsidR="007C3EB7">
              <w:rPr>
                <w:rFonts w:ascii="Times" w:eastAsia="Times New Roman" w:hAnsi="Times" w:cs="Times New Roman"/>
                <w:noProof/>
                <w:sz w:val="20"/>
                <w:szCs w:val="20"/>
              </w:rPr>
              <w:t>(22)</w:t>
            </w:r>
            <w:ins w:id="603" w:author="Stefan Wuchty" w:date="2017-09-03T20:45:00Z">
              <w:r>
                <w:rPr>
                  <w:rFonts w:ascii="Times" w:eastAsia="Times New Roman" w:hAnsi="Times" w:cs="Times New Roman"/>
                  <w:sz w:val="20"/>
                  <w:szCs w:val="20"/>
                </w:rPr>
                <w:fldChar w:fldCharType="end"/>
              </w:r>
            </w:ins>
          </w:p>
        </w:tc>
      </w:tr>
    </w:tbl>
    <w:p w14:paraId="270052AE" w14:textId="77777777" w:rsidR="00D555BC" w:rsidRDefault="00D555BC">
      <w:pPr>
        <w:rPr>
          <w:ins w:id="604" w:author="Stefan Wuchty" w:date="2017-09-03T20:41:00Z"/>
          <w:rFonts w:ascii="Times" w:hAnsi="Times"/>
          <w:noProof/>
        </w:rPr>
      </w:pPr>
    </w:p>
    <w:p w14:paraId="16B876FF" w14:textId="77777777" w:rsidR="00D555BC" w:rsidRDefault="00D555BC">
      <w:pPr>
        <w:rPr>
          <w:ins w:id="605" w:author="Stefan Wuchty" w:date="2017-09-03T20:41:00Z"/>
          <w:rFonts w:ascii="Times" w:hAnsi="Times"/>
          <w:noProof/>
        </w:rPr>
      </w:pPr>
    </w:p>
    <w:p w14:paraId="3DB9C75D" w14:textId="2A86B34B" w:rsidR="00D555BC" w:rsidRPr="00D555BC" w:rsidRDefault="00D555BC">
      <w:pPr>
        <w:rPr>
          <w:ins w:id="606" w:author="Stefan Wuchty" w:date="2017-09-03T20:41:00Z"/>
          <w:rFonts w:ascii="Times" w:hAnsi="Times"/>
          <w:b/>
          <w:noProof/>
          <w:rPrChange w:id="607" w:author="Stefan Wuchty" w:date="2017-09-03T20:44:00Z">
            <w:rPr>
              <w:ins w:id="608" w:author="Stefan Wuchty" w:date="2017-09-03T20:41:00Z"/>
              <w:rFonts w:ascii="Times" w:hAnsi="Times"/>
              <w:noProof/>
            </w:rPr>
          </w:rPrChange>
        </w:rPr>
      </w:pPr>
      <w:ins w:id="609" w:author="Stefan Wuchty" w:date="2017-09-03T20:41:00Z">
        <w:r w:rsidRPr="00D555BC">
          <w:rPr>
            <w:rFonts w:ascii="Times" w:hAnsi="Times"/>
            <w:b/>
            <w:noProof/>
            <w:rPrChange w:id="610" w:author="Stefan Wuchty" w:date="2017-09-03T20:44:00Z">
              <w:rPr>
                <w:rFonts w:ascii="Times" w:hAnsi="Times"/>
                <w:noProof/>
              </w:rPr>
            </w:rPrChange>
          </w:rPr>
          <w:t>Table 2:</w:t>
        </w:r>
      </w:ins>
      <w:ins w:id="611" w:author="Stefan Wuchty" w:date="2017-09-03T20:44:00Z">
        <w:r w:rsidRPr="00D555BC">
          <w:rPr>
            <w:rFonts w:ascii="Times" w:hAnsi="Times"/>
            <w:b/>
            <w:noProof/>
            <w:rPrChange w:id="612" w:author="Stefan Wuchty" w:date="2017-09-03T20:44:00Z">
              <w:rPr>
                <w:rFonts w:ascii="Times" w:hAnsi="Times"/>
                <w:noProof/>
              </w:rPr>
            </w:rPrChange>
          </w:rPr>
          <w:t xml:space="preserve"> Number of host-virus interactions of virus families.</w:t>
        </w:r>
      </w:ins>
    </w:p>
    <w:p w14:paraId="0552F1BE" w14:textId="77777777" w:rsidR="00D555BC" w:rsidRDefault="00D555BC">
      <w:pPr>
        <w:rPr>
          <w:ins w:id="613" w:author="Stefan Wuchty" w:date="2017-09-03T20:41:00Z"/>
          <w:rFonts w:ascii="Times" w:hAnsi="Times"/>
          <w:noProof/>
        </w:rPr>
      </w:pPr>
    </w:p>
    <w:tbl>
      <w:tblPr>
        <w:tblStyle w:val="TableGrid"/>
        <w:tblW w:w="0" w:type="auto"/>
        <w:tblLook w:val="04A0" w:firstRow="1" w:lastRow="0" w:firstColumn="1" w:lastColumn="0" w:noHBand="0" w:noVBand="1"/>
      </w:tblPr>
      <w:tblGrid>
        <w:gridCol w:w="1976"/>
        <w:gridCol w:w="2020"/>
        <w:gridCol w:w="1417"/>
      </w:tblGrid>
      <w:tr w:rsidR="00D555BC" w:rsidRPr="00D555BC" w14:paraId="0A27769B" w14:textId="77777777" w:rsidTr="00D555BC">
        <w:trPr>
          <w:trHeight w:val="280"/>
          <w:ins w:id="614" w:author="Stefan Wuchty" w:date="2017-09-03T20:42:00Z"/>
        </w:trPr>
        <w:tc>
          <w:tcPr>
            <w:tcW w:w="1820" w:type="dxa"/>
            <w:noWrap/>
            <w:hideMark/>
          </w:tcPr>
          <w:p w14:paraId="1EFE4614" w14:textId="77777777" w:rsidR="00D555BC" w:rsidRPr="00D555BC" w:rsidRDefault="00D555BC">
            <w:pPr>
              <w:jc w:val="center"/>
              <w:rPr>
                <w:ins w:id="615" w:author="Stefan Wuchty" w:date="2017-09-03T20:42:00Z"/>
                <w:rFonts w:ascii="Times" w:hAnsi="Times"/>
                <w:b/>
                <w:noProof/>
                <w:rPrChange w:id="616" w:author="Stefan Wuchty" w:date="2017-09-03T20:43:00Z">
                  <w:rPr>
                    <w:ins w:id="617" w:author="Stefan Wuchty" w:date="2017-09-03T20:42:00Z"/>
                    <w:rFonts w:ascii="Times" w:hAnsi="Times"/>
                    <w:noProof/>
                  </w:rPr>
                </w:rPrChange>
              </w:rPr>
              <w:pPrChange w:id="618" w:author="Stefan Wuchty" w:date="2017-09-03T20:43:00Z">
                <w:pPr/>
              </w:pPrChange>
            </w:pPr>
            <w:ins w:id="619" w:author="Stefan Wuchty" w:date="2017-09-03T20:42:00Z">
              <w:r w:rsidRPr="00D555BC">
                <w:rPr>
                  <w:rFonts w:ascii="Times" w:hAnsi="Times"/>
                  <w:b/>
                  <w:noProof/>
                  <w:rPrChange w:id="620" w:author="Stefan Wuchty" w:date="2017-09-03T20:43:00Z">
                    <w:rPr>
                      <w:rFonts w:ascii="Times" w:hAnsi="Times"/>
                      <w:noProof/>
                    </w:rPr>
                  </w:rPrChange>
                </w:rPr>
                <w:t>viral family</w:t>
              </w:r>
            </w:ins>
          </w:p>
        </w:tc>
        <w:tc>
          <w:tcPr>
            <w:tcW w:w="2020" w:type="dxa"/>
            <w:noWrap/>
            <w:hideMark/>
          </w:tcPr>
          <w:p w14:paraId="1BD3205F" w14:textId="0E2C3AD3" w:rsidR="00D555BC" w:rsidRPr="00D555BC" w:rsidRDefault="00D555BC">
            <w:pPr>
              <w:jc w:val="center"/>
              <w:rPr>
                <w:ins w:id="621" w:author="Stefan Wuchty" w:date="2017-09-03T20:42:00Z"/>
                <w:rFonts w:ascii="Times" w:hAnsi="Times"/>
                <w:b/>
                <w:noProof/>
                <w:rPrChange w:id="622" w:author="Stefan Wuchty" w:date="2017-09-03T20:43:00Z">
                  <w:rPr>
                    <w:ins w:id="623" w:author="Stefan Wuchty" w:date="2017-09-03T20:42:00Z"/>
                    <w:rFonts w:ascii="Times" w:hAnsi="Times"/>
                    <w:noProof/>
                  </w:rPr>
                </w:rPrChange>
              </w:rPr>
              <w:pPrChange w:id="624" w:author="Stefan Wuchty" w:date="2017-09-03T20:43:00Z">
                <w:pPr/>
              </w:pPrChange>
            </w:pPr>
            <w:ins w:id="625" w:author="Stefan Wuchty" w:date="2017-09-03T20:42:00Z">
              <w:r w:rsidRPr="00D555BC">
                <w:rPr>
                  <w:rFonts w:ascii="Times" w:hAnsi="Times"/>
                  <w:b/>
                  <w:noProof/>
                </w:rPr>
                <w:t># HP</w:t>
              </w:r>
              <w:r w:rsidRPr="00D555BC">
                <w:rPr>
                  <w:rFonts w:ascii="Times" w:hAnsi="Times"/>
                  <w:b/>
                  <w:noProof/>
                  <w:rPrChange w:id="626" w:author="Stefan Wuchty" w:date="2017-09-03T20:43:00Z">
                    <w:rPr>
                      <w:rFonts w:ascii="Times" w:hAnsi="Times"/>
                      <w:noProof/>
                    </w:rPr>
                  </w:rPrChange>
                </w:rPr>
                <w:t xml:space="preserve">Is </w:t>
              </w:r>
            </w:ins>
          </w:p>
        </w:tc>
        <w:tc>
          <w:tcPr>
            <w:tcW w:w="1060" w:type="dxa"/>
            <w:noWrap/>
            <w:hideMark/>
          </w:tcPr>
          <w:p w14:paraId="0D8D8B58" w14:textId="77777777" w:rsidR="00D555BC" w:rsidRPr="00D555BC" w:rsidRDefault="00D555BC">
            <w:pPr>
              <w:jc w:val="center"/>
              <w:rPr>
                <w:ins w:id="627" w:author="Stefan Wuchty" w:date="2017-09-03T20:42:00Z"/>
                <w:rFonts w:ascii="Times" w:hAnsi="Times"/>
                <w:b/>
                <w:noProof/>
                <w:rPrChange w:id="628" w:author="Stefan Wuchty" w:date="2017-09-03T20:43:00Z">
                  <w:rPr>
                    <w:ins w:id="629" w:author="Stefan Wuchty" w:date="2017-09-03T20:42:00Z"/>
                    <w:rFonts w:ascii="Times" w:hAnsi="Times"/>
                    <w:noProof/>
                  </w:rPr>
                </w:rPrChange>
              </w:rPr>
              <w:pPrChange w:id="630" w:author="Stefan Wuchty" w:date="2017-09-03T20:43:00Z">
                <w:pPr/>
              </w:pPrChange>
            </w:pPr>
            <w:commentRangeStart w:id="631"/>
            <w:ins w:id="632" w:author="Stefan Wuchty" w:date="2017-09-03T20:42:00Z">
              <w:r w:rsidRPr="00D555BC">
                <w:rPr>
                  <w:rFonts w:ascii="Times" w:hAnsi="Times"/>
                  <w:b/>
                  <w:noProof/>
                  <w:rPrChange w:id="633" w:author="Stefan Wuchty" w:date="2017-09-03T20:43:00Z">
                    <w:rPr>
                      <w:rFonts w:ascii="Times" w:hAnsi="Times"/>
                      <w:noProof/>
                    </w:rPr>
                  </w:rPrChange>
                </w:rPr>
                <w:t>viruses</w:t>
              </w:r>
            </w:ins>
            <w:commentRangeEnd w:id="631"/>
            <w:ins w:id="634" w:author="Stefan Wuchty" w:date="2017-09-03T20:43:00Z">
              <w:r>
                <w:rPr>
                  <w:rStyle w:val="CommentReference"/>
                </w:rPr>
                <w:commentReference w:id="631"/>
              </w:r>
            </w:ins>
          </w:p>
        </w:tc>
      </w:tr>
      <w:tr w:rsidR="00D555BC" w:rsidRPr="00D555BC" w14:paraId="7159DA1A" w14:textId="77777777" w:rsidTr="00D555BC">
        <w:trPr>
          <w:trHeight w:val="280"/>
          <w:ins w:id="635" w:author="Stefan Wuchty" w:date="2017-09-03T20:42:00Z"/>
        </w:trPr>
        <w:tc>
          <w:tcPr>
            <w:tcW w:w="1820" w:type="dxa"/>
            <w:noWrap/>
            <w:hideMark/>
          </w:tcPr>
          <w:p w14:paraId="26FDBE4D" w14:textId="77777777" w:rsidR="00D555BC" w:rsidRPr="00D555BC" w:rsidRDefault="00D555BC">
            <w:pPr>
              <w:rPr>
                <w:ins w:id="636" w:author="Stefan Wuchty" w:date="2017-09-03T20:42:00Z"/>
                <w:rFonts w:ascii="Times" w:hAnsi="Times"/>
                <w:noProof/>
              </w:rPr>
            </w:pPr>
            <w:ins w:id="637" w:author="Stefan Wuchty" w:date="2017-09-03T20:42:00Z">
              <w:r w:rsidRPr="00D555BC">
                <w:rPr>
                  <w:rFonts w:ascii="Times" w:hAnsi="Times"/>
                  <w:noProof/>
                </w:rPr>
                <w:t>orthomyxoviridae</w:t>
              </w:r>
            </w:ins>
          </w:p>
        </w:tc>
        <w:tc>
          <w:tcPr>
            <w:tcW w:w="2020" w:type="dxa"/>
            <w:noWrap/>
            <w:hideMark/>
          </w:tcPr>
          <w:p w14:paraId="6F7A46F8" w14:textId="1E89448C" w:rsidR="00D555BC" w:rsidRPr="00D555BC" w:rsidRDefault="00D555BC" w:rsidP="00D555BC">
            <w:pPr>
              <w:rPr>
                <w:ins w:id="638" w:author="Stefan Wuchty" w:date="2017-09-03T20:42:00Z"/>
                <w:rFonts w:ascii="Times" w:hAnsi="Times"/>
                <w:noProof/>
              </w:rPr>
            </w:pPr>
            <w:ins w:id="639" w:author="Stefan Wuchty" w:date="2017-09-03T20:42:00Z">
              <w:r w:rsidRPr="00D555BC">
                <w:rPr>
                  <w:rFonts w:ascii="Times" w:hAnsi="Times"/>
                  <w:noProof/>
                </w:rPr>
                <w:t>5</w:t>
              </w:r>
            </w:ins>
            <w:ins w:id="640" w:author="Stefan Wuchty" w:date="2017-09-03T20:43:00Z">
              <w:r>
                <w:rPr>
                  <w:rFonts w:ascii="Times" w:hAnsi="Times"/>
                  <w:noProof/>
                </w:rPr>
                <w:t>,</w:t>
              </w:r>
            </w:ins>
            <w:ins w:id="641" w:author="Stefan Wuchty" w:date="2017-09-03T20:42:00Z">
              <w:r w:rsidRPr="00D555BC">
                <w:rPr>
                  <w:rFonts w:ascii="Times" w:hAnsi="Times"/>
                  <w:noProof/>
                </w:rPr>
                <w:t>495</w:t>
              </w:r>
            </w:ins>
          </w:p>
        </w:tc>
        <w:tc>
          <w:tcPr>
            <w:tcW w:w="1060" w:type="dxa"/>
            <w:noWrap/>
            <w:hideMark/>
          </w:tcPr>
          <w:p w14:paraId="41017E5F" w14:textId="77777777" w:rsidR="00D555BC" w:rsidRPr="00D555BC" w:rsidRDefault="00D555BC">
            <w:pPr>
              <w:rPr>
                <w:ins w:id="642" w:author="Stefan Wuchty" w:date="2017-09-03T20:42:00Z"/>
                <w:rFonts w:ascii="Times" w:hAnsi="Times"/>
                <w:noProof/>
              </w:rPr>
            </w:pPr>
          </w:p>
        </w:tc>
      </w:tr>
      <w:tr w:rsidR="00D555BC" w:rsidRPr="00D555BC" w14:paraId="33C02D1B" w14:textId="77777777" w:rsidTr="00D555BC">
        <w:trPr>
          <w:trHeight w:val="280"/>
          <w:ins w:id="643" w:author="Stefan Wuchty" w:date="2017-09-03T20:42:00Z"/>
        </w:trPr>
        <w:tc>
          <w:tcPr>
            <w:tcW w:w="1820" w:type="dxa"/>
            <w:noWrap/>
            <w:hideMark/>
          </w:tcPr>
          <w:p w14:paraId="1F10FE40" w14:textId="77777777" w:rsidR="00D555BC" w:rsidRPr="00D555BC" w:rsidRDefault="00D555BC">
            <w:pPr>
              <w:rPr>
                <w:ins w:id="644" w:author="Stefan Wuchty" w:date="2017-09-03T20:42:00Z"/>
                <w:rFonts w:ascii="Times" w:hAnsi="Times"/>
                <w:noProof/>
              </w:rPr>
            </w:pPr>
            <w:ins w:id="645" w:author="Stefan Wuchty" w:date="2017-09-03T20:42:00Z">
              <w:r w:rsidRPr="00D555BC">
                <w:rPr>
                  <w:rFonts w:ascii="Times" w:hAnsi="Times"/>
                  <w:noProof/>
                </w:rPr>
                <w:t>herpesviridae</w:t>
              </w:r>
            </w:ins>
          </w:p>
        </w:tc>
        <w:tc>
          <w:tcPr>
            <w:tcW w:w="2020" w:type="dxa"/>
            <w:noWrap/>
            <w:hideMark/>
          </w:tcPr>
          <w:p w14:paraId="69F698D1" w14:textId="13176154" w:rsidR="00D555BC" w:rsidRPr="00D555BC" w:rsidRDefault="00D555BC" w:rsidP="00D555BC">
            <w:pPr>
              <w:rPr>
                <w:ins w:id="646" w:author="Stefan Wuchty" w:date="2017-09-03T20:42:00Z"/>
                <w:rFonts w:ascii="Times" w:hAnsi="Times"/>
                <w:noProof/>
              </w:rPr>
            </w:pPr>
            <w:ins w:id="647" w:author="Stefan Wuchty" w:date="2017-09-03T20:42:00Z">
              <w:r w:rsidRPr="00D555BC">
                <w:rPr>
                  <w:rFonts w:ascii="Times" w:hAnsi="Times"/>
                  <w:noProof/>
                </w:rPr>
                <w:t>5</w:t>
              </w:r>
            </w:ins>
            <w:ins w:id="648" w:author="Stefan Wuchty" w:date="2017-09-03T20:43:00Z">
              <w:r>
                <w:rPr>
                  <w:rFonts w:ascii="Times" w:hAnsi="Times"/>
                  <w:noProof/>
                </w:rPr>
                <w:t>,</w:t>
              </w:r>
            </w:ins>
            <w:ins w:id="649" w:author="Stefan Wuchty" w:date="2017-09-03T20:42:00Z">
              <w:r w:rsidRPr="00D555BC">
                <w:rPr>
                  <w:rFonts w:ascii="Times" w:hAnsi="Times"/>
                  <w:noProof/>
                </w:rPr>
                <w:t>423</w:t>
              </w:r>
            </w:ins>
          </w:p>
        </w:tc>
        <w:tc>
          <w:tcPr>
            <w:tcW w:w="1060" w:type="dxa"/>
            <w:noWrap/>
            <w:hideMark/>
          </w:tcPr>
          <w:p w14:paraId="34517347" w14:textId="77777777" w:rsidR="00D555BC" w:rsidRPr="00D555BC" w:rsidRDefault="00D555BC">
            <w:pPr>
              <w:rPr>
                <w:ins w:id="650" w:author="Stefan Wuchty" w:date="2017-09-03T20:42:00Z"/>
                <w:rFonts w:ascii="Times" w:hAnsi="Times"/>
                <w:noProof/>
              </w:rPr>
            </w:pPr>
          </w:p>
        </w:tc>
      </w:tr>
      <w:tr w:rsidR="00D555BC" w:rsidRPr="00D555BC" w14:paraId="2FE43AF7" w14:textId="77777777" w:rsidTr="00D555BC">
        <w:trPr>
          <w:trHeight w:val="280"/>
          <w:ins w:id="651" w:author="Stefan Wuchty" w:date="2017-09-03T20:42:00Z"/>
        </w:trPr>
        <w:tc>
          <w:tcPr>
            <w:tcW w:w="1820" w:type="dxa"/>
            <w:noWrap/>
            <w:hideMark/>
          </w:tcPr>
          <w:p w14:paraId="6E8F3521" w14:textId="77777777" w:rsidR="00D555BC" w:rsidRPr="00D555BC" w:rsidRDefault="00D555BC">
            <w:pPr>
              <w:rPr>
                <w:ins w:id="652" w:author="Stefan Wuchty" w:date="2017-09-03T20:42:00Z"/>
                <w:rFonts w:ascii="Times" w:hAnsi="Times"/>
                <w:noProof/>
              </w:rPr>
            </w:pPr>
            <w:ins w:id="653" w:author="Stefan Wuchty" w:date="2017-09-03T20:42:00Z">
              <w:r w:rsidRPr="00D555BC">
                <w:rPr>
                  <w:rFonts w:ascii="Times" w:hAnsi="Times"/>
                  <w:noProof/>
                </w:rPr>
                <w:t>papillomaviridae</w:t>
              </w:r>
            </w:ins>
          </w:p>
        </w:tc>
        <w:tc>
          <w:tcPr>
            <w:tcW w:w="2020" w:type="dxa"/>
            <w:noWrap/>
            <w:hideMark/>
          </w:tcPr>
          <w:p w14:paraId="06F62868" w14:textId="02FD8C2A" w:rsidR="00D555BC" w:rsidRPr="00D555BC" w:rsidRDefault="00D555BC" w:rsidP="00D555BC">
            <w:pPr>
              <w:rPr>
                <w:ins w:id="654" w:author="Stefan Wuchty" w:date="2017-09-03T20:42:00Z"/>
                <w:rFonts w:ascii="Times" w:hAnsi="Times"/>
                <w:noProof/>
              </w:rPr>
            </w:pPr>
            <w:ins w:id="655" w:author="Stefan Wuchty" w:date="2017-09-03T20:42:00Z">
              <w:r w:rsidRPr="00D555BC">
                <w:rPr>
                  <w:rFonts w:ascii="Times" w:hAnsi="Times"/>
                  <w:noProof/>
                </w:rPr>
                <w:t>3</w:t>
              </w:r>
            </w:ins>
            <w:ins w:id="656" w:author="Stefan Wuchty" w:date="2017-09-03T20:43:00Z">
              <w:r>
                <w:rPr>
                  <w:rFonts w:ascii="Times" w:hAnsi="Times"/>
                  <w:noProof/>
                </w:rPr>
                <w:t>,</w:t>
              </w:r>
            </w:ins>
            <w:ins w:id="657" w:author="Stefan Wuchty" w:date="2017-09-03T20:42:00Z">
              <w:r w:rsidRPr="00D555BC">
                <w:rPr>
                  <w:rFonts w:ascii="Times" w:hAnsi="Times"/>
                  <w:noProof/>
                </w:rPr>
                <w:t>927</w:t>
              </w:r>
            </w:ins>
          </w:p>
        </w:tc>
        <w:tc>
          <w:tcPr>
            <w:tcW w:w="1060" w:type="dxa"/>
            <w:noWrap/>
            <w:hideMark/>
          </w:tcPr>
          <w:p w14:paraId="2C78C32C" w14:textId="77777777" w:rsidR="00D555BC" w:rsidRPr="00D555BC" w:rsidRDefault="00D555BC">
            <w:pPr>
              <w:rPr>
                <w:ins w:id="658" w:author="Stefan Wuchty" w:date="2017-09-03T20:42:00Z"/>
                <w:rFonts w:ascii="Times" w:hAnsi="Times"/>
                <w:noProof/>
              </w:rPr>
            </w:pPr>
          </w:p>
        </w:tc>
      </w:tr>
      <w:tr w:rsidR="00D555BC" w:rsidRPr="00D555BC" w14:paraId="14A504B3" w14:textId="77777777" w:rsidTr="00D555BC">
        <w:trPr>
          <w:trHeight w:val="280"/>
          <w:ins w:id="659" w:author="Stefan Wuchty" w:date="2017-09-03T20:42:00Z"/>
        </w:trPr>
        <w:tc>
          <w:tcPr>
            <w:tcW w:w="1820" w:type="dxa"/>
            <w:noWrap/>
            <w:hideMark/>
          </w:tcPr>
          <w:p w14:paraId="61B6D03F" w14:textId="77777777" w:rsidR="00D555BC" w:rsidRPr="00D555BC" w:rsidRDefault="00D555BC">
            <w:pPr>
              <w:rPr>
                <w:ins w:id="660" w:author="Stefan Wuchty" w:date="2017-09-03T20:42:00Z"/>
                <w:rFonts w:ascii="Times" w:hAnsi="Times"/>
                <w:noProof/>
              </w:rPr>
            </w:pPr>
            <w:ins w:id="661" w:author="Stefan Wuchty" w:date="2017-09-03T20:42:00Z">
              <w:r w:rsidRPr="00D555BC">
                <w:rPr>
                  <w:rFonts w:ascii="Times" w:hAnsi="Times"/>
                  <w:noProof/>
                </w:rPr>
                <w:t>retroviridae</w:t>
              </w:r>
            </w:ins>
          </w:p>
        </w:tc>
        <w:tc>
          <w:tcPr>
            <w:tcW w:w="2020" w:type="dxa"/>
            <w:noWrap/>
            <w:hideMark/>
          </w:tcPr>
          <w:p w14:paraId="3D5FFBC5" w14:textId="53F6E705" w:rsidR="00D555BC" w:rsidRPr="00D555BC" w:rsidRDefault="00D555BC" w:rsidP="00D555BC">
            <w:pPr>
              <w:rPr>
                <w:ins w:id="662" w:author="Stefan Wuchty" w:date="2017-09-03T20:42:00Z"/>
                <w:rFonts w:ascii="Times" w:hAnsi="Times"/>
                <w:noProof/>
              </w:rPr>
            </w:pPr>
            <w:ins w:id="663" w:author="Stefan Wuchty" w:date="2017-09-03T20:42:00Z">
              <w:r w:rsidRPr="00D555BC">
                <w:rPr>
                  <w:rFonts w:ascii="Times" w:hAnsi="Times"/>
                  <w:noProof/>
                </w:rPr>
                <w:t>2</w:t>
              </w:r>
            </w:ins>
            <w:ins w:id="664" w:author="Stefan Wuchty" w:date="2017-09-03T20:43:00Z">
              <w:r>
                <w:rPr>
                  <w:rFonts w:ascii="Times" w:hAnsi="Times"/>
                  <w:noProof/>
                </w:rPr>
                <w:t>,</w:t>
              </w:r>
            </w:ins>
            <w:ins w:id="665" w:author="Stefan Wuchty" w:date="2017-09-03T20:42:00Z">
              <w:r w:rsidRPr="00D555BC">
                <w:rPr>
                  <w:rFonts w:ascii="Times" w:hAnsi="Times"/>
                  <w:noProof/>
                </w:rPr>
                <w:t>285</w:t>
              </w:r>
            </w:ins>
          </w:p>
        </w:tc>
        <w:tc>
          <w:tcPr>
            <w:tcW w:w="1060" w:type="dxa"/>
            <w:noWrap/>
            <w:hideMark/>
          </w:tcPr>
          <w:p w14:paraId="264A8A36" w14:textId="77777777" w:rsidR="00D555BC" w:rsidRPr="00D555BC" w:rsidRDefault="00D555BC">
            <w:pPr>
              <w:rPr>
                <w:ins w:id="666" w:author="Stefan Wuchty" w:date="2017-09-03T20:42:00Z"/>
                <w:rFonts w:ascii="Times" w:hAnsi="Times"/>
                <w:noProof/>
              </w:rPr>
            </w:pPr>
          </w:p>
        </w:tc>
      </w:tr>
      <w:tr w:rsidR="00D555BC" w:rsidRPr="00D555BC" w14:paraId="6D478886" w14:textId="77777777" w:rsidTr="00D555BC">
        <w:trPr>
          <w:trHeight w:val="280"/>
          <w:ins w:id="667" w:author="Stefan Wuchty" w:date="2017-09-03T20:42:00Z"/>
        </w:trPr>
        <w:tc>
          <w:tcPr>
            <w:tcW w:w="1820" w:type="dxa"/>
            <w:noWrap/>
            <w:hideMark/>
          </w:tcPr>
          <w:p w14:paraId="19B1FAA8" w14:textId="77777777" w:rsidR="00D555BC" w:rsidRPr="00D555BC" w:rsidRDefault="00D555BC">
            <w:pPr>
              <w:rPr>
                <w:ins w:id="668" w:author="Stefan Wuchty" w:date="2017-09-03T20:42:00Z"/>
                <w:rFonts w:ascii="Times" w:hAnsi="Times"/>
                <w:noProof/>
              </w:rPr>
            </w:pPr>
            <w:ins w:id="669" w:author="Stefan Wuchty" w:date="2017-09-03T20:42:00Z">
              <w:r w:rsidRPr="00D555BC">
                <w:rPr>
                  <w:rFonts w:ascii="Times" w:hAnsi="Times"/>
                  <w:noProof/>
                </w:rPr>
                <w:t>paramyxoviridae</w:t>
              </w:r>
            </w:ins>
          </w:p>
        </w:tc>
        <w:tc>
          <w:tcPr>
            <w:tcW w:w="2020" w:type="dxa"/>
            <w:noWrap/>
            <w:hideMark/>
          </w:tcPr>
          <w:p w14:paraId="5BE9B846" w14:textId="77777777" w:rsidR="00D555BC" w:rsidRPr="00D555BC" w:rsidRDefault="00D555BC" w:rsidP="00D555BC">
            <w:pPr>
              <w:rPr>
                <w:ins w:id="670" w:author="Stefan Wuchty" w:date="2017-09-03T20:42:00Z"/>
                <w:rFonts w:ascii="Times" w:hAnsi="Times"/>
                <w:noProof/>
              </w:rPr>
            </w:pPr>
            <w:ins w:id="671" w:author="Stefan Wuchty" w:date="2017-09-03T20:42:00Z">
              <w:r w:rsidRPr="00D555BC">
                <w:rPr>
                  <w:rFonts w:ascii="Times" w:hAnsi="Times"/>
                  <w:noProof/>
                </w:rPr>
                <w:t>873</w:t>
              </w:r>
            </w:ins>
          </w:p>
        </w:tc>
        <w:tc>
          <w:tcPr>
            <w:tcW w:w="1060" w:type="dxa"/>
            <w:noWrap/>
            <w:hideMark/>
          </w:tcPr>
          <w:p w14:paraId="304F4CF1" w14:textId="77777777" w:rsidR="00D555BC" w:rsidRPr="00D555BC" w:rsidRDefault="00D555BC">
            <w:pPr>
              <w:rPr>
                <w:ins w:id="672" w:author="Stefan Wuchty" w:date="2017-09-03T20:42:00Z"/>
                <w:rFonts w:ascii="Times" w:hAnsi="Times"/>
                <w:noProof/>
              </w:rPr>
            </w:pPr>
          </w:p>
        </w:tc>
      </w:tr>
      <w:tr w:rsidR="00D555BC" w:rsidRPr="00D555BC" w14:paraId="4FC02CAB" w14:textId="77777777" w:rsidTr="00D555BC">
        <w:trPr>
          <w:trHeight w:val="280"/>
          <w:ins w:id="673" w:author="Stefan Wuchty" w:date="2017-09-03T20:42:00Z"/>
        </w:trPr>
        <w:tc>
          <w:tcPr>
            <w:tcW w:w="1820" w:type="dxa"/>
            <w:noWrap/>
            <w:hideMark/>
          </w:tcPr>
          <w:p w14:paraId="6C4D67C0" w14:textId="77777777" w:rsidR="00D555BC" w:rsidRPr="00D555BC" w:rsidRDefault="00D555BC">
            <w:pPr>
              <w:rPr>
                <w:ins w:id="674" w:author="Stefan Wuchty" w:date="2017-09-03T20:42:00Z"/>
                <w:rFonts w:ascii="Times" w:hAnsi="Times"/>
                <w:noProof/>
              </w:rPr>
            </w:pPr>
            <w:ins w:id="675" w:author="Stefan Wuchty" w:date="2017-09-03T20:42:00Z">
              <w:r w:rsidRPr="00D555BC">
                <w:rPr>
                  <w:rFonts w:ascii="Times" w:hAnsi="Times"/>
                  <w:noProof/>
                </w:rPr>
                <w:t>flaviviridae</w:t>
              </w:r>
            </w:ins>
          </w:p>
        </w:tc>
        <w:tc>
          <w:tcPr>
            <w:tcW w:w="2020" w:type="dxa"/>
            <w:noWrap/>
            <w:hideMark/>
          </w:tcPr>
          <w:p w14:paraId="70922051" w14:textId="77777777" w:rsidR="00D555BC" w:rsidRPr="00D555BC" w:rsidRDefault="00D555BC" w:rsidP="00D555BC">
            <w:pPr>
              <w:rPr>
                <w:ins w:id="676" w:author="Stefan Wuchty" w:date="2017-09-03T20:42:00Z"/>
                <w:rFonts w:ascii="Times" w:hAnsi="Times"/>
                <w:noProof/>
              </w:rPr>
            </w:pPr>
            <w:ins w:id="677" w:author="Stefan Wuchty" w:date="2017-09-03T20:42:00Z">
              <w:r w:rsidRPr="00D555BC">
                <w:rPr>
                  <w:rFonts w:ascii="Times" w:hAnsi="Times"/>
                  <w:noProof/>
                </w:rPr>
                <w:t>575</w:t>
              </w:r>
            </w:ins>
          </w:p>
        </w:tc>
        <w:tc>
          <w:tcPr>
            <w:tcW w:w="1060" w:type="dxa"/>
            <w:noWrap/>
            <w:hideMark/>
          </w:tcPr>
          <w:p w14:paraId="30EEAF19" w14:textId="77777777" w:rsidR="00D555BC" w:rsidRPr="00D555BC" w:rsidRDefault="00D555BC">
            <w:pPr>
              <w:rPr>
                <w:ins w:id="678" w:author="Stefan Wuchty" w:date="2017-09-03T20:42:00Z"/>
                <w:rFonts w:ascii="Times" w:hAnsi="Times"/>
                <w:noProof/>
              </w:rPr>
            </w:pPr>
          </w:p>
        </w:tc>
      </w:tr>
      <w:tr w:rsidR="00D555BC" w:rsidRPr="00D555BC" w14:paraId="63AC880F" w14:textId="77777777" w:rsidTr="00D555BC">
        <w:trPr>
          <w:trHeight w:val="280"/>
          <w:ins w:id="679" w:author="Stefan Wuchty" w:date="2017-09-03T20:42:00Z"/>
        </w:trPr>
        <w:tc>
          <w:tcPr>
            <w:tcW w:w="1820" w:type="dxa"/>
            <w:noWrap/>
            <w:hideMark/>
          </w:tcPr>
          <w:p w14:paraId="1A7E8D1E" w14:textId="77777777" w:rsidR="00D555BC" w:rsidRPr="00D555BC" w:rsidRDefault="00D555BC">
            <w:pPr>
              <w:rPr>
                <w:ins w:id="680" w:author="Stefan Wuchty" w:date="2017-09-03T20:42:00Z"/>
                <w:rFonts w:ascii="Times" w:hAnsi="Times"/>
                <w:noProof/>
              </w:rPr>
            </w:pPr>
            <w:ins w:id="681" w:author="Stefan Wuchty" w:date="2017-09-03T20:42:00Z">
              <w:r w:rsidRPr="00D555BC">
                <w:rPr>
                  <w:rFonts w:ascii="Times" w:hAnsi="Times"/>
                  <w:noProof/>
                </w:rPr>
                <w:t>reduviidae</w:t>
              </w:r>
            </w:ins>
          </w:p>
        </w:tc>
        <w:tc>
          <w:tcPr>
            <w:tcW w:w="2020" w:type="dxa"/>
            <w:noWrap/>
            <w:hideMark/>
          </w:tcPr>
          <w:p w14:paraId="03F86815" w14:textId="77777777" w:rsidR="00D555BC" w:rsidRPr="00D555BC" w:rsidRDefault="00D555BC" w:rsidP="00D555BC">
            <w:pPr>
              <w:rPr>
                <w:ins w:id="682" w:author="Stefan Wuchty" w:date="2017-09-03T20:42:00Z"/>
                <w:rFonts w:ascii="Times" w:hAnsi="Times"/>
                <w:noProof/>
              </w:rPr>
            </w:pPr>
            <w:ins w:id="683" w:author="Stefan Wuchty" w:date="2017-09-03T20:42:00Z">
              <w:r w:rsidRPr="00D555BC">
                <w:rPr>
                  <w:rFonts w:ascii="Times" w:hAnsi="Times"/>
                  <w:noProof/>
                </w:rPr>
                <w:t>443</w:t>
              </w:r>
            </w:ins>
          </w:p>
        </w:tc>
        <w:tc>
          <w:tcPr>
            <w:tcW w:w="1060" w:type="dxa"/>
            <w:noWrap/>
            <w:hideMark/>
          </w:tcPr>
          <w:p w14:paraId="6BBD993C" w14:textId="77777777" w:rsidR="00D555BC" w:rsidRPr="00D555BC" w:rsidRDefault="00D555BC">
            <w:pPr>
              <w:rPr>
                <w:ins w:id="684" w:author="Stefan Wuchty" w:date="2017-09-03T20:42:00Z"/>
                <w:rFonts w:ascii="Times" w:hAnsi="Times"/>
                <w:noProof/>
              </w:rPr>
            </w:pPr>
          </w:p>
        </w:tc>
      </w:tr>
      <w:tr w:rsidR="00D555BC" w:rsidRPr="00D555BC" w14:paraId="0AEECE08" w14:textId="77777777" w:rsidTr="00D555BC">
        <w:trPr>
          <w:trHeight w:val="280"/>
          <w:ins w:id="685" w:author="Stefan Wuchty" w:date="2017-09-03T20:42:00Z"/>
        </w:trPr>
        <w:tc>
          <w:tcPr>
            <w:tcW w:w="1820" w:type="dxa"/>
            <w:noWrap/>
            <w:hideMark/>
          </w:tcPr>
          <w:p w14:paraId="6CEC8BA0" w14:textId="77777777" w:rsidR="00D555BC" w:rsidRPr="00D555BC" w:rsidRDefault="00D555BC">
            <w:pPr>
              <w:rPr>
                <w:ins w:id="686" w:author="Stefan Wuchty" w:date="2017-09-03T20:42:00Z"/>
                <w:rFonts w:ascii="Times" w:hAnsi="Times"/>
                <w:noProof/>
              </w:rPr>
            </w:pPr>
            <w:ins w:id="687" w:author="Stefan Wuchty" w:date="2017-09-03T20:42:00Z">
              <w:r w:rsidRPr="00D555BC">
                <w:rPr>
                  <w:rFonts w:ascii="Times" w:hAnsi="Times"/>
                  <w:noProof/>
                </w:rPr>
                <w:t>poxviridae</w:t>
              </w:r>
            </w:ins>
          </w:p>
        </w:tc>
        <w:tc>
          <w:tcPr>
            <w:tcW w:w="2020" w:type="dxa"/>
            <w:noWrap/>
            <w:hideMark/>
          </w:tcPr>
          <w:p w14:paraId="49B573B5" w14:textId="77777777" w:rsidR="00D555BC" w:rsidRPr="00D555BC" w:rsidRDefault="00D555BC" w:rsidP="00D555BC">
            <w:pPr>
              <w:rPr>
                <w:ins w:id="688" w:author="Stefan Wuchty" w:date="2017-09-03T20:42:00Z"/>
                <w:rFonts w:ascii="Times" w:hAnsi="Times"/>
                <w:noProof/>
              </w:rPr>
            </w:pPr>
            <w:ins w:id="689" w:author="Stefan Wuchty" w:date="2017-09-03T20:42:00Z">
              <w:r w:rsidRPr="00D555BC">
                <w:rPr>
                  <w:rFonts w:ascii="Times" w:hAnsi="Times"/>
                  <w:noProof/>
                </w:rPr>
                <w:t>415</w:t>
              </w:r>
            </w:ins>
          </w:p>
        </w:tc>
        <w:tc>
          <w:tcPr>
            <w:tcW w:w="1060" w:type="dxa"/>
            <w:noWrap/>
            <w:hideMark/>
          </w:tcPr>
          <w:p w14:paraId="5124C6E3" w14:textId="77777777" w:rsidR="00D555BC" w:rsidRPr="00D555BC" w:rsidRDefault="00D555BC">
            <w:pPr>
              <w:rPr>
                <w:ins w:id="690" w:author="Stefan Wuchty" w:date="2017-09-03T20:42:00Z"/>
                <w:rFonts w:ascii="Times" w:hAnsi="Times"/>
                <w:noProof/>
              </w:rPr>
            </w:pPr>
          </w:p>
        </w:tc>
      </w:tr>
      <w:tr w:rsidR="00D555BC" w:rsidRPr="00D555BC" w14:paraId="3AAFD5DD" w14:textId="77777777" w:rsidTr="00D555BC">
        <w:trPr>
          <w:trHeight w:val="280"/>
          <w:ins w:id="691" w:author="Stefan Wuchty" w:date="2017-09-03T20:42:00Z"/>
        </w:trPr>
        <w:tc>
          <w:tcPr>
            <w:tcW w:w="1820" w:type="dxa"/>
            <w:noWrap/>
            <w:hideMark/>
          </w:tcPr>
          <w:p w14:paraId="0662BB0A" w14:textId="77777777" w:rsidR="00D555BC" w:rsidRPr="00D555BC" w:rsidRDefault="00D555BC">
            <w:pPr>
              <w:rPr>
                <w:ins w:id="692" w:author="Stefan Wuchty" w:date="2017-09-03T20:42:00Z"/>
                <w:rFonts w:ascii="Times" w:hAnsi="Times"/>
                <w:noProof/>
              </w:rPr>
            </w:pPr>
            <w:ins w:id="693" w:author="Stefan Wuchty" w:date="2017-09-03T20:42:00Z">
              <w:r w:rsidRPr="00D555BC">
                <w:rPr>
                  <w:rFonts w:ascii="Times" w:hAnsi="Times"/>
                  <w:noProof/>
                </w:rPr>
                <w:t>polyomaviridae</w:t>
              </w:r>
            </w:ins>
          </w:p>
        </w:tc>
        <w:tc>
          <w:tcPr>
            <w:tcW w:w="2020" w:type="dxa"/>
            <w:noWrap/>
            <w:hideMark/>
          </w:tcPr>
          <w:p w14:paraId="14AE0F9B" w14:textId="77777777" w:rsidR="00D555BC" w:rsidRPr="00D555BC" w:rsidRDefault="00D555BC" w:rsidP="00D555BC">
            <w:pPr>
              <w:rPr>
                <w:ins w:id="694" w:author="Stefan Wuchty" w:date="2017-09-03T20:42:00Z"/>
                <w:rFonts w:ascii="Times" w:hAnsi="Times"/>
                <w:noProof/>
              </w:rPr>
            </w:pPr>
            <w:ins w:id="695" w:author="Stefan Wuchty" w:date="2017-09-03T20:42:00Z">
              <w:r w:rsidRPr="00D555BC">
                <w:rPr>
                  <w:rFonts w:ascii="Times" w:hAnsi="Times"/>
                  <w:noProof/>
                </w:rPr>
                <w:t>322</w:t>
              </w:r>
            </w:ins>
          </w:p>
        </w:tc>
        <w:tc>
          <w:tcPr>
            <w:tcW w:w="1060" w:type="dxa"/>
            <w:noWrap/>
            <w:hideMark/>
          </w:tcPr>
          <w:p w14:paraId="74995DC9" w14:textId="77777777" w:rsidR="00D555BC" w:rsidRPr="00D555BC" w:rsidRDefault="00D555BC">
            <w:pPr>
              <w:rPr>
                <w:ins w:id="696" w:author="Stefan Wuchty" w:date="2017-09-03T20:42:00Z"/>
                <w:rFonts w:ascii="Times" w:hAnsi="Times"/>
                <w:noProof/>
              </w:rPr>
            </w:pPr>
          </w:p>
        </w:tc>
      </w:tr>
      <w:tr w:rsidR="00D555BC" w:rsidRPr="00D555BC" w14:paraId="7AAA573B" w14:textId="77777777" w:rsidTr="00D555BC">
        <w:trPr>
          <w:trHeight w:val="280"/>
          <w:ins w:id="697" w:author="Stefan Wuchty" w:date="2017-09-03T20:42:00Z"/>
        </w:trPr>
        <w:tc>
          <w:tcPr>
            <w:tcW w:w="1820" w:type="dxa"/>
            <w:noWrap/>
            <w:hideMark/>
          </w:tcPr>
          <w:p w14:paraId="06AC6438" w14:textId="77777777" w:rsidR="00D555BC" w:rsidRPr="00D555BC" w:rsidRDefault="00D555BC">
            <w:pPr>
              <w:rPr>
                <w:ins w:id="698" w:author="Stefan Wuchty" w:date="2017-09-03T20:42:00Z"/>
                <w:rFonts w:ascii="Times" w:hAnsi="Times"/>
                <w:noProof/>
              </w:rPr>
            </w:pPr>
            <w:ins w:id="699" w:author="Stefan Wuchty" w:date="2017-09-03T20:42:00Z">
              <w:r w:rsidRPr="00D555BC">
                <w:rPr>
                  <w:rFonts w:ascii="Times" w:hAnsi="Times"/>
                  <w:noProof/>
                </w:rPr>
                <w:t>parvoviridae</w:t>
              </w:r>
            </w:ins>
          </w:p>
        </w:tc>
        <w:tc>
          <w:tcPr>
            <w:tcW w:w="2020" w:type="dxa"/>
            <w:noWrap/>
            <w:hideMark/>
          </w:tcPr>
          <w:p w14:paraId="1E8D5F29" w14:textId="77777777" w:rsidR="00D555BC" w:rsidRPr="00D555BC" w:rsidRDefault="00D555BC" w:rsidP="00D555BC">
            <w:pPr>
              <w:rPr>
                <w:ins w:id="700" w:author="Stefan Wuchty" w:date="2017-09-03T20:42:00Z"/>
                <w:rFonts w:ascii="Times" w:hAnsi="Times"/>
                <w:noProof/>
              </w:rPr>
            </w:pPr>
            <w:ins w:id="701" w:author="Stefan Wuchty" w:date="2017-09-03T20:42:00Z">
              <w:r w:rsidRPr="00D555BC">
                <w:rPr>
                  <w:rFonts w:ascii="Times" w:hAnsi="Times"/>
                  <w:noProof/>
                </w:rPr>
                <w:t>292</w:t>
              </w:r>
            </w:ins>
          </w:p>
        </w:tc>
        <w:tc>
          <w:tcPr>
            <w:tcW w:w="1060" w:type="dxa"/>
            <w:noWrap/>
            <w:hideMark/>
          </w:tcPr>
          <w:p w14:paraId="30885ED1" w14:textId="77777777" w:rsidR="00D555BC" w:rsidRPr="00D555BC" w:rsidRDefault="00D555BC">
            <w:pPr>
              <w:rPr>
                <w:ins w:id="702" w:author="Stefan Wuchty" w:date="2017-09-03T20:42:00Z"/>
                <w:rFonts w:ascii="Times" w:hAnsi="Times"/>
                <w:noProof/>
              </w:rPr>
            </w:pPr>
          </w:p>
        </w:tc>
      </w:tr>
      <w:tr w:rsidR="00D555BC" w:rsidRPr="00D555BC" w14:paraId="18ED9F6A" w14:textId="77777777" w:rsidTr="00D555BC">
        <w:trPr>
          <w:trHeight w:val="280"/>
          <w:ins w:id="703" w:author="Stefan Wuchty" w:date="2017-09-03T20:42:00Z"/>
        </w:trPr>
        <w:tc>
          <w:tcPr>
            <w:tcW w:w="1820" w:type="dxa"/>
            <w:noWrap/>
            <w:hideMark/>
          </w:tcPr>
          <w:p w14:paraId="73E1746E" w14:textId="77777777" w:rsidR="00D555BC" w:rsidRPr="00D555BC" w:rsidRDefault="00D555BC">
            <w:pPr>
              <w:rPr>
                <w:ins w:id="704" w:author="Stefan Wuchty" w:date="2017-09-03T20:42:00Z"/>
                <w:rFonts w:ascii="Times" w:hAnsi="Times"/>
                <w:noProof/>
              </w:rPr>
            </w:pPr>
            <w:ins w:id="705" w:author="Stefan Wuchty" w:date="2017-09-03T20:42:00Z">
              <w:r w:rsidRPr="00D555BC">
                <w:rPr>
                  <w:rFonts w:ascii="Times" w:hAnsi="Times"/>
                  <w:noProof/>
                </w:rPr>
                <w:t>adenoviridae</w:t>
              </w:r>
            </w:ins>
          </w:p>
        </w:tc>
        <w:tc>
          <w:tcPr>
            <w:tcW w:w="2020" w:type="dxa"/>
            <w:noWrap/>
            <w:hideMark/>
          </w:tcPr>
          <w:p w14:paraId="2B3CA5DC" w14:textId="77777777" w:rsidR="00D555BC" w:rsidRPr="00D555BC" w:rsidRDefault="00D555BC" w:rsidP="00D555BC">
            <w:pPr>
              <w:rPr>
                <w:ins w:id="706" w:author="Stefan Wuchty" w:date="2017-09-03T20:42:00Z"/>
                <w:rFonts w:ascii="Times" w:hAnsi="Times"/>
                <w:noProof/>
              </w:rPr>
            </w:pPr>
            <w:ins w:id="707" w:author="Stefan Wuchty" w:date="2017-09-03T20:42:00Z">
              <w:r w:rsidRPr="00D555BC">
                <w:rPr>
                  <w:rFonts w:ascii="Times" w:hAnsi="Times"/>
                  <w:noProof/>
                </w:rPr>
                <w:t>281</w:t>
              </w:r>
            </w:ins>
          </w:p>
        </w:tc>
        <w:tc>
          <w:tcPr>
            <w:tcW w:w="1060" w:type="dxa"/>
            <w:noWrap/>
            <w:hideMark/>
          </w:tcPr>
          <w:p w14:paraId="50B3B32D" w14:textId="77777777" w:rsidR="00D555BC" w:rsidRPr="00D555BC" w:rsidRDefault="00D555BC">
            <w:pPr>
              <w:rPr>
                <w:ins w:id="708" w:author="Stefan Wuchty" w:date="2017-09-03T20:42:00Z"/>
                <w:rFonts w:ascii="Times" w:hAnsi="Times"/>
                <w:noProof/>
              </w:rPr>
            </w:pPr>
          </w:p>
        </w:tc>
      </w:tr>
      <w:tr w:rsidR="00D555BC" w:rsidRPr="00D555BC" w14:paraId="27421AFF" w14:textId="77777777" w:rsidTr="00D555BC">
        <w:trPr>
          <w:trHeight w:val="280"/>
          <w:ins w:id="709" w:author="Stefan Wuchty" w:date="2017-09-03T20:42:00Z"/>
        </w:trPr>
        <w:tc>
          <w:tcPr>
            <w:tcW w:w="1820" w:type="dxa"/>
            <w:noWrap/>
            <w:hideMark/>
          </w:tcPr>
          <w:p w14:paraId="6F0965B8" w14:textId="77777777" w:rsidR="00D555BC" w:rsidRPr="00D555BC" w:rsidRDefault="00D555BC">
            <w:pPr>
              <w:rPr>
                <w:ins w:id="710" w:author="Stefan Wuchty" w:date="2017-09-03T20:42:00Z"/>
                <w:rFonts w:ascii="Times" w:hAnsi="Times"/>
                <w:noProof/>
              </w:rPr>
            </w:pPr>
            <w:ins w:id="711" w:author="Stefan Wuchty" w:date="2017-09-03T20:42:00Z">
              <w:r w:rsidRPr="00D555BC">
                <w:rPr>
                  <w:rFonts w:ascii="Times" w:hAnsi="Times"/>
                  <w:noProof/>
                </w:rPr>
                <w:t>cupressaceae</w:t>
              </w:r>
            </w:ins>
          </w:p>
        </w:tc>
        <w:tc>
          <w:tcPr>
            <w:tcW w:w="2020" w:type="dxa"/>
            <w:noWrap/>
            <w:hideMark/>
          </w:tcPr>
          <w:p w14:paraId="5690373B" w14:textId="77777777" w:rsidR="00D555BC" w:rsidRPr="00D555BC" w:rsidRDefault="00D555BC" w:rsidP="00D555BC">
            <w:pPr>
              <w:rPr>
                <w:ins w:id="712" w:author="Stefan Wuchty" w:date="2017-09-03T20:42:00Z"/>
                <w:rFonts w:ascii="Times" w:hAnsi="Times"/>
                <w:noProof/>
              </w:rPr>
            </w:pPr>
            <w:ins w:id="713" w:author="Stefan Wuchty" w:date="2017-09-03T20:42:00Z">
              <w:r w:rsidRPr="00D555BC">
                <w:rPr>
                  <w:rFonts w:ascii="Times" w:hAnsi="Times"/>
                  <w:noProof/>
                </w:rPr>
                <w:t>247</w:t>
              </w:r>
            </w:ins>
          </w:p>
        </w:tc>
        <w:tc>
          <w:tcPr>
            <w:tcW w:w="1060" w:type="dxa"/>
            <w:noWrap/>
            <w:hideMark/>
          </w:tcPr>
          <w:p w14:paraId="75A3C825" w14:textId="77777777" w:rsidR="00D555BC" w:rsidRPr="00D555BC" w:rsidRDefault="00D555BC">
            <w:pPr>
              <w:rPr>
                <w:ins w:id="714" w:author="Stefan Wuchty" w:date="2017-09-03T20:42:00Z"/>
                <w:rFonts w:ascii="Times" w:hAnsi="Times"/>
                <w:noProof/>
              </w:rPr>
            </w:pPr>
          </w:p>
        </w:tc>
      </w:tr>
      <w:tr w:rsidR="00D555BC" w:rsidRPr="00D555BC" w14:paraId="112BB36A" w14:textId="77777777" w:rsidTr="00D555BC">
        <w:trPr>
          <w:trHeight w:val="280"/>
          <w:ins w:id="715" w:author="Stefan Wuchty" w:date="2017-09-03T20:42:00Z"/>
        </w:trPr>
        <w:tc>
          <w:tcPr>
            <w:tcW w:w="1820" w:type="dxa"/>
            <w:noWrap/>
            <w:hideMark/>
          </w:tcPr>
          <w:p w14:paraId="2E125D50" w14:textId="77777777" w:rsidR="00D555BC" w:rsidRPr="00D555BC" w:rsidRDefault="00D555BC">
            <w:pPr>
              <w:rPr>
                <w:ins w:id="716" w:author="Stefan Wuchty" w:date="2017-09-03T20:42:00Z"/>
                <w:rFonts w:ascii="Times" w:hAnsi="Times"/>
                <w:noProof/>
              </w:rPr>
            </w:pPr>
            <w:ins w:id="717" w:author="Stefan Wuchty" w:date="2017-09-03T20:42:00Z">
              <w:r w:rsidRPr="00D555BC">
                <w:rPr>
                  <w:rFonts w:ascii="Times" w:hAnsi="Times"/>
                  <w:noProof/>
                </w:rPr>
                <w:t>chromatiaceae</w:t>
              </w:r>
            </w:ins>
          </w:p>
        </w:tc>
        <w:tc>
          <w:tcPr>
            <w:tcW w:w="2020" w:type="dxa"/>
            <w:noWrap/>
            <w:hideMark/>
          </w:tcPr>
          <w:p w14:paraId="11929424" w14:textId="77777777" w:rsidR="00D555BC" w:rsidRPr="00D555BC" w:rsidRDefault="00D555BC" w:rsidP="00D555BC">
            <w:pPr>
              <w:rPr>
                <w:ins w:id="718" w:author="Stefan Wuchty" w:date="2017-09-03T20:42:00Z"/>
                <w:rFonts w:ascii="Times" w:hAnsi="Times"/>
                <w:noProof/>
              </w:rPr>
            </w:pPr>
            <w:ins w:id="719" w:author="Stefan Wuchty" w:date="2017-09-03T20:42:00Z">
              <w:r w:rsidRPr="00D555BC">
                <w:rPr>
                  <w:rFonts w:ascii="Times" w:hAnsi="Times"/>
                  <w:noProof/>
                </w:rPr>
                <w:t>235</w:t>
              </w:r>
            </w:ins>
          </w:p>
        </w:tc>
        <w:tc>
          <w:tcPr>
            <w:tcW w:w="1060" w:type="dxa"/>
            <w:noWrap/>
            <w:hideMark/>
          </w:tcPr>
          <w:p w14:paraId="3F49E6E5" w14:textId="77777777" w:rsidR="00D555BC" w:rsidRPr="00D555BC" w:rsidRDefault="00D555BC">
            <w:pPr>
              <w:rPr>
                <w:ins w:id="720" w:author="Stefan Wuchty" w:date="2017-09-03T20:42:00Z"/>
                <w:rFonts w:ascii="Times" w:hAnsi="Times"/>
                <w:noProof/>
              </w:rPr>
            </w:pPr>
          </w:p>
        </w:tc>
      </w:tr>
      <w:tr w:rsidR="00D555BC" w:rsidRPr="00D555BC" w14:paraId="30597DA1" w14:textId="77777777" w:rsidTr="00D555BC">
        <w:trPr>
          <w:trHeight w:val="280"/>
          <w:ins w:id="721" w:author="Stefan Wuchty" w:date="2017-09-03T20:42:00Z"/>
        </w:trPr>
        <w:tc>
          <w:tcPr>
            <w:tcW w:w="1820" w:type="dxa"/>
            <w:noWrap/>
            <w:hideMark/>
          </w:tcPr>
          <w:p w14:paraId="548EA347" w14:textId="77777777" w:rsidR="00D555BC" w:rsidRPr="00D555BC" w:rsidRDefault="00D555BC">
            <w:pPr>
              <w:rPr>
                <w:ins w:id="722" w:author="Stefan Wuchty" w:date="2017-09-03T20:42:00Z"/>
                <w:rFonts w:ascii="Times" w:hAnsi="Times"/>
                <w:noProof/>
              </w:rPr>
            </w:pPr>
            <w:ins w:id="723" w:author="Stefan Wuchty" w:date="2017-09-03T20:42:00Z">
              <w:r w:rsidRPr="00D555BC">
                <w:rPr>
                  <w:rFonts w:ascii="Times" w:hAnsi="Times"/>
                  <w:noProof/>
                </w:rPr>
                <w:t>brassicaceae</w:t>
              </w:r>
            </w:ins>
          </w:p>
        </w:tc>
        <w:tc>
          <w:tcPr>
            <w:tcW w:w="2020" w:type="dxa"/>
            <w:noWrap/>
            <w:hideMark/>
          </w:tcPr>
          <w:p w14:paraId="7F1AB65A" w14:textId="77777777" w:rsidR="00D555BC" w:rsidRPr="00D555BC" w:rsidRDefault="00D555BC" w:rsidP="00D555BC">
            <w:pPr>
              <w:rPr>
                <w:ins w:id="724" w:author="Stefan Wuchty" w:date="2017-09-03T20:42:00Z"/>
                <w:rFonts w:ascii="Times" w:hAnsi="Times"/>
                <w:noProof/>
              </w:rPr>
            </w:pPr>
            <w:ins w:id="725" w:author="Stefan Wuchty" w:date="2017-09-03T20:42:00Z">
              <w:r w:rsidRPr="00D555BC">
                <w:rPr>
                  <w:rFonts w:ascii="Times" w:hAnsi="Times"/>
                  <w:noProof/>
                </w:rPr>
                <w:t>233</w:t>
              </w:r>
            </w:ins>
          </w:p>
        </w:tc>
        <w:tc>
          <w:tcPr>
            <w:tcW w:w="1060" w:type="dxa"/>
            <w:noWrap/>
            <w:hideMark/>
          </w:tcPr>
          <w:p w14:paraId="3ED2998D" w14:textId="77777777" w:rsidR="00D555BC" w:rsidRPr="00D555BC" w:rsidRDefault="00D555BC">
            <w:pPr>
              <w:rPr>
                <w:ins w:id="726" w:author="Stefan Wuchty" w:date="2017-09-03T20:42:00Z"/>
                <w:rFonts w:ascii="Times" w:hAnsi="Times"/>
                <w:noProof/>
              </w:rPr>
            </w:pPr>
          </w:p>
        </w:tc>
      </w:tr>
      <w:tr w:rsidR="00D555BC" w:rsidRPr="00D555BC" w14:paraId="4DDD46DC" w14:textId="77777777" w:rsidTr="00D555BC">
        <w:trPr>
          <w:trHeight w:val="280"/>
          <w:ins w:id="727" w:author="Stefan Wuchty" w:date="2017-09-03T20:42:00Z"/>
        </w:trPr>
        <w:tc>
          <w:tcPr>
            <w:tcW w:w="1820" w:type="dxa"/>
            <w:noWrap/>
            <w:hideMark/>
          </w:tcPr>
          <w:p w14:paraId="7435674C" w14:textId="77777777" w:rsidR="00D555BC" w:rsidRPr="00D555BC" w:rsidRDefault="00D555BC">
            <w:pPr>
              <w:rPr>
                <w:ins w:id="728" w:author="Stefan Wuchty" w:date="2017-09-03T20:42:00Z"/>
                <w:rFonts w:ascii="Times" w:hAnsi="Times"/>
                <w:noProof/>
              </w:rPr>
            </w:pPr>
            <w:ins w:id="729" w:author="Stefan Wuchty" w:date="2017-09-03T20:42:00Z">
              <w:r w:rsidRPr="00D555BC">
                <w:rPr>
                  <w:rFonts w:ascii="Times" w:hAnsi="Times"/>
                  <w:noProof/>
                </w:rPr>
                <w:t>filoviridae</w:t>
              </w:r>
            </w:ins>
          </w:p>
        </w:tc>
        <w:tc>
          <w:tcPr>
            <w:tcW w:w="2020" w:type="dxa"/>
            <w:noWrap/>
            <w:hideMark/>
          </w:tcPr>
          <w:p w14:paraId="3FC8B855" w14:textId="77777777" w:rsidR="00D555BC" w:rsidRPr="00D555BC" w:rsidRDefault="00D555BC" w:rsidP="00D555BC">
            <w:pPr>
              <w:rPr>
                <w:ins w:id="730" w:author="Stefan Wuchty" w:date="2017-09-03T20:42:00Z"/>
                <w:rFonts w:ascii="Times" w:hAnsi="Times"/>
                <w:noProof/>
              </w:rPr>
            </w:pPr>
            <w:ins w:id="731" w:author="Stefan Wuchty" w:date="2017-09-03T20:42:00Z">
              <w:r w:rsidRPr="00D555BC">
                <w:rPr>
                  <w:rFonts w:ascii="Times" w:hAnsi="Times"/>
                  <w:noProof/>
                </w:rPr>
                <w:t>172</w:t>
              </w:r>
            </w:ins>
          </w:p>
        </w:tc>
        <w:tc>
          <w:tcPr>
            <w:tcW w:w="1060" w:type="dxa"/>
            <w:noWrap/>
            <w:hideMark/>
          </w:tcPr>
          <w:p w14:paraId="12547A1C" w14:textId="77777777" w:rsidR="00D555BC" w:rsidRPr="00D555BC" w:rsidRDefault="00D555BC">
            <w:pPr>
              <w:rPr>
                <w:ins w:id="732" w:author="Stefan Wuchty" w:date="2017-09-03T20:42:00Z"/>
                <w:rFonts w:ascii="Times" w:hAnsi="Times"/>
                <w:noProof/>
              </w:rPr>
            </w:pPr>
          </w:p>
        </w:tc>
      </w:tr>
      <w:tr w:rsidR="00D555BC" w:rsidRPr="00D555BC" w14:paraId="4C9D4F34" w14:textId="77777777" w:rsidTr="00D555BC">
        <w:trPr>
          <w:trHeight w:val="280"/>
          <w:ins w:id="733" w:author="Stefan Wuchty" w:date="2017-09-03T20:42:00Z"/>
        </w:trPr>
        <w:tc>
          <w:tcPr>
            <w:tcW w:w="1820" w:type="dxa"/>
            <w:noWrap/>
            <w:hideMark/>
          </w:tcPr>
          <w:p w14:paraId="3CF432B9" w14:textId="77777777" w:rsidR="00D555BC" w:rsidRPr="00D555BC" w:rsidRDefault="00D555BC">
            <w:pPr>
              <w:rPr>
                <w:ins w:id="734" w:author="Stefan Wuchty" w:date="2017-09-03T20:42:00Z"/>
                <w:rFonts w:ascii="Times" w:hAnsi="Times"/>
                <w:noProof/>
              </w:rPr>
            </w:pPr>
            <w:ins w:id="735" w:author="Stefan Wuchty" w:date="2017-09-03T20:42:00Z">
              <w:r w:rsidRPr="00D555BC">
                <w:rPr>
                  <w:rFonts w:ascii="Times" w:hAnsi="Times"/>
                  <w:noProof/>
                </w:rPr>
                <w:t>bunyaviridae</w:t>
              </w:r>
            </w:ins>
          </w:p>
        </w:tc>
        <w:tc>
          <w:tcPr>
            <w:tcW w:w="2020" w:type="dxa"/>
            <w:noWrap/>
            <w:hideMark/>
          </w:tcPr>
          <w:p w14:paraId="7F4AC403" w14:textId="77777777" w:rsidR="00D555BC" w:rsidRPr="00D555BC" w:rsidRDefault="00D555BC" w:rsidP="00D555BC">
            <w:pPr>
              <w:rPr>
                <w:ins w:id="736" w:author="Stefan Wuchty" w:date="2017-09-03T20:42:00Z"/>
                <w:rFonts w:ascii="Times" w:hAnsi="Times"/>
                <w:noProof/>
              </w:rPr>
            </w:pPr>
            <w:ins w:id="737" w:author="Stefan Wuchty" w:date="2017-09-03T20:42:00Z">
              <w:r w:rsidRPr="00D555BC">
                <w:rPr>
                  <w:rFonts w:ascii="Times" w:hAnsi="Times"/>
                  <w:noProof/>
                </w:rPr>
                <w:t>159</w:t>
              </w:r>
            </w:ins>
          </w:p>
        </w:tc>
        <w:tc>
          <w:tcPr>
            <w:tcW w:w="1060" w:type="dxa"/>
            <w:noWrap/>
            <w:hideMark/>
          </w:tcPr>
          <w:p w14:paraId="724E9B00" w14:textId="77777777" w:rsidR="00D555BC" w:rsidRPr="00D555BC" w:rsidRDefault="00D555BC">
            <w:pPr>
              <w:rPr>
                <w:ins w:id="738" w:author="Stefan Wuchty" w:date="2017-09-03T20:42:00Z"/>
                <w:rFonts w:ascii="Times" w:hAnsi="Times"/>
                <w:noProof/>
              </w:rPr>
            </w:pPr>
          </w:p>
        </w:tc>
      </w:tr>
      <w:tr w:rsidR="00D555BC" w:rsidRPr="00D555BC" w14:paraId="5B6C345A" w14:textId="77777777" w:rsidTr="00D555BC">
        <w:trPr>
          <w:trHeight w:val="280"/>
          <w:ins w:id="739" w:author="Stefan Wuchty" w:date="2017-09-03T20:42:00Z"/>
        </w:trPr>
        <w:tc>
          <w:tcPr>
            <w:tcW w:w="1820" w:type="dxa"/>
            <w:noWrap/>
            <w:hideMark/>
          </w:tcPr>
          <w:p w14:paraId="49F44FA3" w14:textId="77777777" w:rsidR="00D555BC" w:rsidRPr="00D555BC" w:rsidRDefault="00D555BC">
            <w:pPr>
              <w:rPr>
                <w:ins w:id="740" w:author="Stefan Wuchty" w:date="2017-09-03T20:42:00Z"/>
                <w:rFonts w:ascii="Times" w:hAnsi="Times"/>
                <w:noProof/>
              </w:rPr>
            </w:pPr>
            <w:ins w:id="741" w:author="Stefan Wuchty" w:date="2017-09-03T20:42:00Z">
              <w:r w:rsidRPr="00D555BC">
                <w:rPr>
                  <w:rFonts w:ascii="Times" w:hAnsi="Times"/>
                  <w:noProof/>
                </w:rPr>
                <w:t>iguanidae</w:t>
              </w:r>
            </w:ins>
          </w:p>
        </w:tc>
        <w:tc>
          <w:tcPr>
            <w:tcW w:w="2020" w:type="dxa"/>
            <w:noWrap/>
            <w:hideMark/>
          </w:tcPr>
          <w:p w14:paraId="3CA00093" w14:textId="77777777" w:rsidR="00D555BC" w:rsidRPr="00D555BC" w:rsidRDefault="00D555BC" w:rsidP="00D555BC">
            <w:pPr>
              <w:rPr>
                <w:ins w:id="742" w:author="Stefan Wuchty" w:date="2017-09-03T20:42:00Z"/>
                <w:rFonts w:ascii="Times" w:hAnsi="Times"/>
                <w:noProof/>
              </w:rPr>
            </w:pPr>
            <w:ins w:id="743" w:author="Stefan Wuchty" w:date="2017-09-03T20:42:00Z">
              <w:r w:rsidRPr="00D555BC">
                <w:rPr>
                  <w:rFonts w:ascii="Times" w:hAnsi="Times"/>
                  <w:noProof/>
                </w:rPr>
                <w:t>156</w:t>
              </w:r>
            </w:ins>
          </w:p>
        </w:tc>
        <w:tc>
          <w:tcPr>
            <w:tcW w:w="1060" w:type="dxa"/>
            <w:noWrap/>
            <w:hideMark/>
          </w:tcPr>
          <w:p w14:paraId="6142D181" w14:textId="77777777" w:rsidR="00D555BC" w:rsidRPr="00D555BC" w:rsidRDefault="00D555BC">
            <w:pPr>
              <w:rPr>
                <w:ins w:id="744" w:author="Stefan Wuchty" w:date="2017-09-03T20:42:00Z"/>
                <w:rFonts w:ascii="Times" w:hAnsi="Times"/>
                <w:noProof/>
              </w:rPr>
            </w:pPr>
          </w:p>
        </w:tc>
      </w:tr>
      <w:tr w:rsidR="00D555BC" w:rsidRPr="00D555BC" w14:paraId="77F1210C" w14:textId="77777777" w:rsidTr="00D555BC">
        <w:trPr>
          <w:trHeight w:val="280"/>
          <w:ins w:id="745" w:author="Stefan Wuchty" w:date="2017-09-03T20:42:00Z"/>
        </w:trPr>
        <w:tc>
          <w:tcPr>
            <w:tcW w:w="1820" w:type="dxa"/>
            <w:noWrap/>
            <w:hideMark/>
          </w:tcPr>
          <w:p w14:paraId="61214F83" w14:textId="77777777" w:rsidR="00D555BC" w:rsidRPr="00D555BC" w:rsidRDefault="00D555BC">
            <w:pPr>
              <w:rPr>
                <w:ins w:id="746" w:author="Stefan Wuchty" w:date="2017-09-03T20:42:00Z"/>
                <w:rFonts w:ascii="Times" w:hAnsi="Times"/>
                <w:noProof/>
              </w:rPr>
            </w:pPr>
            <w:ins w:id="747" w:author="Stefan Wuchty" w:date="2017-09-03T20:42:00Z">
              <w:r w:rsidRPr="00D555BC">
                <w:rPr>
                  <w:rFonts w:ascii="Times" w:hAnsi="Times"/>
                  <w:noProof/>
                </w:rPr>
                <w:t>togaviridae</w:t>
              </w:r>
            </w:ins>
          </w:p>
        </w:tc>
        <w:tc>
          <w:tcPr>
            <w:tcW w:w="2020" w:type="dxa"/>
            <w:noWrap/>
            <w:hideMark/>
          </w:tcPr>
          <w:p w14:paraId="55F4473B" w14:textId="77777777" w:rsidR="00D555BC" w:rsidRPr="00D555BC" w:rsidRDefault="00D555BC" w:rsidP="00D555BC">
            <w:pPr>
              <w:rPr>
                <w:ins w:id="748" w:author="Stefan Wuchty" w:date="2017-09-03T20:42:00Z"/>
                <w:rFonts w:ascii="Times" w:hAnsi="Times"/>
                <w:noProof/>
              </w:rPr>
            </w:pPr>
            <w:ins w:id="749" w:author="Stefan Wuchty" w:date="2017-09-03T20:42:00Z">
              <w:r w:rsidRPr="00D555BC">
                <w:rPr>
                  <w:rFonts w:ascii="Times" w:hAnsi="Times"/>
                  <w:noProof/>
                </w:rPr>
                <w:t>126</w:t>
              </w:r>
            </w:ins>
          </w:p>
        </w:tc>
        <w:tc>
          <w:tcPr>
            <w:tcW w:w="1060" w:type="dxa"/>
            <w:noWrap/>
            <w:hideMark/>
          </w:tcPr>
          <w:p w14:paraId="175D78D4" w14:textId="77777777" w:rsidR="00D555BC" w:rsidRPr="00D555BC" w:rsidRDefault="00D555BC">
            <w:pPr>
              <w:rPr>
                <w:ins w:id="750" w:author="Stefan Wuchty" w:date="2017-09-03T20:42:00Z"/>
                <w:rFonts w:ascii="Times" w:hAnsi="Times"/>
                <w:noProof/>
              </w:rPr>
            </w:pPr>
          </w:p>
        </w:tc>
      </w:tr>
      <w:tr w:rsidR="00D555BC" w:rsidRPr="00D555BC" w14:paraId="4FA8ADF3" w14:textId="77777777" w:rsidTr="00D555BC">
        <w:trPr>
          <w:trHeight w:val="280"/>
          <w:ins w:id="751" w:author="Stefan Wuchty" w:date="2017-09-03T20:42:00Z"/>
        </w:trPr>
        <w:tc>
          <w:tcPr>
            <w:tcW w:w="1820" w:type="dxa"/>
            <w:noWrap/>
            <w:hideMark/>
          </w:tcPr>
          <w:p w14:paraId="788DC6DC" w14:textId="77777777" w:rsidR="00D555BC" w:rsidRPr="00D555BC" w:rsidRDefault="00D555BC">
            <w:pPr>
              <w:rPr>
                <w:ins w:id="752" w:author="Stefan Wuchty" w:date="2017-09-03T20:42:00Z"/>
                <w:rFonts w:ascii="Times" w:hAnsi="Times"/>
                <w:noProof/>
              </w:rPr>
            </w:pPr>
            <w:ins w:id="753" w:author="Stefan Wuchty" w:date="2017-09-03T20:42:00Z">
              <w:r w:rsidRPr="00D555BC">
                <w:rPr>
                  <w:rFonts w:ascii="Times" w:hAnsi="Times"/>
                  <w:noProof/>
                </w:rPr>
                <w:t>rubiaceae</w:t>
              </w:r>
            </w:ins>
          </w:p>
        </w:tc>
        <w:tc>
          <w:tcPr>
            <w:tcW w:w="2020" w:type="dxa"/>
            <w:noWrap/>
            <w:hideMark/>
          </w:tcPr>
          <w:p w14:paraId="7212EFB6" w14:textId="77777777" w:rsidR="00D555BC" w:rsidRPr="00D555BC" w:rsidRDefault="00D555BC" w:rsidP="00D555BC">
            <w:pPr>
              <w:rPr>
                <w:ins w:id="754" w:author="Stefan Wuchty" w:date="2017-09-03T20:42:00Z"/>
                <w:rFonts w:ascii="Times" w:hAnsi="Times"/>
                <w:noProof/>
              </w:rPr>
            </w:pPr>
            <w:ins w:id="755" w:author="Stefan Wuchty" w:date="2017-09-03T20:42:00Z">
              <w:r w:rsidRPr="00D555BC">
                <w:rPr>
                  <w:rFonts w:ascii="Times" w:hAnsi="Times"/>
                  <w:noProof/>
                </w:rPr>
                <w:t>108</w:t>
              </w:r>
            </w:ins>
          </w:p>
        </w:tc>
        <w:tc>
          <w:tcPr>
            <w:tcW w:w="1060" w:type="dxa"/>
            <w:noWrap/>
            <w:hideMark/>
          </w:tcPr>
          <w:p w14:paraId="5B831AD1" w14:textId="77777777" w:rsidR="00D555BC" w:rsidRPr="00D555BC" w:rsidRDefault="00D555BC">
            <w:pPr>
              <w:rPr>
                <w:ins w:id="756" w:author="Stefan Wuchty" w:date="2017-09-03T20:42:00Z"/>
                <w:rFonts w:ascii="Times" w:hAnsi="Times"/>
                <w:noProof/>
              </w:rPr>
            </w:pPr>
          </w:p>
        </w:tc>
      </w:tr>
      <w:tr w:rsidR="00D555BC" w:rsidRPr="00D555BC" w14:paraId="12ACAF6B" w14:textId="77777777" w:rsidTr="00D555BC">
        <w:trPr>
          <w:trHeight w:val="280"/>
          <w:ins w:id="757" w:author="Stefan Wuchty" w:date="2017-09-03T20:42:00Z"/>
        </w:trPr>
        <w:tc>
          <w:tcPr>
            <w:tcW w:w="1820" w:type="dxa"/>
            <w:noWrap/>
            <w:hideMark/>
          </w:tcPr>
          <w:p w14:paraId="15261DF2" w14:textId="77777777" w:rsidR="00D555BC" w:rsidRPr="00D555BC" w:rsidRDefault="00D555BC">
            <w:pPr>
              <w:rPr>
                <w:ins w:id="758" w:author="Stefan Wuchty" w:date="2017-09-03T20:42:00Z"/>
                <w:rFonts w:ascii="Times" w:hAnsi="Times"/>
                <w:noProof/>
              </w:rPr>
            </w:pPr>
            <w:ins w:id="759" w:author="Stefan Wuchty" w:date="2017-09-03T20:42:00Z">
              <w:r w:rsidRPr="00D555BC">
                <w:rPr>
                  <w:rFonts w:ascii="Times" w:hAnsi="Times"/>
                  <w:noProof/>
                </w:rPr>
                <w:t>hepadnaviridae</w:t>
              </w:r>
            </w:ins>
          </w:p>
        </w:tc>
        <w:tc>
          <w:tcPr>
            <w:tcW w:w="2020" w:type="dxa"/>
            <w:noWrap/>
            <w:hideMark/>
          </w:tcPr>
          <w:p w14:paraId="72577825" w14:textId="77777777" w:rsidR="00D555BC" w:rsidRPr="00D555BC" w:rsidRDefault="00D555BC" w:rsidP="00D555BC">
            <w:pPr>
              <w:rPr>
                <w:ins w:id="760" w:author="Stefan Wuchty" w:date="2017-09-03T20:42:00Z"/>
                <w:rFonts w:ascii="Times" w:hAnsi="Times"/>
                <w:noProof/>
              </w:rPr>
            </w:pPr>
            <w:ins w:id="761" w:author="Stefan Wuchty" w:date="2017-09-03T20:42:00Z">
              <w:r w:rsidRPr="00D555BC">
                <w:rPr>
                  <w:rFonts w:ascii="Times" w:hAnsi="Times"/>
                  <w:noProof/>
                </w:rPr>
                <w:t>99</w:t>
              </w:r>
            </w:ins>
          </w:p>
        </w:tc>
        <w:tc>
          <w:tcPr>
            <w:tcW w:w="1060" w:type="dxa"/>
            <w:noWrap/>
            <w:hideMark/>
          </w:tcPr>
          <w:p w14:paraId="20A91C3A" w14:textId="77777777" w:rsidR="00D555BC" w:rsidRPr="00D555BC" w:rsidRDefault="00D555BC">
            <w:pPr>
              <w:rPr>
                <w:ins w:id="762" w:author="Stefan Wuchty" w:date="2017-09-03T20:42:00Z"/>
                <w:rFonts w:ascii="Times" w:hAnsi="Times"/>
                <w:noProof/>
              </w:rPr>
            </w:pPr>
          </w:p>
        </w:tc>
      </w:tr>
      <w:tr w:rsidR="00D555BC" w:rsidRPr="00D555BC" w14:paraId="6FB94105" w14:textId="77777777" w:rsidTr="00D555BC">
        <w:trPr>
          <w:trHeight w:val="280"/>
          <w:ins w:id="763" w:author="Stefan Wuchty" w:date="2017-09-03T20:42:00Z"/>
        </w:trPr>
        <w:tc>
          <w:tcPr>
            <w:tcW w:w="1820" w:type="dxa"/>
            <w:noWrap/>
            <w:hideMark/>
          </w:tcPr>
          <w:p w14:paraId="05D26741" w14:textId="77777777" w:rsidR="00D555BC" w:rsidRPr="00D555BC" w:rsidRDefault="00D555BC">
            <w:pPr>
              <w:rPr>
                <w:ins w:id="764" w:author="Stefan Wuchty" w:date="2017-09-03T20:42:00Z"/>
                <w:rFonts w:ascii="Times" w:hAnsi="Times"/>
                <w:noProof/>
              </w:rPr>
            </w:pPr>
            <w:ins w:id="765" w:author="Stefan Wuchty" w:date="2017-09-03T20:42:00Z">
              <w:r w:rsidRPr="00D555BC">
                <w:rPr>
                  <w:rFonts w:ascii="Times" w:hAnsi="Times"/>
                  <w:noProof/>
                </w:rPr>
                <w:t>asteromonadaceae</w:t>
              </w:r>
            </w:ins>
          </w:p>
        </w:tc>
        <w:tc>
          <w:tcPr>
            <w:tcW w:w="2020" w:type="dxa"/>
            <w:noWrap/>
            <w:hideMark/>
          </w:tcPr>
          <w:p w14:paraId="73CFD1BF" w14:textId="77777777" w:rsidR="00D555BC" w:rsidRPr="00D555BC" w:rsidRDefault="00D555BC" w:rsidP="00D555BC">
            <w:pPr>
              <w:rPr>
                <w:ins w:id="766" w:author="Stefan Wuchty" w:date="2017-09-03T20:42:00Z"/>
                <w:rFonts w:ascii="Times" w:hAnsi="Times"/>
                <w:noProof/>
              </w:rPr>
            </w:pPr>
            <w:ins w:id="767" w:author="Stefan Wuchty" w:date="2017-09-03T20:42:00Z">
              <w:r w:rsidRPr="00D555BC">
                <w:rPr>
                  <w:rFonts w:ascii="Times" w:hAnsi="Times"/>
                  <w:noProof/>
                </w:rPr>
                <w:t>88</w:t>
              </w:r>
            </w:ins>
          </w:p>
        </w:tc>
        <w:tc>
          <w:tcPr>
            <w:tcW w:w="1060" w:type="dxa"/>
            <w:noWrap/>
            <w:hideMark/>
          </w:tcPr>
          <w:p w14:paraId="06AE81E1" w14:textId="77777777" w:rsidR="00D555BC" w:rsidRPr="00D555BC" w:rsidRDefault="00D555BC">
            <w:pPr>
              <w:rPr>
                <w:ins w:id="768" w:author="Stefan Wuchty" w:date="2017-09-03T20:42:00Z"/>
                <w:rFonts w:ascii="Times" w:hAnsi="Times"/>
                <w:noProof/>
              </w:rPr>
            </w:pPr>
          </w:p>
        </w:tc>
      </w:tr>
      <w:tr w:rsidR="00D555BC" w:rsidRPr="00D555BC" w14:paraId="0D42751C" w14:textId="77777777" w:rsidTr="00D555BC">
        <w:trPr>
          <w:trHeight w:val="280"/>
          <w:ins w:id="769" w:author="Stefan Wuchty" w:date="2017-09-03T20:42:00Z"/>
        </w:trPr>
        <w:tc>
          <w:tcPr>
            <w:tcW w:w="1820" w:type="dxa"/>
            <w:noWrap/>
            <w:hideMark/>
          </w:tcPr>
          <w:p w14:paraId="31004412" w14:textId="77777777" w:rsidR="00D555BC" w:rsidRPr="00D555BC" w:rsidRDefault="00D555BC">
            <w:pPr>
              <w:rPr>
                <w:ins w:id="770" w:author="Stefan Wuchty" w:date="2017-09-03T20:42:00Z"/>
                <w:rFonts w:ascii="Times" w:hAnsi="Times"/>
                <w:noProof/>
              </w:rPr>
            </w:pPr>
            <w:ins w:id="771" w:author="Stefan Wuchty" w:date="2017-09-03T20:42:00Z">
              <w:r w:rsidRPr="00D555BC">
                <w:rPr>
                  <w:rFonts w:ascii="Times" w:hAnsi="Times"/>
                  <w:noProof/>
                </w:rPr>
                <w:t>peribunyaviridae</w:t>
              </w:r>
            </w:ins>
          </w:p>
        </w:tc>
        <w:tc>
          <w:tcPr>
            <w:tcW w:w="2020" w:type="dxa"/>
            <w:noWrap/>
            <w:hideMark/>
          </w:tcPr>
          <w:p w14:paraId="724025B3" w14:textId="77777777" w:rsidR="00D555BC" w:rsidRPr="00D555BC" w:rsidRDefault="00D555BC" w:rsidP="00D555BC">
            <w:pPr>
              <w:rPr>
                <w:ins w:id="772" w:author="Stefan Wuchty" w:date="2017-09-03T20:42:00Z"/>
                <w:rFonts w:ascii="Times" w:hAnsi="Times"/>
                <w:noProof/>
              </w:rPr>
            </w:pPr>
            <w:ins w:id="773" w:author="Stefan Wuchty" w:date="2017-09-03T20:42:00Z">
              <w:r w:rsidRPr="00D555BC">
                <w:rPr>
                  <w:rFonts w:ascii="Times" w:hAnsi="Times"/>
                  <w:noProof/>
                </w:rPr>
                <w:t>85</w:t>
              </w:r>
            </w:ins>
          </w:p>
        </w:tc>
        <w:tc>
          <w:tcPr>
            <w:tcW w:w="1060" w:type="dxa"/>
            <w:noWrap/>
            <w:hideMark/>
          </w:tcPr>
          <w:p w14:paraId="21F348F4" w14:textId="77777777" w:rsidR="00D555BC" w:rsidRPr="00D555BC" w:rsidRDefault="00D555BC">
            <w:pPr>
              <w:rPr>
                <w:ins w:id="774" w:author="Stefan Wuchty" w:date="2017-09-03T20:42:00Z"/>
                <w:rFonts w:ascii="Times" w:hAnsi="Times"/>
                <w:noProof/>
              </w:rPr>
            </w:pPr>
          </w:p>
        </w:tc>
      </w:tr>
      <w:tr w:rsidR="00D555BC" w:rsidRPr="00D555BC" w14:paraId="2B339979" w14:textId="77777777" w:rsidTr="00D555BC">
        <w:trPr>
          <w:trHeight w:val="280"/>
          <w:ins w:id="775" w:author="Stefan Wuchty" w:date="2017-09-03T20:42:00Z"/>
        </w:trPr>
        <w:tc>
          <w:tcPr>
            <w:tcW w:w="1820" w:type="dxa"/>
            <w:noWrap/>
            <w:hideMark/>
          </w:tcPr>
          <w:p w14:paraId="49937D0D" w14:textId="77777777" w:rsidR="00D555BC" w:rsidRPr="00D555BC" w:rsidRDefault="00D555BC">
            <w:pPr>
              <w:rPr>
                <w:ins w:id="776" w:author="Stefan Wuchty" w:date="2017-09-03T20:42:00Z"/>
                <w:rFonts w:ascii="Times" w:hAnsi="Times"/>
                <w:noProof/>
              </w:rPr>
            </w:pPr>
            <w:ins w:id="777" w:author="Stefan Wuchty" w:date="2017-09-03T20:42:00Z">
              <w:r w:rsidRPr="00D555BC">
                <w:rPr>
                  <w:rFonts w:ascii="Times" w:hAnsi="Times"/>
                  <w:noProof/>
                </w:rPr>
                <w:t>nostocaceae</w:t>
              </w:r>
            </w:ins>
          </w:p>
        </w:tc>
        <w:tc>
          <w:tcPr>
            <w:tcW w:w="2020" w:type="dxa"/>
            <w:noWrap/>
            <w:hideMark/>
          </w:tcPr>
          <w:p w14:paraId="3A31394F" w14:textId="77777777" w:rsidR="00D555BC" w:rsidRPr="00D555BC" w:rsidRDefault="00D555BC" w:rsidP="00D555BC">
            <w:pPr>
              <w:rPr>
                <w:ins w:id="778" w:author="Stefan Wuchty" w:date="2017-09-03T20:42:00Z"/>
                <w:rFonts w:ascii="Times" w:hAnsi="Times"/>
                <w:noProof/>
              </w:rPr>
            </w:pPr>
            <w:ins w:id="779" w:author="Stefan Wuchty" w:date="2017-09-03T20:42:00Z">
              <w:r w:rsidRPr="00D555BC">
                <w:rPr>
                  <w:rFonts w:ascii="Times" w:hAnsi="Times"/>
                  <w:noProof/>
                </w:rPr>
                <w:t>82</w:t>
              </w:r>
            </w:ins>
          </w:p>
        </w:tc>
        <w:tc>
          <w:tcPr>
            <w:tcW w:w="1060" w:type="dxa"/>
            <w:noWrap/>
            <w:hideMark/>
          </w:tcPr>
          <w:p w14:paraId="0D706085" w14:textId="77777777" w:rsidR="00D555BC" w:rsidRPr="00D555BC" w:rsidRDefault="00D555BC">
            <w:pPr>
              <w:rPr>
                <w:ins w:id="780" w:author="Stefan Wuchty" w:date="2017-09-03T20:42:00Z"/>
                <w:rFonts w:ascii="Times" w:hAnsi="Times"/>
                <w:noProof/>
              </w:rPr>
            </w:pPr>
          </w:p>
        </w:tc>
      </w:tr>
      <w:tr w:rsidR="00D555BC" w:rsidRPr="00D555BC" w14:paraId="7406AAE6" w14:textId="77777777" w:rsidTr="00D555BC">
        <w:trPr>
          <w:trHeight w:val="280"/>
          <w:ins w:id="781" w:author="Stefan Wuchty" w:date="2017-09-03T20:42:00Z"/>
        </w:trPr>
        <w:tc>
          <w:tcPr>
            <w:tcW w:w="1820" w:type="dxa"/>
            <w:noWrap/>
            <w:hideMark/>
          </w:tcPr>
          <w:p w14:paraId="7593718C" w14:textId="77777777" w:rsidR="00D555BC" w:rsidRPr="00D555BC" w:rsidRDefault="00D555BC">
            <w:pPr>
              <w:rPr>
                <w:ins w:id="782" w:author="Stefan Wuchty" w:date="2017-09-03T20:42:00Z"/>
                <w:rFonts w:ascii="Times" w:hAnsi="Times"/>
                <w:noProof/>
              </w:rPr>
            </w:pPr>
            <w:ins w:id="783" w:author="Stefan Wuchty" w:date="2017-09-03T20:42:00Z">
              <w:r w:rsidRPr="00D555BC">
                <w:rPr>
                  <w:rFonts w:ascii="Times" w:hAnsi="Times"/>
                  <w:noProof/>
                </w:rPr>
                <w:t>chironomidae</w:t>
              </w:r>
            </w:ins>
          </w:p>
        </w:tc>
        <w:tc>
          <w:tcPr>
            <w:tcW w:w="2020" w:type="dxa"/>
            <w:noWrap/>
            <w:hideMark/>
          </w:tcPr>
          <w:p w14:paraId="347809B6" w14:textId="77777777" w:rsidR="00D555BC" w:rsidRPr="00D555BC" w:rsidRDefault="00D555BC" w:rsidP="00D555BC">
            <w:pPr>
              <w:rPr>
                <w:ins w:id="784" w:author="Stefan Wuchty" w:date="2017-09-03T20:42:00Z"/>
                <w:rFonts w:ascii="Times" w:hAnsi="Times"/>
                <w:noProof/>
              </w:rPr>
            </w:pPr>
            <w:ins w:id="785" w:author="Stefan Wuchty" w:date="2017-09-03T20:42:00Z">
              <w:r w:rsidRPr="00D555BC">
                <w:rPr>
                  <w:rFonts w:ascii="Times" w:hAnsi="Times"/>
                  <w:noProof/>
                </w:rPr>
                <w:t>76</w:t>
              </w:r>
            </w:ins>
          </w:p>
        </w:tc>
        <w:tc>
          <w:tcPr>
            <w:tcW w:w="1060" w:type="dxa"/>
            <w:noWrap/>
            <w:hideMark/>
          </w:tcPr>
          <w:p w14:paraId="7C195CB6" w14:textId="77777777" w:rsidR="00D555BC" w:rsidRPr="00D555BC" w:rsidRDefault="00D555BC">
            <w:pPr>
              <w:rPr>
                <w:ins w:id="786" w:author="Stefan Wuchty" w:date="2017-09-03T20:42:00Z"/>
                <w:rFonts w:ascii="Times" w:hAnsi="Times"/>
                <w:noProof/>
              </w:rPr>
            </w:pPr>
          </w:p>
        </w:tc>
      </w:tr>
      <w:tr w:rsidR="00D555BC" w:rsidRPr="00D555BC" w14:paraId="0CDE0202" w14:textId="77777777" w:rsidTr="00D555BC">
        <w:trPr>
          <w:trHeight w:val="280"/>
          <w:ins w:id="787" w:author="Stefan Wuchty" w:date="2017-09-03T20:42:00Z"/>
        </w:trPr>
        <w:tc>
          <w:tcPr>
            <w:tcW w:w="1820" w:type="dxa"/>
            <w:noWrap/>
            <w:hideMark/>
          </w:tcPr>
          <w:p w14:paraId="3ED73244" w14:textId="77777777" w:rsidR="00D555BC" w:rsidRPr="00D555BC" w:rsidRDefault="00D555BC">
            <w:pPr>
              <w:rPr>
                <w:ins w:id="788" w:author="Stefan Wuchty" w:date="2017-09-03T20:42:00Z"/>
                <w:rFonts w:ascii="Times" w:hAnsi="Times"/>
                <w:noProof/>
              </w:rPr>
            </w:pPr>
            <w:ins w:id="789" w:author="Stefan Wuchty" w:date="2017-09-03T20:42:00Z">
              <w:r w:rsidRPr="00D555BC">
                <w:rPr>
                  <w:rFonts w:ascii="Times" w:hAnsi="Times"/>
                  <w:noProof/>
                </w:rPr>
                <w:t>phenuiviridae</w:t>
              </w:r>
            </w:ins>
          </w:p>
        </w:tc>
        <w:tc>
          <w:tcPr>
            <w:tcW w:w="2020" w:type="dxa"/>
            <w:noWrap/>
            <w:hideMark/>
          </w:tcPr>
          <w:p w14:paraId="60B02627" w14:textId="77777777" w:rsidR="00D555BC" w:rsidRPr="00D555BC" w:rsidRDefault="00D555BC" w:rsidP="00D555BC">
            <w:pPr>
              <w:rPr>
                <w:ins w:id="790" w:author="Stefan Wuchty" w:date="2017-09-03T20:42:00Z"/>
                <w:rFonts w:ascii="Times" w:hAnsi="Times"/>
                <w:noProof/>
              </w:rPr>
            </w:pPr>
            <w:ins w:id="791" w:author="Stefan Wuchty" w:date="2017-09-03T20:42:00Z">
              <w:r w:rsidRPr="00D555BC">
                <w:rPr>
                  <w:rFonts w:ascii="Times" w:hAnsi="Times"/>
                  <w:noProof/>
                </w:rPr>
                <w:t>76</w:t>
              </w:r>
            </w:ins>
          </w:p>
        </w:tc>
        <w:tc>
          <w:tcPr>
            <w:tcW w:w="1060" w:type="dxa"/>
            <w:noWrap/>
            <w:hideMark/>
          </w:tcPr>
          <w:p w14:paraId="60B4A2FF" w14:textId="77777777" w:rsidR="00D555BC" w:rsidRPr="00D555BC" w:rsidRDefault="00D555BC">
            <w:pPr>
              <w:rPr>
                <w:ins w:id="792" w:author="Stefan Wuchty" w:date="2017-09-03T20:42:00Z"/>
                <w:rFonts w:ascii="Times" w:hAnsi="Times"/>
                <w:noProof/>
              </w:rPr>
            </w:pPr>
          </w:p>
        </w:tc>
      </w:tr>
      <w:tr w:rsidR="00D555BC" w:rsidRPr="00D555BC" w14:paraId="085FFC2B" w14:textId="77777777" w:rsidTr="00D555BC">
        <w:trPr>
          <w:trHeight w:val="280"/>
          <w:ins w:id="793" w:author="Stefan Wuchty" w:date="2017-09-03T20:42:00Z"/>
        </w:trPr>
        <w:tc>
          <w:tcPr>
            <w:tcW w:w="1820" w:type="dxa"/>
            <w:noWrap/>
            <w:hideMark/>
          </w:tcPr>
          <w:p w14:paraId="3BFFB362" w14:textId="77777777" w:rsidR="00D555BC" w:rsidRPr="00D555BC" w:rsidRDefault="00D555BC">
            <w:pPr>
              <w:rPr>
                <w:ins w:id="794" w:author="Stefan Wuchty" w:date="2017-09-03T20:42:00Z"/>
                <w:rFonts w:ascii="Times" w:hAnsi="Times"/>
                <w:noProof/>
              </w:rPr>
            </w:pPr>
            <w:ins w:id="795" w:author="Stefan Wuchty" w:date="2017-09-03T20:42:00Z">
              <w:r w:rsidRPr="00D555BC">
                <w:rPr>
                  <w:rFonts w:ascii="Times" w:hAnsi="Times"/>
                  <w:noProof/>
                </w:rPr>
                <w:t>chloroflexaceae</w:t>
              </w:r>
            </w:ins>
          </w:p>
        </w:tc>
        <w:tc>
          <w:tcPr>
            <w:tcW w:w="2020" w:type="dxa"/>
            <w:noWrap/>
            <w:hideMark/>
          </w:tcPr>
          <w:p w14:paraId="5B919A54" w14:textId="77777777" w:rsidR="00D555BC" w:rsidRPr="00D555BC" w:rsidRDefault="00D555BC" w:rsidP="00D555BC">
            <w:pPr>
              <w:rPr>
                <w:ins w:id="796" w:author="Stefan Wuchty" w:date="2017-09-03T20:42:00Z"/>
                <w:rFonts w:ascii="Times" w:hAnsi="Times"/>
                <w:noProof/>
              </w:rPr>
            </w:pPr>
            <w:ins w:id="797" w:author="Stefan Wuchty" w:date="2017-09-03T20:42:00Z">
              <w:r w:rsidRPr="00D555BC">
                <w:rPr>
                  <w:rFonts w:ascii="Times" w:hAnsi="Times"/>
                  <w:noProof/>
                </w:rPr>
                <w:t>74</w:t>
              </w:r>
            </w:ins>
          </w:p>
        </w:tc>
        <w:tc>
          <w:tcPr>
            <w:tcW w:w="1060" w:type="dxa"/>
            <w:noWrap/>
            <w:hideMark/>
          </w:tcPr>
          <w:p w14:paraId="7BDA7FA6" w14:textId="77777777" w:rsidR="00D555BC" w:rsidRPr="00D555BC" w:rsidRDefault="00D555BC">
            <w:pPr>
              <w:rPr>
                <w:ins w:id="798" w:author="Stefan Wuchty" w:date="2017-09-03T20:42:00Z"/>
                <w:rFonts w:ascii="Times" w:hAnsi="Times"/>
                <w:noProof/>
              </w:rPr>
            </w:pPr>
          </w:p>
        </w:tc>
      </w:tr>
      <w:tr w:rsidR="00D555BC" w:rsidRPr="00D555BC" w14:paraId="731A57DE" w14:textId="77777777" w:rsidTr="00D555BC">
        <w:trPr>
          <w:trHeight w:val="280"/>
          <w:ins w:id="799" w:author="Stefan Wuchty" w:date="2017-09-03T20:42:00Z"/>
        </w:trPr>
        <w:tc>
          <w:tcPr>
            <w:tcW w:w="1820" w:type="dxa"/>
            <w:noWrap/>
            <w:hideMark/>
          </w:tcPr>
          <w:p w14:paraId="6559B0A5" w14:textId="77777777" w:rsidR="00D555BC" w:rsidRPr="00D555BC" w:rsidRDefault="00D555BC">
            <w:pPr>
              <w:rPr>
                <w:ins w:id="800" w:author="Stefan Wuchty" w:date="2017-09-03T20:42:00Z"/>
                <w:rFonts w:ascii="Times" w:hAnsi="Times"/>
                <w:noProof/>
              </w:rPr>
            </w:pPr>
            <w:ins w:id="801" w:author="Stefan Wuchty" w:date="2017-09-03T20:42:00Z">
              <w:r w:rsidRPr="00D555BC">
                <w:rPr>
                  <w:rFonts w:ascii="Times" w:hAnsi="Times"/>
                  <w:noProof/>
                </w:rPr>
                <w:t>arteriviridae</w:t>
              </w:r>
            </w:ins>
          </w:p>
        </w:tc>
        <w:tc>
          <w:tcPr>
            <w:tcW w:w="2020" w:type="dxa"/>
            <w:noWrap/>
            <w:hideMark/>
          </w:tcPr>
          <w:p w14:paraId="3CDA9E88" w14:textId="77777777" w:rsidR="00D555BC" w:rsidRPr="00D555BC" w:rsidRDefault="00D555BC" w:rsidP="00D555BC">
            <w:pPr>
              <w:rPr>
                <w:ins w:id="802" w:author="Stefan Wuchty" w:date="2017-09-03T20:42:00Z"/>
                <w:rFonts w:ascii="Times" w:hAnsi="Times"/>
                <w:noProof/>
              </w:rPr>
            </w:pPr>
            <w:ins w:id="803" w:author="Stefan Wuchty" w:date="2017-09-03T20:42:00Z">
              <w:r w:rsidRPr="00D555BC">
                <w:rPr>
                  <w:rFonts w:ascii="Times" w:hAnsi="Times"/>
                  <w:noProof/>
                </w:rPr>
                <w:t>67</w:t>
              </w:r>
            </w:ins>
          </w:p>
        </w:tc>
        <w:tc>
          <w:tcPr>
            <w:tcW w:w="1060" w:type="dxa"/>
            <w:noWrap/>
            <w:hideMark/>
          </w:tcPr>
          <w:p w14:paraId="2A009329" w14:textId="77777777" w:rsidR="00D555BC" w:rsidRPr="00D555BC" w:rsidRDefault="00D555BC">
            <w:pPr>
              <w:rPr>
                <w:ins w:id="804" w:author="Stefan Wuchty" w:date="2017-09-03T20:42:00Z"/>
                <w:rFonts w:ascii="Times" w:hAnsi="Times"/>
                <w:noProof/>
              </w:rPr>
            </w:pPr>
          </w:p>
        </w:tc>
      </w:tr>
      <w:tr w:rsidR="00D555BC" w:rsidRPr="00D555BC" w14:paraId="115AC7D0" w14:textId="77777777" w:rsidTr="00D555BC">
        <w:trPr>
          <w:trHeight w:val="280"/>
          <w:ins w:id="805" w:author="Stefan Wuchty" w:date="2017-09-03T20:42:00Z"/>
        </w:trPr>
        <w:tc>
          <w:tcPr>
            <w:tcW w:w="1820" w:type="dxa"/>
            <w:noWrap/>
            <w:hideMark/>
          </w:tcPr>
          <w:p w14:paraId="54A9E6E5" w14:textId="77777777" w:rsidR="00D555BC" w:rsidRPr="00D555BC" w:rsidRDefault="00D555BC">
            <w:pPr>
              <w:rPr>
                <w:ins w:id="806" w:author="Stefan Wuchty" w:date="2017-09-03T20:42:00Z"/>
                <w:rFonts w:ascii="Times" w:hAnsi="Times"/>
                <w:noProof/>
              </w:rPr>
            </w:pPr>
            <w:ins w:id="807" w:author="Stefan Wuchty" w:date="2017-09-03T20:42:00Z">
              <w:r w:rsidRPr="00D555BC">
                <w:rPr>
                  <w:rFonts w:ascii="Times" w:hAnsi="Times"/>
                  <w:noProof/>
                </w:rPr>
                <w:t>coronaviridae</w:t>
              </w:r>
            </w:ins>
          </w:p>
        </w:tc>
        <w:tc>
          <w:tcPr>
            <w:tcW w:w="2020" w:type="dxa"/>
            <w:noWrap/>
            <w:hideMark/>
          </w:tcPr>
          <w:p w14:paraId="150BB3CA" w14:textId="77777777" w:rsidR="00D555BC" w:rsidRPr="00D555BC" w:rsidRDefault="00D555BC" w:rsidP="00D555BC">
            <w:pPr>
              <w:rPr>
                <w:ins w:id="808" w:author="Stefan Wuchty" w:date="2017-09-03T20:42:00Z"/>
                <w:rFonts w:ascii="Times" w:hAnsi="Times"/>
                <w:noProof/>
              </w:rPr>
            </w:pPr>
            <w:ins w:id="809" w:author="Stefan Wuchty" w:date="2017-09-03T20:42:00Z">
              <w:r w:rsidRPr="00D555BC">
                <w:rPr>
                  <w:rFonts w:ascii="Times" w:hAnsi="Times"/>
                  <w:noProof/>
                </w:rPr>
                <w:t>66</w:t>
              </w:r>
            </w:ins>
          </w:p>
        </w:tc>
        <w:tc>
          <w:tcPr>
            <w:tcW w:w="1060" w:type="dxa"/>
            <w:noWrap/>
            <w:hideMark/>
          </w:tcPr>
          <w:p w14:paraId="7CFD02A1" w14:textId="77777777" w:rsidR="00D555BC" w:rsidRPr="00D555BC" w:rsidRDefault="00D555BC">
            <w:pPr>
              <w:rPr>
                <w:ins w:id="810" w:author="Stefan Wuchty" w:date="2017-09-03T20:42:00Z"/>
                <w:rFonts w:ascii="Times" w:hAnsi="Times"/>
                <w:noProof/>
              </w:rPr>
            </w:pPr>
          </w:p>
        </w:tc>
      </w:tr>
      <w:tr w:rsidR="00D555BC" w:rsidRPr="00D555BC" w14:paraId="1D165F6C" w14:textId="77777777" w:rsidTr="00D555BC">
        <w:trPr>
          <w:trHeight w:val="280"/>
          <w:ins w:id="811" w:author="Stefan Wuchty" w:date="2017-09-03T20:42:00Z"/>
        </w:trPr>
        <w:tc>
          <w:tcPr>
            <w:tcW w:w="1820" w:type="dxa"/>
            <w:noWrap/>
            <w:hideMark/>
          </w:tcPr>
          <w:p w14:paraId="62B02AA3" w14:textId="77777777" w:rsidR="00D555BC" w:rsidRPr="00D555BC" w:rsidRDefault="00D555BC">
            <w:pPr>
              <w:rPr>
                <w:ins w:id="812" w:author="Stefan Wuchty" w:date="2017-09-03T20:42:00Z"/>
                <w:rFonts w:ascii="Times" w:hAnsi="Times"/>
                <w:noProof/>
              </w:rPr>
            </w:pPr>
            <w:ins w:id="813" w:author="Stefan Wuchty" w:date="2017-09-03T20:42:00Z">
              <w:r w:rsidRPr="00D555BC">
                <w:rPr>
                  <w:rFonts w:ascii="Times" w:hAnsi="Times"/>
                  <w:noProof/>
                </w:rPr>
                <w:t>reoviridae</w:t>
              </w:r>
            </w:ins>
          </w:p>
        </w:tc>
        <w:tc>
          <w:tcPr>
            <w:tcW w:w="2020" w:type="dxa"/>
            <w:noWrap/>
            <w:hideMark/>
          </w:tcPr>
          <w:p w14:paraId="1B609246" w14:textId="77777777" w:rsidR="00D555BC" w:rsidRPr="00D555BC" w:rsidRDefault="00D555BC" w:rsidP="00D555BC">
            <w:pPr>
              <w:rPr>
                <w:ins w:id="814" w:author="Stefan Wuchty" w:date="2017-09-03T20:42:00Z"/>
                <w:rFonts w:ascii="Times" w:hAnsi="Times"/>
                <w:noProof/>
              </w:rPr>
            </w:pPr>
            <w:ins w:id="815" w:author="Stefan Wuchty" w:date="2017-09-03T20:42:00Z">
              <w:r w:rsidRPr="00D555BC">
                <w:rPr>
                  <w:rFonts w:ascii="Times" w:hAnsi="Times"/>
                  <w:noProof/>
                </w:rPr>
                <w:t>63</w:t>
              </w:r>
            </w:ins>
          </w:p>
        </w:tc>
        <w:tc>
          <w:tcPr>
            <w:tcW w:w="1060" w:type="dxa"/>
            <w:noWrap/>
            <w:hideMark/>
          </w:tcPr>
          <w:p w14:paraId="62D83FD9" w14:textId="77777777" w:rsidR="00D555BC" w:rsidRPr="00D555BC" w:rsidRDefault="00D555BC">
            <w:pPr>
              <w:rPr>
                <w:ins w:id="816" w:author="Stefan Wuchty" w:date="2017-09-03T20:42:00Z"/>
                <w:rFonts w:ascii="Times" w:hAnsi="Times"/>
                <w:noProof/>
              </w:rPr>
            </w:pPr>
          </w:p>
        </w:tc>
      </w:tr>
      <w:tr w:rsidR="00D555BC" w:rsidRPr="00D555BC" w14:paraId="46DFDD6D" w14:textId="77777777" w:rsidTr="00D555BC">
        <w:trPr>
          <w:trHeight w:val="280"/>
          <w:ins w:id="817" w:author="Stefan Wuchty" w:date="2017-09-03T20:42:00Z"/>
        </w:trPr>
        <w:tc>
          <w:tcPr>
            <w:tcW w:w="1820" w:type="dxa"/>
            <w:noWrap/>
            <w:hideMark/>
          </w:tcPr>
          <w:p w14:paraId="7E5761CF" w14:textId="77777777" w:rsidR="00D555BC" w:rsidRPr="00D555BC" w:rsidRDefault="00D555BC">
            <w:pPr>
              <w:rPr>
                <w:ins w:id="818" w:author="Stefan Wuchty" w:date="2017-09-03T20:42:00Z"/>
                <w:rFonts w:ascii="Times" w:hAnsi="Times"/>
                <w:noProof/>
              </w:rPr>
            </w:pPr>
            <w:ins w:id="819" w:author="Stefan Wuchty" w:date="2017-09-03T20:42:00Z">
              <w:r w:rsidRPr="00D555BC">
                <w:rPr>
                  <w:rFonts w:ascii="Times" w:hAnsi="Times"/>
                  <w:noProof/>
                </w:rPr>
                <w:t>fulgoridae</w:t>
              </w:r>
            </w:ins>
          </w:p>
        </w:tc>
        <w:tc>
          <w:tcPr>
            <w:tcW w:w="2020" w:type="dxa"/>
            <w:noWrap/>
            <w:hideMark/>
          </w:tcPr>
          <w:p w14:paraId="79504F83" w14:textId="77777777" w:rsidR="00D555BC" w:rsidRPr="00D555BC" w:rsidRDefault="00D555BC" w:rsidP="00D555BC">
            <w:pPr>
              <w:rPr>
                <w:ins w:id="820" w:author="Stefan Wuchty" w:date="2017-09-03T20:42:00Z"/>
                <w:rFonts w:ascii="Times" w:hAnsi="Times"/>
                <w:noProof/>
              </w:rPr>
            </w:pPr>
            <w:ins w:id="821" w:author="Stefan Wuchty" w:date="2017-09-03T20:42:00Z">
              <w:r w:rsidRPr="00D555BC">
                <w:rPr>
                  <w:rFonts w:ascii="Times" w:hAnsi="Times"/>
                  <w:noProof/>
                </w:rPr>
                <w:t>61</w:t>
              </w:r>
            </w:ins>
          </w:p>
        </w:tc>
        <w:tc>
          <w:tcPr>
            <w:tcW w:w="1060" w:type="dxa"/>
            <w:noWrap/>
            <w:hideMark/>
          </w:tcPr>
          <w:p w14:paraId="1907449C" w14:textId="77777777" w:rsidR="00D555BC" w:rsidRPr="00D555BC" w:rsidRDefault="00D555BC">
            <w:pPr>
              <w:rPr>
                <w:ins w:id="822" w:author="Stefan Wuchty" w:date="2017-09-03T20:42:00Z"/>
                <w:rFonts w:ascii="Times" w:hAnsi="Times"/>
                <w:noProof/>
              </w:rPr>
            </w:pPr>
          </w:p>
        </w:tc>
      </w:tr>
      <w:tr w:rsidR="00D555BC" w:rsidRPr="00D555BC" w14:paraId="08BCEC85" w14:textId="77777777" w:rsidTr="00D555BC">
        <w:trPr>
          <w:trHeight w:val="280"/>
          <w:ins w:id="823" w:author="Stefan Wuchty" w:date="2017-09-03T20:42:00Z"/>
        </w:trPr>
        <w:tc>
          <w:tcPr>
            <w:tcW w:w="1820" w:type="dxa"/>
            <w:noWrap/>
            <w:hideMark/>
          </w:tcPr>
          <w:p w14:paraId="153E86C0" w14:textId="77777777" w:rsidR="00D555BC" w:rsidRPr="00D555BC" w:rsidRDefault="00D555BC">
            <w:pPr>
              <w:rPr>
                <w:ins w:id="824" w:author="Stefan Wuchty" w:date="2017-09-03T20:42:00Z"/>
                <w:rFonts w:ascii="Times" w:hAnsi="Times"/>
                <w:noProof/>
              </w:rPr>
            </w:pPr>
            <w:ins w:id="825" w:author="Stefan Wuchty" w:date="2017-09-03T20:42:00Z">
              <w:r w:rsidRPr="00D555BC">
                <w:rPr>
                  <w:rFonts w:ascii="Times" w:hAnsi="Times"/>
                  <w:noProof/>
                </w:rPr>
                <w:t>actinidiaceae</w:t>
              </w:r>
            </w:ins>
          </w:p>
        </w:tc>
        <w:tc>
          <w:tcPr>
            <w:tcW w:w="2020" w:type="dxa"/>
            <w:noWrap/>
            <w:hideMark/>
          </w:tcPr>
          <w:p w14:paraId="1AC439A9" w14:textId="77777777" w:rsidR="00D555BC" w:rsidRPr="00D555BC" w:rsidRDefault="00D555BC" w:rsidP="00D555BC">
            <w:pPr>
              <w:rPr>
                <w:ins w:id="826" w:author="Stefan Wuchty" w:date="2017-09-03T20:42:00Z"/>
                <w:rFonts w:ascii="Times" w:hAnsi="Times"/>
                <w:noProof/>
              </w:rPr>
            </w:pPr>
            <w:ins w:id="827" w:author="Stefan Wuchty" w:date="2017-09-03T20:42:00Z">
              <w:r w:rsidRPr="00D555BC">
                <w:rPr>
                  <w:rFonts w:ascii="Times" w:hAnsi="Times"/>
                  <w:noProof/>
                </w:rPr>
                <w:t>60</w:t>
              </w:r>
            </w:ins>
          </w:p>
        </w:tc>
        <w:tc>
          <w:tcPr>
            <w:tcW w:w="1060" w:type="dxa"/>
            <w:noWrap/>
            <w:hideMark/>
          </w:tcPr>
          <w:p w14:paraId="74E4CDED" w14:textId="77777777" w:rsidR="00D555BC" w:rsidRPr="00D555BC" w:rsidRDefault="00D555BC">
            <w:pPr>
              <w:rPr>
                <w:ins w:id="828" w:author="Stefan Wuchty" w:date="2017-09-03T20:42:00Z"/>
                <w:rFonts w:ascii="Times" w:hAnsi="Times"/>
                <w:noProof/>
              </w:rPr>
            </w:pPr>
          </w:p>
        </w:tc>
      </w:tr>
      <w:tr w:rsidR="00D555BC" w:rsidRPr="00D555BC" w14:paraId="0B38F31D" w14:textId="77777777" w:rsidTr="00D555BC">
        <w:trPr>
          <w:trHeight w:val="280"/>
          <w:ins w:id="829" w:author="Stefan Wuchty" w:date="2017-09-03T20:42:00Z"/>
        </w:trPr>
        <w:tc>
          <w:tcPr>
            <w:tcW w:w="1820" w:type="dxa"/>
            <w:noWrap/>
            <w:hideMark/>
          </w:tcPr>
          <w:p w14:paraId="52CA61B0" w14:textId="77777777" w:rsidR="00D555BC" w:rsidRPr="00D555BC" w:rsidRDefault="00D555BC">
            <w:pPr>
              <w:rPr>
                <w:ins w:id="830" w:author="Stefan Wuchty" w:date="2017-09-03T20:42:00Z"/>
                <w:rFonts w:ascii="Times" w:hAnsi="Times"/>
                <w:noProof/>
              </w:rPr>
            </w:pPr>
            <w:ins w:id="831" w:author="Stefan Wuchty" w:date="2017-09-03T20:42:00Z">
              <w:r w:rsidRPr="00D555BC">
                <w:rPr>
                  <w:rFonts w:ascii="Times" w:hAnsi="Times"/>
                  <w:noProof/>
                </w:rPr>
                <w:t>chattonellaceae</w:t>
              </w:r>
            </w:ins>
          </w:p>
        </w:tc>
        <w:tc>
          <w:tcPr>
            <w:tcW w:w="2020" w:type="dxa"/>
            <w:noWrap/>
            <w:hideMark/>
          </w:tcPr>
          <w:p w14:paraId="39127FB2" w14:textId="77777777" w:rsidR="00D555BC" w:rsidRPr="00D555BC" w:rsidRDefault="00D555BC" w:rsidP="00D555BC">
            <w:pPr>
              <w:rPr>
                <w:ins w:id="832" w:author="Stefan Wuchty" w:date="2017-09-03T20:42:00Z"/>
                <w:rFonts w:ascii="Times" w:hAnsi="Times"/>
                <w:noProof/>
              </w:rPr>
            </w:pPr>
            <w:ins w:id="833" w:author="Stefan Wuchty" w:date="2017-09-03T20:42:00Z">
              <w:r w:rsidRPr="00D555BC">
                <w:rPr>
                  <w:rFonts w:ascii="Times" w:hAnsi="Times"/>
                  <w:noProof/>
                </w:rPr>
                <w:t>51</w:t>
              </w:r>
            </w:ins>
          </w:p>
        </w:tc>
        <w:tc>
          <w:tcPr>
            <w:tcW w:w="1060" w:type="dxa"/>
            <w:noWrap/>
            <w:hideMark/>
          </w:tcPr>
          <w:p w14:paraId="15B99294" w14:textId="77777777" w:rsidR="00D555BC" w:rsidRPr="00D555BC" w:rsidRDefault="00D555BC">
            <w:pPr>
              <w:rPr>
                <w:ins w:id="834" w:author="Stefan Wuchty" w:date="2017-09-03T20:42:00Z"/>
                <w:rFonts w:ascii="Times" w:hAnsi="Times"/>
                <w:noProof/>
              </w:rPr>
            </w:pPr>
          </w:p>
        </w:tc>
      </w:tr>
      <w:tr w:rsidR="00D555BC" w:rsidRPr="00D555BC" w14:paraId="3F2AA40F" w14:textId="77777777" w:rsidTr="00D555BC">
        <w:trPr>
          <w:trHeight w:val="280"/>
          <w:ins w:id="835" w:author="Stefan Wuchty" w:date="2017-09-03T20:42:00Z"/>
        </w:trPr>
        <w:tc>
          <w:tcPr>
            <w:tcW w:w="1820" w:type="dxa"/>
            <w:noWrap/>
            <w:hideMark/>
          </w:tcPr>
          <w:p w14:paraId="22D34D9E" w14:textId="77777777" w:rsidR="00D555BC" w:rsidRPr="00D555BC" w:rsidRDefault="00D555BC">
            <w:pPr>
              <w:rPr>
                <w:ins w:id="836" w:author="Stefan Wuchty" w:date="2017-09-03T20:42:00Z"/>
                <w:rFonts w:ascii="Times" w:hAnsi="Times"/>
                <w:noProof/>
              </w:rPr>
            </w:pPr>
            <w:ins w:id="837" w:author="Stefan Wuchty" w:date="2017-09-03T20:42:00Z">
              <w:r w:rsidRPr="00D555BC">
                <w:rPr>
                  <w:rFonts w:ascii="Times" w:hAnsi="Times"/>
                  <w:noProof/>
                </w:rPr>
                <w:t>bradyrhizobiaceae</w:t>
              </w:r>
            </w:ins>
          </w:p>
        </w:tc>
        <w:tc>
          <w:tcPr>
            <w:tcW w:w="2020" w:type="dxa"/>
            <w:noWrap/>
            <w:hideMark/>
          </w:tcPr>
          <w:p w14:paraId="1F557513" w14:textId="77777777" w:rsidR="00D555BC" w:rsidRPr="00D555BC" w:rsidRDefault="00D555BC" w:rsidP="00D555BC">
            <w:pPr>
              <w:rPr>
                <w:ins w:id="838" w:author="Stefan Wuchty" w:date="2017-09-03T20:42:00Z"/>
                <w:rFonts w:ascii="Times" w:hAnsi="Times"/>
                <w:noProof/>
              </w:rPr>
            </w:pPr>
            <w:ins w:id="839" w:author="Stefan Wuchty" w:date="2017-09-03T20:42:00Z">
              <w:r w:rsidRPr="00D555BC">
                <w:rPr>
                  <w:rFonts w:ascii="Times" w:hAnsi="Times"/>
                  <w:noProof/>
                </w:rPr>
                <w:t>33</w:t>
              </w:r>
            </w:ins>
          </w:p>
        </w:tc>
        <w:tc>
          <w:tcPr>
            <w:tcW w:w="1060" w:type="dxa"/>
            <w:noWrap/>
            <w:hideMark/>
          </w:tcPr>
          <w:p w14:paraId="2C79291A" w14:textId="77777777" w:rsidR="00D555BC" w:rsidRPr="00D555BC" w:rsidRDefault="00D555BC">
            <w:pPr>
              <w:rPr>
                <w:ins w:id="840" w:author="Stefan Wuchty" w:date="2017-09-03T20:42:00Z"/>
                <w:rFonts w:ascii="Times" w:hAnsi="Times"/>
                <w:noProof/>
              </w:rPr>
            </w:pPr>
          </w:p>
        </w:tc>
      </w:tr>
      <w:tr w:rsidR="00D555BC" w:rsidRPr="00D555BC" w14:paraId="4BFB4730" w14:textId="77777777" w:rsidTr="00D555BC">
        <w:trPr>
          <w:trHeight w:val="280"/>
          <w:ins w:id="841" w:author="Stefan Wuchty" w:date="2017-09-03T20:42:00Z"/>
        </w:trPr>
        <w:tc>
          <w:tcPr>
            <w:tcW w:w="1820" w:type="dxa"/>
            <w:noWrap/>
            <w:hideMark/>
          </w:tcPr>
          <w:p w14:paraId="61E4B694" w14:textId="77777777" w:rsidR="00D555BC" w:rsidRPr="00D555BC" w:rsidRDefault="00D555BC">
            <w:pPr>
              <w:rPr>
                <w:ins w:id="842" w:author="Stefan Wuchty" w:date="2017-09-03T20:42:00Z"/>
                <w:rFonts w:ascii="Times" w:hAnsi="Times"/>
                <w:noProof/>
              </w:rPr>
            </w:pPr>
            <w:ins w:id="843" w:author="Stefan Wuchty" w:date="2017-09-03T20:42:00Z">
              <w:r w:rsidRPr="00D555BC">
                <w:rPr>
                  <w:rFonts w:ascii="Times" w:hAnsi="Times"/>
                  <w:noProof/>
                </w:rPr>
                <w:t>chlorobiaceae</w:t>
              </w:r>
            </w:ins>
          </w:p>
        </w:tc>
        <w:tc>
          <w:tcPr>
            <w:tcW w:w="2020" w:type="dxa"/>
            <w:noWrap/>
            <w:hideMark/>
          </w:tcPr>
          <w:p w14:paraId="1E3D3185" w14:textId="77777777" w:rsidR="00D555BC" w:rsidRPr="00D555BC" w:rsidRDefault="00D555BC" w:rsidP="00D555BC">
            <w:pPr>
              <w:rPr>
                <w:ins w:id="844" w:author="Stefan Wuchty" w:date="2017-09-03T20:42:00Z"/>
                <w:rFonts w:ascii="Times" w:hAnsi="Times"/>
                <w:noProof/>
              </w:rPr>
            </w:pPr>
            <w:ins w:id="845" w:author="Stefan Wuchty" w:date="2017-09-03T20:42:00Z">
              <w:r w:rsidRPr="00D555BC">
                <w:rPr>
                  <w:rFonts w:ascii="Times" w:hAnsi="Times"/>
                  <w:noProof/>
                </w:rPr>
                <w:t>29</w:t>
              </w:r>
            </w:ins>
          </w:p>
        </w:tc>
        <w:tc>
          <w:tcPr>
            <w:tcW w:w="1060" w:type="dxa"/>
            <w:noWrap/>
            <w:hideMark/>
          </w:tcPr>
          <w:p w14:paraId="2CA1886B" w14:textId="77777777" w:rsidR="00D555BC" w:rsidRPr="00D555BC" w:rsidRDefault="00D555BC">
            <w:pPr>
              <w:rPr>
                <w:ins w:id="846" w:author="Stefan Wuchty" w:date="2017-09-03T20:42:00Z"/>
                <w:rFonts w:ascii="Times" w:hAnsi="Times"/>
                <w:noProof/>
              </w:rPr>
            </w:pPr>
          </w:p>
        </w:tc>
      </w:tr>
      <w:tr w:rsidR="00D555BC" w:rsidRPr="00D555BC" w14:paraId="4DC413F2" w14:textId="77777777" w:rsidTr="00D555BC">
        <w:trPr>
          <w:trHeight w:val="280"/>
          <w:ins w:id="847" w:author="Stefan Wuchty" w:date="2017-09-03T20:42:00Z"/>
        </w:trPr>
        <w:tc>
          <w:tcPr>
            <w:tcW w:w="1820" w:type="dxa"/>
            <w:noWrap/>
            <w:hideMark/>
          </w:tcPr>
          <w:p w14:paraId="01E6DFDF" w14:textId="77777777" w:rsidR="00D555BC" w:rsidRPr="00D555BC" w:rsidRDefault="00D555BC">
            <w:pPr>
              <w:rPr>
                <w:ins w:id="848" w:author="Stefan Wuchty" w:date="2017-09-03T20:42:00Z"/>
                <w:rFonts w:ascii="Times" w:hAnsi="Times"/>
                <w:noProof/>
              </w:rPr>
            </w:pPr>
            <w:ins w:id="849" w:author="Stefan Wuchty" w:date="2017-09-03T20:42:00Z">
              <w:r w:rsidRPr="00D555BC">
                <w:rPr>
                  <w:rFonts w:ascii="Times" w:hAnsi="Times"/>
                  <w:noProof/>
                </w:rPr>
                <w:t>other</w:t>
              </w:r>
            </w:ins>
          </w:p>
        </w:tc>
        <w:tc>
          <w:tcPr>
            <w:tcW w:w="2020" w:type="dxa"/>
            <w:noWrap/>
            <w:hideMark/>
          </w:tcPr>
          <w:p w14:paraId="112722EA" w14:textId="77777777" w:rsidR="00D555BC" w:rsidRPr="00D555BC" w:rsidRDefault="00D555BC" w:rsidP="00D555BC">
            <w:pPr>
              <w:rPr>
                <w:ins w:id="850" w:author="Stefan Wuchty" w:date="2017-09-03T20:42:00Z"/>
                <w:rFonts w:ascii="Times" w:hAnsi="Times"/>
                <w:noProof/>
              </w:rPr>
            </w:pPr>
            <w:ins w:id="851" w:author="Stefan Wuchty" w:date="2017-09-03T20:42:00Z">
              <w:r w:rsidRPr="00D555BC">
                <w:rPr>
                  <w:rFonts w:ascii="Times" w:hAnsi="Times"/>
                  <w:noProof/>
                </w:rPr>
                <w:t>183</w:t>
              </w:r>
            </w:ins>
          </w:p>
        </w:tc>
        <w:tc>
          <w:tcPr>
            <w:tcW w:w="1060" w:type="dxa"/>
            <w:noWrap/>
            <w:hideMark/>
          </w:tcPr>
          <w:p w14:paraId="257327A1" w14:textId="77777777" w:rsidR="00D555BC" w:rsidRPr="00D555BC" w:rsidRDefault="00D555BC">
            <w:pPr>
              <w:rPr>
                <w:ins w:id="852" w:author="Stefan Wuchty" w:date="2017-09-03T20:42:00Z"/>
                <w:rFonts w:ascii="Times" w:hAnsi="Times"/>
                <w:noProof/>
              </w:rPr>
            </w:pPr>
          </w:p>
        </w:tc>
      </w:tr>
    </w:tbl>
    <w:p w14:paraId="4C5BEFAF" w14:textId="77777777" w:rsidR="00D555BC" w:rsidRDefault="00D555BC">
      <w:pPr>
        <w:rPr>
          <w:ins w:id="853" w:author="Stefan Wuchty" w:date="2017-09-03T20:41:00Z"/>
          <w:rFonts w:ascii="Times" w:hAnsi="Times"/>
          <w:noProof/>
        </w:rPr>
      </w:pPr>
    </w:p>
    <w:p w14:paraId="1B221381" w14:textId="77777777" w:rsidR="00D555BC" w:rsidRDefault="00D555BC">
      <w:pPr>
        <w:rPr>
          <w:ins w:id="854" w:author="P Uetz" w:date="2017-09-03T22:55:00Z"/>
          <w:rFonts w:ascii="Times" w:hAnsi="Times"/>
          <w:noProof/>
        </w:rPr>
      </w:pPr>
    </w:p>
    <w:p w14:paraId="7560CB56" w14:textId="77777777" w:rsidR="000A7598" w:rsidRDefault="000A7598">
      <w:pPr>
        <w:rPr>
          <w:ins w:id="855" w:author="P Uetz" w:date="2017-09-03T22:55:00Z"/>
          <w:rFonts w:ascii="Times" w:hAnsi="Times"/>
          <w:noProof/>
        </w:rPr>
      </w:pPr>
    </w:p>
    <w:p w14:paraId="1D65A272" w14:textId="77777777" w:rsidR="000A7598" w:rsidRDefault="000A7598">
      <w:pPr>
        <w:rPr>
          <w:ins w:id="856" w:author="P Uetz" w:date="2017-09-03T22:55:00Z"/>
          <w:rFonts w:ascii="Times" w:hAnsi="Times"/>
          <w:noProof/>
        </w:rPr>
      </w:pPr>
    </w:p>
    <w:p w14:paraId="5F15C129" w14:textId="77777777" w:rsidR="000A7598" w:rsidRDefault="000A7598">
      <w:pPr>
        <w:rPr>
          <w:ins w:id="857" w:author="P Uetz" w:date="2017-09-03T22:55:00Z"/>
          <w:rFonts w:ascii="Times" w:hAnsi="Times"/>
          <w:noProof/>
        </w:rPr>
      </w:pPr>
    </w:p>
    <w:p w14:paraId="60A02240" w14:textId="77777777" w:rsidR="000A7598" w:rsidRDefault="000A7598">
      <w:pPr>
        <w:rPr>
          <w:ins w:id="858" w:author="P Uetz" w:date="2017-09-03T22:55:00Z"/>
          <w:rFonts w:ascii="Times" w:hAnsi="Times"/>
          <w:noProof/>
        </w:rPr>
      </w:pPr>
    </w:p>
    <w:p w14:paraId="7A4EE1B7" w14:textId="77777777" w:rsidR="000A7598" w:rsidRDefault="000A7598">
      <w:pPr>
        <w:rPr>
          <w:ins w:id="859" w:author="P Uetz" w:date="2017-09-03T23:02:00Z"/>
          <w:rFonts w:ascii="Times" w:hAnsi="Times"/>
          <w:noProof/>
        </w:rPr>
      </w:pPr>
    </w:p>
    <w:p w14:paraId="20FC7957" w14:textId="77777777" w:rsidR="008A0267" w:rsidRDefault="008A0267">
      <w:pPr>
        <w:rPr>
          <w:ins w:id="860" w:author="P Uetz" w:date="2017-09-03T22:55:00Z"/>
          <w:rFonts w:ascii="Times" w:hAnsi="Times"/>
          <w:noProof/>
        </w:rPr>
      </w:pPr>
    </w:p>
    <w:p w14:paraId="3F361BF9" w14:textId="245CC849" w:rsidR="000A7598" w:rsidRPr="008A0267" w:rsidRDefault="000A7598">
      <w:pPr>
        <w:rPr>
          <w:ins w:id="861" w:author="P Uetz" w:date="2017-09-03T22:55:00Z"/>
          <w:rFonts w:ascii="Times" w:hAnsi="Times"/>
          <w:b/>
          <w:noProof/>
        </w:rPr>
      </w:pPr>
      <w:ins w:id="862" w:author="P Uetz" w:date="2017-09-03T22:55:00Z">
        <w:r w:rsidRPr="008A0267">
          <w:rPr>
            <w:rFonts w:ascii="Times" w:hAnsi="Times"/>
            <w:b/>
            <w:noProof/>
          </w:rPr>
          <w:t>References</w:t>
        </w:r>
      </w:ins>
    </w:p>
    <w:p w14:paraId="19DBE7EA" w14:textId="77777777" w:rsidR="000A7598" w:rsidRDefault="000A7598">
      <w:pPr>
        <w:rPr>
          <w:rFonts w:ascii="Times" w:hAnsi="Times"/>
          <w:noProof/>
        </w:rPr>
      </w:pPr>
    </w:p>
    <w:p w14:paraId="3417BE3B" w14:textId="77777777" w:rsidR="00BA6A0F" w:rsidRPr="00BA6A0F" w:rsidRDefault="006E1AD1" w:rsidP="00BA6A0F">
      <w:pPr>
        <w:pStyle w:val="EndNoteBibliography"/>
        <w:ind w:left="720" w:hanging="720"/>
        <w:rPr>
          <w:noProof/>
        </w:rPr>
      </w:pPr>
      <w:r>
        <w:rPr>
          <w:rFonts w:ascii="Times" w:hAnsi="Times"/>
          <w:noProof/>
        </w:rPr>
        <w:fldChar w:fldCharType="begin"/>
      </w:r>
      <w:r>
        <w:rPr>
          <w:rFonts w:ascii="Times" w:hAnsi="Times"/>
          <w:noProof/>
        </w:rPr>
        <w:instrText xml:space="preserve"> ADDIN EN.REFLIST </w:instrText>
      </w:r>
      <w:r>
        <w:rPr>
          <w:rFonts w:ascii="Times" w:hAnsi="Times"/>
          <w:noProof/>
        </w:rPr>
        <w:fldChar w:fldCharType="separate"/>
      </w:r>
      <w:r w:rsidR="00BA6A0F" w:rsidRPr="00BA6A0F">
        <w:rPr>
          <w:noProof/>
        </w:rPr>
        <w:t>1.</w:t>
      </w:r>
      <w:r w:rsidR="00BA6A0F" w:rsidRPr="00BA6A0F">
        <w:rPr>
          <w:noProof/>
        </w:rPr>
        <w:tab/>
        <w:t xml:space="preserve">Wong JB, McQuillan GM, McHutchison JG, &amp; Poynard T (2000) Estimating future hepatitis C morbidity, mortality, and costs in the United States. </w:t>
      </w:r>
      <w:r w:rsidR="00BA6A0F" w:rsidRPr="00BA6A0F">
        <w:rPr>
          <w:i/>
          <w:noProof/>
        </w:rPr>
        <w:t>Am J Public Health</w:t>
      </w:r>
      <w:r w:rsidR="00BA6A0F" w:rsidRPr="00BA6A0F">
        <w:rPr>
          <w:noProof/>
        </w:rPr>
        <w:t xml:space="preserve"> 90(10):1562-1569.</w:t>
      </w:r>
    </w:p>
    <w:p w14:paraId="0DECDE97" w14:textId="77777777" w:rsidR="00BA6A0F" w:rsidRPr="00BA6A0F" w:rsidRDefault="00BA6A0F" w:rsidP="00BA6A0F">
      <w:pPr>
        <w:pStyle w:val="EndNoteBibliography"/>
        <w:ind w:left="720" w:hanging="720"/>
        <w:rPr>
          <w:noProof/>
        </w:rPr>
      </w:pPr>
      <w:r w:rsidRPr="00BA6A0F">
        <w:rPr>
          <w:noProof/>
        </w:rPr>
        <w:t>2.</w:t>
      </w:r>
      <w:r w:rsidRPr="00BA6A0F">
        <w:rPr>
          <w:noProof/>
        </w:rPr>
        <w:tab/>
        <w:t xml:space="preserve">Maynard JE (1990) Hepatitis B: global importance and need for control. </w:t>
      </w:r>
      <w:r w:rsidRPr="00BA6A0F">
        <w:rPr>
          <w:i/>
          <w:noProof/>
        </w:rPr>
        <w:t>Vaccine</w:t>
      </w:r>
      <w:r w:rsidRPr="00BA6A0F">
        <w:rPr>
          <w:noProof/>
        </w:rPr>
        <w:t xml:space="preserve"> 8 Suppl:S18-20; discussion S21-13.</w:t>
      </w:r>
    </w:p>
    <w:p w14:paraId="292CFF30" w14:textId="77777777" w:rsidR="00BA6A0F" w:rsidRPr="00BA6A0F" w:rsidRDefault="00BA6A0F" w:rsidP="00BA6A0F">
      <w:pPr>
        <w:pStyle w:val="EndNoteBibliography"/>
        <w:ind w:left="720" w:hanging="720"/>
        <w:rPr>
          <w:noProof/>
        </w:rPr>
      </w:pPr>
      <w:r w:rsidRPr="00BA6A0F">
        <w:rPr>
          <w:noProof/>
        </w:rPr>
        <w:t>3.</w:t>
      </w:r>
      <w:r w:rsidRPr="00BA6A0F">
        <w:rPr>
          <w:noProof/>
        </w:rPr>
        <w:tab/>
        <w:t xml:space="preserve">Ott JJ, Stevens GA, Groeger J, &amp; Wiersma ST (2012) Global epidemiology of hepatitis B virus infection: new estimates of age-specific HBsAg seroprevalence and endemicity. </w:t>
      </w:r>
      <w:r w:rsidRPr="00BA6A0F">
        <w:rPr>
          <w:i/>
          <w:noProof/>
        </w:rPr>
        <w:t>Vaccine</w:t>
      </w:r>
      <w:r w:rsidRPr="00BA6A0F">
        <w:rPr>
          <w:noProof/>
        </w:rPr>
        <w:t xml:space="preserve"> 30(12):2212-2219.</w:t>
      </w:r>
    </w:p>
    <w:p w14:paraId="15A4EE4C" w14:textId="77777777" w:rsidR="00BA6A0F" w:rsidRPr="00BA6A0F" w:rsidRDefault="00BA6A0F" w:rsidP="00BA6A0F">
      <w:pPr>
        <w:pStyle w:val="EndNoteBibliography"/>
        <w:ind w:left="720" w:hanging="720"/>
        <w:rPr>
          <w:noProof/>
        </w:rPr>
      </w:pPr>
      <w:r w:rsidRPr="00BA6A0F">
        <w:rPr>
          <w:noProof/>
        </w:rPr>
        <w:t>4.</w:t>
      </w:r>
      <w:r w:rsidRPr="00BA6A0F">
        <w:rPr>
          <w:noProof/>
        </w:rPr>
        <w:tab/>
        <w:t>Fischer M (2016) Zika virus epidemiology update.</w:t>
      </w:r>
    </w:p>
    <w:p w14:paraId="5ACE3265" w14:textId="77777777" w:rsidR="00BA6A0F" w:rsidRPr="00BA6A0F" w:rsidRDefault="00BA6A0F" w:rsidP="00BA6A0F">
      <w:pPr>
        <w:pStyle w:val="EndNoteBibliography"/>
        <w:ind w:left="720" w:hanging="720"/>
        <w:rPr>
          <w:noProof/>
        </w:rPr>
      </w:pPr>
      <w:r w:rsidRPr="00BA6A0F">
        <w:rPr>
          <w:noProof/>
        </w:rPr>
        <w:t>5.</w:t>
      </w:r>
      <w:r w:rsidRPr="00BA6A0F">
        <w:rPr>
          <w:noProof/>
        </w:rPr>
        <w:tab/>
        <w:t>Uetz P</w:t>
      </w:r>
      <w:r w:rsidRPr="00BA6A0F">
        <w:rPr>
          <w:i/>
          <w:noProof/>
        </w:rPr>
        <w:t>, et al.</w:t>
      </w:r>
      <w:r w:rsidRPr="00BA6A0F">
        <w:rPr>
          <w:noProof/>
        </w:rPr>
        <w:t xml:space="preserve"> (2006) Herpesviral protein networks and their interaction with the human proteome. </w:t>
      </w:r>
      <w:r w:rsidRPr="00BA6A0F">
        <w:rPr>
          <w:i/>
          <w:noProof/>
        </w:rPr>
        <w:t>Science</w:t>
      </w:r>
      <w:r w:rsidRPr="00BA6A0F">
        <w:rPr>
          <w:noProof/>
        </w:rPr>
        <w:t xml:space="preserve"> 311(5758):239-242.</w:t>
      </w:r>
    </w:p>
    <w:p w14:paraId="238384BA" w14:textId="77777777" w:rsidR="00BA6A0F" w:rsidRPr="00BA6A0F" w:rsidRDefault="00BA6A0F" w:rsidP="00BA6A0F">
      <w:pPr>
        <w:pStyle w:val="EndNoteBibliography"/>
        <w:ind w:left="720" w:hanging="720"/>
        <w:rPr>
          <w:noProof/>
        </w:rPr>
      </w:pPr>
      <w:r w:rsidRPr="00BA6A0F">
        <w:rPr>
          <w:noProof/>
        </w:rPr>
        <w:t>6.</w:t>
      </w:r>
      <w:r w:rsidRPr="00BA6A0F">
        <w:rPr>
          <w:noProof/>
        </w:rPr>
        <w:tab/>
        <w:t>Zhang L</w:t>
      </w:r>
      <w:r w:rsidRPr="00BA6A0F">
        <w:rPr>
          <w:i/>
          <w:noProof/>
        </w:rPr>
        <w:t>, et al.</w:t>
      </w:r>
      <w:r w:rsidRPr="00BA6A0F">
        <w:rPr>
          <w:noProof/>
        </w:rPr>
        <w:t xml:space="preserve"> (2009) Analysis of vaccinia virus-host protein-protein interactions: validations of yeast two-hybrid screenings. </w:t>
      </w:r>
      <w:r w:rsidRPr="00BA6A0F">
        <w:rPr>
          <w:i/>
          <w:noProof/>
        </w:rPr>
        <w:t>J Proteome Res</w:t>
      </w:r>
      <w:r w:rsidRPr="00BA6A0F">
        <w:rPr>
          <w:noProof/>
        </w:rPr>
        <w:t xml:space="preserve"> 8(9):4311-4318.</w:t>
      </w:r>
    </w:p>
    <w:p w14:paraId="7AA72BBA" w14:textId="77777777" w:rsidR="00BA6A0F" w:rsidRPr="00BA6A0F" w:rsidRDefault="00BA6A0F" w:rsidP="00BA6A0F">
      <w:pPr>
        <w:pStyle w:val="EndNoteBibliography"/>
        <w:ind w:left="720" w:hanging="720"/>
        <w:rPr>
          <w:noProof/>
        </w:rPr>
      </w:pPr>
      <w:r w:rsidRPr="00BA6A0F">
        <w:rPr>
          <w:noProof/>
        </w:rPr>
        <w:t>7.</w:t>
      </w:r>
      <w:r w:rsidRPr="00BA6A0F">
        <w:rPr>
          <w:noProof/>
        </w:rPr>
        <w:tab/>
        <w:t>de Chassey B</w:t>
      </w:r>
      <w:r w:rsidRPr="00BA6A0F">
        <w:rPr>
          <w:i/>
          <w:noProof/>
        </w:rPr>
        <w:t>, et al.</w:t>
      </w:r>
      <w:r w:rsidRPr="00BA6A0F">
        <w:rPr>
          <w:noProof/>
        </w:rPr>
        <w:t xml:space="preserve"> (2008) Hepatitis C virus infection protein network. </w:t>
      </w:r>
      <w:r w:rsidRPr="00BA6A0F">
        <w:rPr>
          <w:i/>
          <w:noProof/>
        </w:rPr>
        <w:t>Mol Syst Biol</w:t>
      </w:r>
      <w:r w:rsidRPr="00BA6A0F">
        <w:rPr>
          <w:noProof/>
        </w:rPr>
        <w:t xml:space="preserve"> 4:230.</w:t>
      </w:r>
    </w:p>
    <w:p w14:paraId="1AA10859" w14:textId="77777777" w:rsidR="00BA6A0F" w:rsidRPr="00BA6A0F" w:rsidRDefault="00BA6A0F" w:rsidP="00BA6A0F">
      <w:pPr>
        <w:pStyle w:val="EndNoteBibliography"/>
        <w:ind w:left="720" w:hanging="720"/>
        <w:rPr>
          <w:noProof/>
        </w:rPr>
      </w:pPr>
      <w:r w:rsidRPr="00BA6A0F">
        <w:rPr>
          <w:noProof/>
        </w:rPr>
        <w:t>8.</w:t>
      </w:r>
      <w:r w:rsidRPr="00BA6A0F">
        <w:rPr>
          <w:noProof/>
        </w:rPr>
        <w:tab/>
        <w:t>Tripathi LP</w:t>
      </w:r>
      <w:r w:rsidRPr="00BA6A0F">
        <w:rPr>
          <w:i/>
          <w:noProof/>
        </w:rPr>
        <w:t>, et al.</w:t>
      </w:r>
      <w:r w:rsidRPr="00BA6A0F">
        <w:rPr>
          <w:noProof/>
        </w:rPr>
        <w:t xml:space="preserve"> (2010) Network based analysis of hepatitis C virus core and NS4B protein interactions. </w:t>
      </w:r>
      <w:r w:rsidRPr="00BA6A0F">
        <w:rPr>
          <w:i/>
          <w:noProof/>
        </w:rPr>
        <w:t>Mol Biosyst</w:t>
      </w:r>
      <w:r w:rsidRPr="00BA6A0F">
        <w:rPr>
          <w:noProof/>
        </w:rPr>
        <w:t xml:space="preserve"> 6(12):2539-2553.</w:t>
      </w:r>
    </w:p>
    <w:p w14:paraId="15037BBA" w14:textId="77777777" w:rsidR="00BA6A0F" w:rsidRPr="00BA6A0F" w:rsidRDefault="00BA6A0F" w:rsidP="00BA6A0F">
      <w:pPr>
        <w:pStyle w:val="EndNoteBibliography"/>
        <w:ind w:left="720" w:hanging="720"/>
        <w:rPr>
          <w:noProof/>
        </w:rPr>
      </w:pPr>
      <w:r w:rsidRPr="00BA6A0F">
        <w:rPr>
          <w:noProof/>
        </w:rPr>
        <w:t>9.</w:t>
      </w:r>
      <w:r w:rsidRPr="00BA6A0F">
        <w:rPr>
          <w:noProof/>
        </w:rPr>
        <w:tab/>
        <w:t>Dolan PT</w:t>
      </w:r>
      <w:r w:rsidRPr="00BA6A0F">
        <w:rPr>
          <w:i/>
          <w:noProof/>
        </w:rPr>
        <w:t>, et al.</w:t>
      </w:r>
      <w:r w:rsidRPr="00BA6A0F">
        <w:rPr>
          <w:noProof/>
        </w:rPr>
        <w:t xml:space="preserve"> (2013) Identification and comparative analysis of hepatitis C virus-host cell protein interactions. </w:t>
      </w:r>
      <w:r w:rsidRPr="00BA6A0F">
        <w:rPr>
          <w:i/>
          <w:noProof/>
        </w:rPr>
        <w:t>Mol Biosyst</w:t>
      </w:r>
      <w:r w:rsidRPr="00BA6A0F">
        <w:rPr>
          <w:noProof/>
        </w:rPr>
        <w:t xml:space="preserve"> 9(12):3199-3209.</w:t>
      </w:r>
    </w:p>
    <w:p w14:paraId="3E7201F1" w14:textId="77777777" w:rsidR="00BA6A0F" w:rsidRPr="00BA6A0F" w:rsidRDefault="00BA6A0F" w:rsidP="00BA6A0F">
      <w:pPr>
        <w:pStyle w:val="EndNoteBibliography"/>
        <w:ind w:left="720" w:hanging="720"/>
        <w:rPr>
          <w:noProof/>
        </w:rPr>
      </w:pPr>
      <w:r w:rsidRPr="00BA6A0F">
        <w:rPr>
          <w:noProof/>
        </w:rPr>
        <w:t>10.</w:t>
      </w:r>
      <w:r w:rsidRPr="00BA6A0F">
        <w:rPr>
          <w:noProof/>
        </w:rPr>
        <w:tab/>
        <w:t xml:space="preserve">Ngo HT, Pham LV, Kim JW, Lim YS, &amp; Hwang SB (2013) Modulation of mitogen-activated protein kinase-activated protein kinase 3 by hepatitis C virus core protein. </w:t>
      </w:r>
      <w:r w:rsidRPr="00BA6A0F">
        <w:rPr>
          <w:i/>
          <w:noProof/>
        </w:rPr>
        <w:t>J Virol</w:t>
      </w:r>
      <w:r w:rsidRPr="00BA6A0F">
        <w:rPr>
          <w:noProof/>
        </w:rPr>
        <w:t xml:space="preserve"> 87(10):5718-5731.</w:t>
      </w:r>
    </w:p>
    <w:p w14:paraId="30AA1F31" w14:textId="77777777" w:rsidR="00BA6A0F" w:rsidRPr="00BA6A0F" w:rsidRDefault="00BA6A0F" w:rsidP="00BA6A0F">
      <w:pPr>
        <w:pStyle w:val="EndNoteBibliography"/>
        <w:ind w:left="720" w:hanging="720"/>
        <w:rPr>
          <w:noProof/>
        </w:rPr>
      </w:pPr>
      <w:r w:rsidRPr="00BA6A0F">
        <w:rPr>
          <w:noProof/>
        </w:rPr>
        <w:t>11.</w:t>
      </w:r>
      <w:r w:rsidRPr="00BA6A0F">
        <w:rPr>
          <w:noProof/>
        </w:rPr>
        <w:tab/>
        <w:t>Gautier VW</w:t>
      </w:r>
      <w:r w:rsidRPr="00BA6A0F">
        <w:rPr>
          <w:i/>
          <w:noProof/>
        </w:rPr>
        <w:t>, et al.</w:t>
      </w:r>
      <w:r w:rsidRPr="00BA6A0F">
        <w:rPr>
          <w:noProof/>
        </w:rPr>
        <w:t xml:space="preserve"> (2009) In vitro nuclear interactome of the HIV-1 Tat protein. </w:t>
      </w:r>
      <w:r w:rsidRPr="00BA6A0F">
        <w:rPr>
          <w:i/>
          <w:noProof/>
        </w:rPr>
        <w:t>Retrovirology</w:t>
      </w:r>
      <w:r w:rsidRPr="00BA6A0F">
        <w:rPr>
          <w:noProof/>
        </w:rPr>
        <w:t xml:space="preserve"> 6:47.</w:t>
      </w:r>
    </w:p>
    <w:p w14:paraId="1788A0B4" w14:textId="77777777" w:rsidR="00BA6A0F" w:rsidRPr="00BA6A0F" w:rsidRDefault="00BA6A0F" w:rsidP="00BA6A0F">
      <w:pPr>
        <w:pStyle w:val="EndNoteBibliography"/>
        <w:ind w:left="720" w:hanging="720"/>
        <w:rPr>
          <w:noProof/>
        </w:rPr>
      </w:pPr>
      <w:r w:rsidRPr="00BA6A0F">
        <w:rPr>
          <w:noProof/>
        </w:rPr>
        <w:t>12.</w:t>
      </w:r>
      <w:r w:rsidRPr="00BA6A0F">
        <w:rPr>
          <w:noProof/>
        </w:rPr>
        <w:tab/>
        <w:t>Jager S</w:t>
      </w:r>
      <w:r w:rsidRPr="00BA6A0F">
        <w:rPr>
          <w:i/>
          <w:noProof/>
        </w:rPr>
        <w:t>, et al.</w:t>
      </w:r>
      <w:r w:rsidRPr="00BA6A0F">
        <w:rPr>
          <w:noProof/>
        </w:rPr>
        <w:t xml:space="preserve"> (2011) Global landscape of HIV-human protein complexes. </w:t>
      </w:r>
      <w:r w:rsidRPr="00BA6A0F">
        <w:rPr>
          <w:i/>
          <w:noProof/>
        </w:rPr>
        <w:t>Nature</w:t>
      </w:r>
      <w:r w:rsidRPr="00BA6A0F">
        <w:rPr>
          <w:noProof/>
        </w:rPr>
        <w:t xml:space="preserve"> 481(7381):365-370.</w:t>
      </w:r>
    </w:p>
    <w:p w14:paraId="16F4F642" w14:textId="77777777" w:rsidR="00BA6A0F" w:rsidRPr="00BA6A0F" w:rsidRDefault="00BA6A0F" w:rsidP="00BA6A0F">
      <w:pPr>
        <w:pStyle w:val="EndNoteBibliography"/>
        <w:ind w:left="720" w:hanging="720"/>
        <w:rPr>
          <w:noProof/>
        </w:rPr>
      </w:pPr>
      <w:r w:rsidRPr="00BA6A0F">
        <w:rPr>
          <w:noProof/>
        </w:rPr>
        <w:t>13.</w:t>
      </w:r>
      <w:r w:rsidRPr="00BA6A0F">
        <w:rPr>
          <w:noProof/>
        </w:rPr>
        <w:tab/>
        <w:t>Shapira SD</w:t>
      </w:r>
      <w:r w:rsidRPr="00BA6A0F">
        <w:rPr>
          <w:i/>
          <w:noProof/>
        </w:rPr>
        <w:t>, et al.</w:t>
      </w:r>
      <w:r w:rsidRPr="00BA6A0F">
        <w:rPr>
          <w:noProof/>
        </w:rPr>
        <w:t xml:space="preserve"> (2009) A physical and regulatory map of host-influenza interactions reveals pathways in H1N1 infection. </w:t>
      </w:r>
      <w:r w:rsidRPr="00BA6A0F">
        <w:rPr>
          <w:i/>
          <w:noProof/>
        </w:rPr>
        <w:t>Cell</w:t>
      </w:r>
      <w:r w:rsidRPr="00BA6A0F">
        <w:rPr>
          <w:noProof/>
        </w:rPr>
        <w:t xml:space="preserve"> 139(7):1255-1267.</w:t>
      </w:r>
    </w:p>
    <w:p w14:paraId="089EDAE8" w14:textId="77777777" w:rsidR="00BA6A0F" w:rsidRPr="00BA6A0F" w:rsidRDefault="00BA6A0F" w:rsidP="00BA6A0F">
      <w:pPr>
        <w:pStyle w:val="EndNoteBibliography"/>
        <w:ind w:left="720" w:hanging="720"/>
        <w:rPr>
          <w:noProof/>
        </w:rPr>
      </w:pPr>
      <w:r w:rsidRPr="00BA6A0F">
        <w:rPr>
          <w:noProof/>
        </w:rPr>
        <w:t>14.</w:t>
      </w:r>
      <w:r w:rsidRPr="00BA6A0F">
        <w:rPr>
          <w:noProof/>
        </w:rPr>
        <w:tab/>
        <w:t>Fossum E</w:t>
      </w:r>
      <w:r w:rsidRPr="00BA6A0F">
        <w:rPr>
          <w:i/>
          <w:noProof/>
        </w:rPr>
        <w:t>, et al.</w:t>
      </w:r>
      <w:r w:rsidRPr="00BA6A0F">
        <w:rPr>
          <w:noProof/>
        </w:rPr>
        <w:t xml:space="preserve"> (2009) Evolutionarily conserved herpesviral protein interaction networks. </w:t>
      </w:r>
      <w:r w:rsidRPr="00BA6A0F">
        <w:rPr>
          <w:i/>
          <w:noProof/>
        </w:rPr>
        <w:t>PLoS Pathog</w:t>
      </w:r>
      <w:r w:rsidRPr="00BA6A0F">
        <w:rPr>
          <w:noProof/>
        </w:rPr>
        <w:t xml:space="preserve"> 5(9):e1000570.</w:t>
      </w:r>
    </w:p>
    <w:p w14:paraId="394A22D0" w14:textId="77777777" w:rsidR="00BA6A0F" w:rsidRPr="00BA6A0F" w:rsidRDefault="00BA6A0F" w:rsidP="00BA6A0F">
      <w:pPr>
        <w:pStyle w:val="EndNoteBibliography"/>
        <w:ind w:left="720" w:hanging="720"/>
        <w:rPr>
          <w:noProof/>
        </w:rPr>
      </w:pPr>
      <w:r w:rsidRPr="00BA6A0F">
        <w:rPr>
          <w:noProof/>
        </w:rPr>
        <w:t>15.</w:t>
      </w:r>
      <w:r w:rsidRPr="00BA6A0F">
        <w:rPr>
          <w:noProof/>
        </w:rPr>
        <w:tab/>
        <w:t>Calderwood MA</w:t>
      </w:r>
      <w:r w:rsidRPr="00BA6A0F">
        <w:rPr>
          <w:i/>
          <w:noProof/>
        </w:rPr>
        <w:t>, et al.</w:t>
      </w:r>
      <w:r w:rsidRPr="00BA6A0F">
        <w:rPr>
          <w:noProof/>
        </w:rPr>
        <w:t xml:space="preserve"> (2007) Epstein-Barr virus and virus human protein interaction maps. </w:t>
      </w:r>
      <w:r w:rsidRPr="00BA6A0F">
        <w:rPr>
          <w:i/>
          <w:noProof/>
        </w:rPr>
        <w:t>Proc Natl Acad Sci U S A</w:t>
      </w:r>
      <w:r w:rsidRPr="00BA6A0F">
        <w:rPr>
          <w:noProof/>
        </w:rPr>
        <w:t xml:space="preserve"> 104(18):7606-7611.</w:t>
      </w:r>
    </w:p>
    <w:p w14:paraId="08752D3D" w14:textId="77777777" w:rsidR="00BA6A0F" w:rsidRPr="00BA6A0F" w:rsidRDefault="00BA6A0F" w:rsidP="00BA6A0F">
      <w:pPr>
        <w:pStyle w:val="EndNoteBibliography"/>
        <w:ind w:left="720" w:hanging="720"/>
        <w:rPr>
          <w:noProof/>
        </w:rPr>
      </w:pPr>
      <w:r w:rsidRPr="00BA6A0F">
        <w:rPr>
          <w:noProof/>
        </w:rPr>
        <w:t>16.</w:t>
      </w:r>
      <w:r w:rsidRPr="00BA6A0F">
        <w:rPr>
          <w:noProof/>
        </w:rPr>
        <w:tab/>
        <w:t xml:space="preserve">Forsman A, Ruetschi U, Ekholm J, &amp; Rymo L (2008) Identification of intracellular proteins associated with the EBV-encoded nuclear antigen 5 </w:t>
      </w:r>
      <w:r w:rsidRPr="00BA6A0F">
        <w:rPr>
          <w:noProof/>
        </w:rPr>
        <w:lastRenderedPageBreak/>
        <w:t xml:space="preserve">using an efficient TAP procedure and FT-ICR mass spectrometry. </w:t>
      </w:r>
      <w:r w:rsidRPr="00BA6A0F">
        <w:rPr>
          <w:i/>
          <w:noProof/>
        </w:rPr>
        <w:t>J Proteome Res</w:t>
      </w:r>
      <w:r w:rsidRPr="00BA6A0F">
        <w:rPr>
          <w:noProof/>
        </w:rPr>
        <w:t xml:space="preserve"> 7(6):2309-2319.</w:t>
      </w:r>
    </w:p>
    <w:p w14:paraId="4CED61C1" w14:textId="77777777" w:rsidR="00BA6A0F" w:rsidRPr="00BA6A0F" w:rsidRDefault="00BA6A0F" w:rsidP="00BA6A0F">
      <w:pPr>
        <w:pStyle w:val="EndNoteBibliography"/>
        <w:ind w:left="720" w:hanging="720"/>
        <w:rPr>
          <w:noProof/>
        </w:rPr>
      </w:pPr>
      <w:r w:rsidRPr="00BA6A0F">
        <w:rPr>
          <w:noProof/>
        </w:rPr>
        <w:t>17.</w:t>
      </w:r>
      <w:r w:rsidRPr="00BA6A0F">
        <w:rPr>
          <w:noProof/>
        </w:rPr>
        <w:tab/>
        <w:t>Khadka S</w:t>
      </w:r>
      <w:r w:rsidRPr="00BA6A0F">
        <w:rPr>
          <w:i/>
          <w:noProof/>
        </w:rPr>
        <w:t>, et al.</w:t>
      </w:r>
      <w:r w:rsidRPr="00BA6A0F">
        <w:rPr>
          <w:noProof/>
        </w:rPr>
        <w:t xml:space="preserve"> (2011) A physical interaction network of dengue virus and human proteins. </w:t>
      </w:r>
      <w:r w:rsidRPr="00BA6A0F">
        <w:rPr>
          <w:i/>
          <w:noProof/>
        </w:rPr>
        <w:t>Mol Cell Proteomics</w:t>
      </w:r>
      <w:r w:rsidRPr="00BA6A0F">
        <w:rPr>
          <w:noProof/>
        </w:rPr>
        <w:t xml:space="preserve"> 10(12):M111 012187.</w:t>
      </w:r>
    </w:p>
    <w:p w14:paraId="62F1AEA4" w14:textId="77777777" w:rsidR="00BA6A0F" w:rsidRPr="00BA6A0F" w:rsidRDefault="00BA6A0F" w:rsidP="00BA6A0F">
      <w:pPr>
        <w:pStyle w:val="EndNoteBibliography"/>
        <w:ind w:left="720" w:hanging="720"/>
        <w:rPr>
          <w:noProof/>
        </w:rPr>
      </w:pPr>
      <w:r w:rsidRPr="00BA6A0F">
        <w:rPr>
          <w:noProof/>
        </w:rPr>
        <w:t>18.</w:t>
      </w:r>
      <w:r w:rsidRPr="00BA6A0F">
        <w:rPr>
          <w:noProof/>
        </w:rPr>
        <w:tab/>
        <w:t>Pichlmair A</w:t>
      </w:r>
      <w:r w:rsidRPr="00BA6A0F">
        <w:rPr>
          <w:i/>
          <w:noProof/>
        </w:rPr>
        <w:t>, et al.</w:t>
      </w:r>
      <w:r w:rsidRPr="00BA6A0F">
        <w:rPr>
          <w:noProof/>
        </w:rPr>
        <w:t xml:space="preserve"> (2012) Viral immune modulators perturb the human molecular network by common and unique strategies. </w:t>
      </w:r>
      <w:r w:rsidRPr="00BA6A0F">
        <w:rPr>
          <w:i/>
          <w:noProof/>
        </w:rPr>
        <w:t>Nature</w:t>
      </w:r>
      <w:r w:rsidRPr="00BA6A0F">
        <w:rPr>
          <w:noProof/>
        </w:rPr>
        <w:t xml:space="preserve"> 487(7408):486-490.</w:t>
      </w:r>
    </w:p>
    <w:p w14:paraId="796DBFC0" w14:textId="77777777" w:rsidR="00BA6A0F" w:rsidRPr="00BA6A0F" w:rsidRDefault="00BA6A0F" w:rsidP="00BA6A0F">
      <w:pPr>
        <w:pStyle w:val="EndNoteBibliography"/>
        <w:ind w:left="720" w:hanging="720"/>
        <w:rPr>
          <w:noProof/>
        </w:rPr>
      </w:pPr>
      <w:r w:rsidRPr="00BA6A0F">
        <w:rPr>
          <w:noProof/>
        </w:rPr>
        <w:t>19.</w:t>
      </w:r>
      <w:r w:rsidRPr="00BA6A0F">
        <w:rPr>
          <w:noProof/>
        </w:rPr>
        <w:tab/>
        <w:t xml:space="preserve">Kwofie SK, Schaefer U, Sundararajan VS, Bajic VB, &amp; Christoffels A (2011) HCVpro: hepatitis C virus protein interaction database. </w:t>
      </w:r>
      <w:r w:rsidRPr="00BA6A0F">
        <w:rPr>
          <w:i/>
          <w:noProof/>
        </w:rPr>
        <w:t>Infect Genet Evol</w:t>
      </w:r>
      <w:r w:rsidRPr="00BA6A0F">
        <w:rPr>
          <w:noProof/>
        </w:rPr>
        <w:t xml:space="preserve"> 11(8):1971-1977.</w:t>
      </w:r>
    </w:p>
    <w:p w14:paraId="037BF4E2" w14:textId="77777777" w:rsidR="00BA6A0F" w:rsidRPr="00BA6A0F" w:rsidRDefault="00BA6A0F" w:rsidP="00BA6A0F">
      <w:pPr>
        <w:pStyle w:val="EndNoteBibliography"/>
        <w:ind w:left="720" w:hanging="720"/>
        <w:rPr>
          <w:noProof/>
        </w:rPr>
      </w:pPr>
      <w:r w:rsidRPr="00BA6A0F">
        <w:rPr>
          <w:noProof/>
        </w:rPr>
        <w:t>20.</w:t>
      </w:r>
      <w:r w:rsidRPr="00BA6A0F">
        <w:rPr>
          <w:noProof/>
        </w:rPr>
        <w:tab/>
        <w:t>Ako-Adjei D</w:t>
      </w:r>
      <w:r w:rsidRPr="00BA6A0F">
        <w:rPr>
          <w:i/>
          <w:noProof/>
        </w:rPr>
        <w:t>, et al.</w:t>
      </w:r>
      <w:r w:rsidRPr="00BA6A0F">
        <w:rPr>
          <w:noProof/>
        </w:rPr>
        <w:t xml:space="preserve"> (2015) HIV-1, human interaction database: current status and new features. </w:t>
      </w:r>
      <w:r w:rsidRPr="00BA6A0F">
        <w:rPr>
          <w:i/>
          <w:noProof/>
        </w:rPr>
        <w:t>Nucleic Acids Res</w:t>
      </w:r>
      <w:r w:rsidRPr="00BA6A0F">
        <w:rPr>
          <w:noProof/>
        </w:rPr>
        <w:t xml:space="preserve"> 43(Database issue):D566-570.</w:t>
      </w:r>
    </w:p>
    <w:p w14:paraId="32122D0C" w14:textId="77777777" w:rsidR="00BA6A0F" w:rsidRPr="00BA6A0F" w:rsidRDefault="00BA6A0F" w:rsidP="00BA6A0F">
      <w:pPr>
        <w:pStyle w:val="EndNoteBibliography"/>
        <w:ind w:left="720" w:hanging="720"/>
        <w:rPr>
          <w:noProof/>
        </w:rPr>
      </w:pPr>
      <w:r w:rsidRPr="00BA6A0F">
        <w:rPr>
          <w:noProof/>
        </w:rPr>
        <w:t>21.</w:t>
      </w:r>
      <w:r w:rsidRPr="00BA6A0F">
        <w:rPr>
          <w:noProof/>
        </w:rPr>
        <w:tab/>
        <w:t xml:space="preserve">Guirimand T, Delmotte S, &amp; Navratil V (2015) VirHostNet 2.0: surfing on the web of virus/host molecular interactions data. </w:t>
      </w:r>
      <w:r w:rsidRPr="00BA6A0F">
        <w:rPr>
          <w:i/>
          <w:noProof/>
        </w:rPr>
        <w:t>Nucleic Acids Res</w:t>
      </w:r>
      <w:r w:rsidRPr="00BA6A0F">
        <w:rPr>
          <w:noProof/>
        </w:rPr>
        <w:t xml:space="preserve"> 43(Database issue):D583-587.</w:t>
      </w:r>
    </w:p>
    <w:p w14:paraId="600990A1" w14:textId="77777777" w:rsidR="00BA6A0F" w:rsidRPr="00BA6A0F" w:rsidRDefault="00BA6A0F" w:rsidP="00BA6A0F">
      <w:pPr>
        <w:pStyle w:val="EndNoteBibliography"/>
        <w:ind w:left="720" w:hanging="720"/>
        <w:rPr>
          <w:noProof/>
        </w:rPr>
      </w:pPr>
      <w:r w:rsidRPr="00BA6A0F">
        <w:rPr>
          <w:noProof/>
        </w:rPr>
        <w:t>22.</w:t>
      </w:r>
      <w:r w:rsidRPr="00BA6A0F">
        <w:rPr>
          <w:noProof/>
        </w:rPr>
        <w:tab/>
        <w:t xml:space="preserve">Calderone A, Licata L, &amp; Cesareni G (2015) VirusMentha: a new resource for virus-host protein interactions. </w:t>
      </w:r>
      <w:r w:rsidRPr="00BA6A0F">
        <w:rPr>
          <w:i/>
          <w:noProof/>
        </w:rPr>
        <w:t>Nucleic Acids Res</w:t>
      </w:r>
      <w:r w:rsidRPr="00BA6A0F">
        <w:rPr>
          <w:noProof/>
        </w:rPr>
        <w:t xml:space="preserve"> 43(Database issue):D588-592.</w:t>
      </w:r>
    </w:p>
    <w:p w14:paraId="4E435460" w14:textId="77777777" w:rsidR="00BA6A0F" w:rsidRPr="00BA6A0F" w:rsidRDefault="00BA6A0F" w:rsidP="00BA6A0F">
      <w:pPr>
        <w:pStyle w:val="EndNoteBibliography"/>
        <w:ind w:left="720" w:hanging="720"/>
        <w:rPr>
          <w:noProof/>
        </w:rPr>
      </w:pPr>
      <w:r w:rsidRPr="00BA6A0F">
        <w:rPr>
          <w:noProof/>
        </w:rPr>
        <w:t>23.</w:t>
      </w:r>
      <w:r w:rsidRPr="00BA6A0F">
        <w:rPr>
          <w:noProof/>
        </w:rPr>
        <w:tab/>
        <w:t xml:space="preserve">Xiang Z, Tian Y, &amp; He Y (2007) PHIDIAS: a pathogen-host interaction data integration and analysis system. </w:t>
      </w:r>
      <w:r w:rsidRPr="00BA6A0F">
        <w:rPr>
          <w:i/>
          <w:noProof/>
        </w:rPr>
        <w:t>Genome Biol</w:t>
      </w:r>
      <w:r w:rsidRPr="00BA6A0F">
        <w:rPr>
          <w:noProof/>
        </w:rPr>
        <w:t xml:space="preserve"> 8(7):R150.</w:t>
      </w:r>
    </w:p>
    <w:p w14:paraId="54686C0C" w14:textId="77777777" w:rsidR="00BA6A0F" w:rsidRPr="00BA6A0F" w:rsidRDefault="00BA6A0F" w:rsidP="00BA6A0F">
      <w:pPr>
        <w:pStyle w:val="EndNoteBibliography"/>
        <w:ind w:left="720" w:hanging="720"/>
        <w:rPr>
          <w:noProof/>
        </w:rPr>
      </w:pPr>
      <w:r w:rsidRPr="00BA6A0F">
        <w:rPr>
          <w:noProof/>
        </w:rPr>
        <w:t>24.</w:t>
      </w:r>
      <w:r w:rsidRPr="00BA6A0F">
        <w:rPr>
          <w:noProof/>
        </w:rPr>
        <w:tab/>
        <w:t xml:space="preserve">Kumar R &amp; Nanduri B (2010) HPIDB--a unified resource for host-pathogen interactions. </w:t>
      </w:r>
      <w:r w:rsidRPr="00BA6A0F">
        <w:rPr>
          <w:i/>
          <w:noProof/>
        </w:rPr>
        <w:t>BMC Bioinformatics</w:t>
      </w:r>
      <w:r w:rsidRPr="00BA6A0F">
        <w:rPr>
          <w:noProof/>
        </w:rPr>
        <w:t xml:space="preserve"> 11 Suppl 6:S16.</w:t>
      </w:r>
    </w:p>
    <w:p w14:paraId="6F590CC2" w14:textId="77777777" w:rsidR="00BA6A0F" w:rsidRPr="00BA6A0F" w:rsidRDefault="00BA6A0F" w:rsidP="00BA6A0F">
      <w:pPr>
        <w:pStyle w:val="EndNoteBibliography"/>
        <w:ind w:left="720" w:hanging="720"/>
        <w:rPr>
          <w:noProof/>
        </w:rPr>
      </w:pPr>
      <w:r w:rsidRPr="00BA6A0F">
        <w:rPr>
          <w:noProof/>
        </w:rPr>
        <w:t>25.</w:t>
      </w:r>
      <w:r w:rsidRPr="00BA6A0F">
        <w:rPr>
          <w:noProof/>
        </w:rPr>
        <w:tab/>
        <w:t>Durmus Tekir S</w:t>
      </w:r>
      <w:r w:rsidRPr="00BA6A0F">
        <w:rPr>
          <w:i/>
          <w:noProof/>
        </w:rPr>
        <w:t>, et al.</w:t>
      </w:r>
      <w:r w:rsidRPr="00BA6A0F">
        <w:rPr>
          <w:noProof/>
        </w:rPr>
        <w:t xml:space="preserve"> (2013) PHISTO: pathogen-host interaction search tool. </w:t>
      </w:r>
      <w:r w:rsidRPr="00BA6A0F">
        <w:rPr>
          <w:i/>
          <w:noProof/>
        </w:rPr>
        <w:t>Bioinformatics</w:t>
      </w:r>
      <w:r w:rsidRPr="00BA6A0F">
        <w:rPr>
          <w:noProof/>
        </w:rPr>
        <w:t xml:space="preserve"> 29(10):1357-1358.</w:t>
      </w:r>
    </w:p>
    <w:p w14:paraId="53AE9FE4" w14:textId="77777777" w:rsidR="00BA6A0F" w:rsidRPr="00BA6A0F" w:rsidRDefault="00BA6A0F" w:rsidP="00BA6A0F">
      <w:pPr>
        <w:pStyle w:val="EndNoteBibliography"/>
        <w:ind w:left="720" w:hanging="720"/>
        <w:rPr>
          <w:noProof/>
        </w:rPr>
      </w:pPr>
      <w:r w:rsidRPr="00BA6A0F">
        <w:rPr>
          <w:noProof/>
        </w:rPr>
        <w:t>26.</w:t>
      </w:r>
      <w:r w:rsidRPr="00BA6A0F">
        <w:rPr>
          <w:noProof/>
        </w:rPr>
        <w:tab/>
        <w:t>Aranda B</w:t>
      </w:r>
      <w:r w:rsidRPr="00BA6A0F">
        <w:rPr>
          <w:i/>
          <w:noProof/>
        </w:rPr>
        <w:t>, et al.</w:t>
      </w:r>
      <w:r w:rsidRPr="00BA6A0F">
        <w:rPr>
          <w:noProof/>
        </w:rPr>
        <w:t xml:space="preserve"> (2011) PSICQUIC and PSISCORE: accessing and scoring molecular interactions. </w:t>
      </w:r>
      <w:r w:rsidRPr="00BA6A0F">
        <w:rPr>
          <w:i/>
          <w:noProof/>
        </w:rPr>
        <w:t>Nat Methods</w:t>
      </w:r>
      <w:r w:rsidRPr="00BA6A0F">
        <w:rPr>
          <w:noProof/>
        </w:rPr>
        <w:t xml:space="preserve"> 8(7):528-529.</w:t>
      </w:r>
    </w:p>
    <w:p w14:paraId="7FBA8911" w14:textId="77777777" w:rsidR="00BA6A0F" w:rsidRPr="00BA6A0F" w:rsidRDefault="00BA6A0F" w:rsidP="00BA6A0F">
      <w:pPr>
        <w:pStyle w:val="EndNoteBibliography"/>
        <w:ind w:left="720" w:hanging="720"/>
        <w:rPr>
          <w:noProof/>
        </w:rPr>
      </w:pPr>
      <w:r w:rsidRPr="00BA6A0F">
        <w:rPr>
          <w:noProof/>
        </w:rPr>
        <w:t>27.</w:t>
      </w:r>
      <w:r w:rsidRPr="00BA6A0F">
        <w:rPr>
          <w:noProof/>
        </w:rPr>
        <w:tab/>
        <w:t>Alfarano C</w:t>
      </w:r>
      <w:r w:rsidRPr="00BA6A0F">
        <w:rPr>
          <w:i/>
          <w:noProof/>
        </w:rPr>
        <w:t>, et al.</w:t>
      </w:r>
      <w:r w:rsidRPr="00BA6A0F">
        <w:rPr>
          <w:noProof/>
        </w:rPr>
        <w:t xml:space="preserve"> (2005) The Biomolecular Interaction Network Database and related tools 2005 update. </w:t>
      </w:r>
      <w:r w:rsidRPr="00BA6A0F">
        <w:rPr>
          <w:i/>
          <w:noProof/>
        </w:rPr>
        <w:t>Nucleic Acids Res</w:t>
      </w:r>
      <w:r w:rsidRPr="00BA6A0F">
        <w:rPr>
          <w:noProof/>
        </w:rPr>
        <w:t xml:space="preserve"> 33(Database issue):D418-424.</w:t>
      </w:r>
    </w:p>
    <w:p w14:paraId="747D3AEB" w14:textId="77777777" w:rsidR="00BA6A0F" w:rsidRPr="00BA6A0F" w:rsidRDefault="00BA6A0F" w:rsidP="00BA6A0F">
      <w:pPr>
        <w:pStyle w:val="EndNoteBibliography"/>
        <w:ind w:left="720" w:hanging="720"/>
        <w:rPr>
          <w:noProof/>
        </w:rPr>
      </w:pPr>
      <w:r w:rsidRPr="00BA6A0F">
        <w:rPr>
          <w:noProof/>
        </w:rPr>
        <w:t>28.</w:t>
      </w:r>
      <w:r w:rsidRPr="00BA6A0F">
        <w:rPr>
          <w:noProof/>
        </w:rPr>
        <w:tab/>
        <w:t>Chatr-Aryamontri A</w:t>
      </w:r>
      <w:r w:rsidRPr="00BA6A0F">
        <w:rPr>
          <w:i/>
          <w:noProof/>
        </w:rPr>
        <w:t>, et al.</w:t>
      </w:r>
      <w:r w:rsidRPr="00BA6A0F">
        <w:rPr>
          <w:noProof/>
        </w:rPr>
        <w:t xml:space="preserve"> (2013) The BioGRID interaction database: 2013 update. </w:t>
      </w:r>
      <w:r w:rsidRPr="00BA6A0F">
        <w:rPr>
          <w:i/>
          <w:noProof/>
        </w:rPr>
        <w:t>Nucleic Acids Res</w:t>
      </w:r>
      <w:r w:rsidRPr="00BA6A0F">
        <w:rPr>
          <w:noProof/>
        </w:rPr>
        <w:t xml:space="preserve"> 41(Database issue):D816-823.</w:t>
      </w:r>
    </w:p>
    <w:p w14:paraId="5A17DA64" w14:textId="77777777" w:rsidR="00BA6A0F" w:rsidRPr="00BA6A0F" w:rsidRDefault="00BA6A0F" w:rsidP="00BA6A0F">
      <w:pPr>
        <w:pStyle w:val="EndNoteBibliography"/>
        <w:ind w:left="720" w:hanging="720"/>
        <w:rPr>
          <w:noProof/>
        </w:rPr>
      </w:pPr>
      <w:r w:rsidRPr="00BA6A0F">
        <w:rPr>
          <w:noProof/>
        </w:rPr>
        <w:t>29.</w:t>
      </w:r>
      <w:r w:rsidRPr="00BA6A0F">
        <w:rPr>
          <w:noProof/>
        </w:rPr>
        <w:tab/>
        <w:t>Salwinski L</w:t>
      </w:r>
      <w:r w:rsidRPr="00BA6A0F">
        <w:rPr>
          <w:i/>
          <w:noProof/>
        </w:rPr>
        <w:t>, et al.</w:t>
      </w:r>
      <w:r w:rsidRPr="00BA6A0F">
        <w:rPr>
          <w:noProof/>
        </w:rPr>
        <w:t xml:space="preserve"> (2004) The Database of Interacting Proteins: 2004 update. </w:t>
      </w:r>
      <w:r w:rsidRPr="00BA6A0F">
        <w:rPr>
          <w:i/>
          <w:noProof/>
        </w:rPr>
        <w:t>Nucleic Acids Res</w:t>
      </w:r>
      <w:r w:rsidRPr="00BA6A0F">
        <w:rPr>
          <w:noProof/>
        </w:rPr>
        <w:t xml:space="preserve"> 32(Database issue):D449-451.</w:t>
      </w:r>
    </w:p>
    <w:p w14:paraId="14808CB8" w14:textId="77777777" w:rsidR="00BA6A0F" w:rsidRPr="00BA6A0F" w:rsidRDefault="00BA6A0F" w:rsidP="00BA6A0F">
      <w:pPr>
        <w:pStyle w:val="EndNoteBibliography"/>
        <w:ind w:left="720" w:hanging="720"/>
        <w:rPr>
          <w:noProof/>
        </w:rPr>
      </w:pPr>
      <w:r w:rsidRPr="00BA6A0F">
        <w:rPr>
          <w:noProof/>
        </w:rPr>
        <w:t>30.</w:t>
      </w:r>
      <w:r w:rsidRPr="00BA6A0F">
        <w:rPr>
          <w:noProof/>
        </w:rPr>
        <w:tab/>
        <w:t>Keshava Prasad TS</w:t>
      </w:r>
      <w:r w:rsidRPr="00BA6A0F">
        <w:rPr>
          <w:i/>
          <w:noProof/>
        </w:rPr>
        <w:t>, et al.</w:t>
      </w:r>
      <w:r w:rsidRPr="00BA6A0F">
        <w:rPr>
          <w:noProof/>
        </w:rPr>
        <w:t xml:space="preserve"> (2009) Human Protein Reference Database--2009 update. </w:t>
      </w:r>
      <w:r w:rsidRPr="00BA6A0F">
        <w:rPr>
          <w:i/>
          <w:noProof/>
        </w:rPr>
        <w:t>Nucleic Acids Res</w:t>
      </w:r>
      <w:r w:rsidRPr="00BA6A0F">
        <w:rPr>
          <w:noProof/>
        </w:rPr>
        <w:t xml:space="preserve"> 37(Database issue):D767-772.</w:t>
      </w:r>
    </w:p>
    <w:p w14:paraId="275D05BF" w14:textId="77777777" w:rsidR="00BA6A0F" w:rsidRPr="00BA6A0F" w:rsidRDefault="00BA6A0F" w:rsidP="00BA6A0F">
      <w:pPr>
        <w:pStyle w:val="EndNoteBibliography"/>
        <w:ind w:left="720" w:hanging="720"/>
        <w:rPr>
          <w:noProof/>
        </w:rPr>
      </w:pPr>
      <w:r w:rsidRPr="00BA6A0F">
        <w:rPr>
          <w:noProof/>
        </w:rPr>
        <w:t>31.</w:t>
      </w:r>
      <w:r w:rsidRPr="00BA6A0F">
        <w:rPr>
          <w:noProof/>
        </w:rPr>
        <w:tab/>
        <w:t>Orchard S</w:t>
      </w:r>
      <w:r w:rsidRPr="00BA6A0F">
        <w:rPr>
          <w:i/>
          <w:noProof/>
        </w:rPr>
        <w:t>, et al.</w:t>
      </w:r>
      <w:r w:rsidRPr="00BA6A0F">
        <w:rPr>
          <w:noProof/>
        </w:rPr>
        <w:t xml:space="preserve"> (2014) The MIntAct project--IntAct as a common curation platform for 11 molecular interaction databases. </w:t>
      </w:r>
      <w:r w:rsidRPr="00BA6A0F">
        <w:rPr>
          <w:i/>
          <w:noProof/>
        </w:rPr>
        <w:t>Nucleic Acids Res</w:t>
      </w:r>
      <w:r w:rsidRPr="00BA6A0F">
        <w:rPr>
          <w:noProof/>
        </w:rPr>
        <w:t xml:space="preserve"> 42(Database issue):D358-363.</w:t>
      </w:r>
    </w:p>
    <w:p w14:paraId="6E3B82BE" w14:textId="77777777" w:rsidR="00BA6A0F" w:rsidRPr="00BA6A0F" w:rsidRDefault="00BA6A0F" w:rsidP="00BA6A0F">
      <w:pPr>
        <w:pStyle w:val="EndNoteBibliography"/>
        <w:ind w:left="720" w:hanging="720"/>
        <w:rPr>
          <w:noProof/>
        </w:rPr>
      </w:pPr>
      <w:r w:rsidRPr="00BA6A0F">
        <w:rPr>
          <w:noProof/>
        </w:rPr>
        <w:t>32.</w:t>
      </w:r>
      <w:r w:rsidRPr="00BA6A0F">
        <w:rPr>
          <w:noProof/>
        </w:rPr>
        <w:tab/>
        <w:t>Licata L</w:t>
      </w:r>
      <w:r w:rsidRPr="00BA6A0F">
        <w:rPr>
          <w:i/>
          <w:noProof/>
        </w:rPr>
        <w:t>, et al.</w:t>
      </w:r>
      <w:r w:rsidRPr="00BA6A0F">
        <w:rPr>
          <w:noProof/>
        </w:rPr>
        <w:t xml:space="preserve"> (2012) MINT, the molecular interaction database: 2012 update. </w:t>
      </w:r>
      <w:r w:rsidRPr="00BA6A0F">
        <w:rPr>
          <w:i/>
          <w:noProof/>
        </w:rPr>
        <w:t>Nucleic Acids Res</w:t>
      </w:r>
      <w:r w:rsidRPr="00BA6A0F">
        <w:rPr>
          <w:noProof/>
        </w:rPr>
        <w:t xml:space="preserve"> 40(Database issue):D857-861.</w:t>
      </w:r>
    </w:p>
    <w:p w14:paraId="563FF063" w14:textId="77777777" w:rsidR="00BA6A0F" w:rsidRPr="00BA6A0F" w:rsidRDefault="00BA6A0F" w:rsidP="00BA6A0F">
      <w:pPr>
        <w:pStyle w:val="EndNoteBibliography"/>
        <w:ind w:left="720" w:hanging="720"/>
        <w:rPr>
          <w:noProof/>
        </w:rPr>
      </w:pPr>
      <w:r w:rsidRPr="00BA6A0F">
        <w:rPr>
          <w:noProof/>
        </w:rPr>
        <w:t>33.</w:t>
      </w:r>
      <w:r w:rsidRPr="00BA6A0F">
        <w:rPr>
          <w:noProof/>
        </w:rPr>
        <w:tab/>
        <w:t>Croft D</w:t>
      </w:r>
      <w:r w:rsidRPr="00BA6A0F">
        <w:rPr>
          <w:i/>
          <w:noProof/>
        </w:rPr>
        <w:t>, et al.</w:t>
      </w:r>
      <w:r w:rsidRPr="00BA6A0F">
        <w:rPr>
          <w:noProof/>
        </w:rPr>
        <w:t xml:space="preserve"> (2014) The Reactome pathway knowledgebase. </w:t>
      </w:r>
      <w:r w:rsidRPr="00BA6A0F">
        <w:rPr>
          <w:i/>
          <w:noProof/>
        </w:rPr>
        <w:t>Nucleic Acids Res</w:t>
      </w:r>
      <w:r w:rsidRPr="00BA6A0F">
        <w:rPr>
          <w:noProof/>
        </w:rPr>
        <w:t xml:space="preserve"> 42(Database issue):D472-477.</w:t>
      </w:r>
    </w:p>
    <w:p w14:paraId="0E71FE2C" w14:textId="77777777" w:rsidR="00BA6A0F" w:rsidRPr="00BA6A0F" w:rsidRDefault="00BA6A0F" w:rsidP="00BA6A0F">
      <w:pPr>
        <w:pStyle w:val="EndNoteBibliography"/>
        <w:ind w:left="720" w:hanging="720"/>
        <w:rPr>
          <w:noProof/>
        </w:rPr>
      </w:pPr>
      <w:r w:rsidRPr="00BA6A0F">
        <w:rPr>
          <w:noProof/>
        </w:rPr>
        <w:t>34.</w:t>
      </w:r>
      <w:r w:rsidRPr="00BA6A0F">
        <w:rPr>
          <w:noProof/>
        </w:rPr>
        <w:tab/>
        <w:t xml:space="preserve">Das J, Mohammed J, &amp; Yu H (2012) Genome-scale analysis of interaction dynamics reveals organization of biological networks. </w:t>
      </w:r>
      <w:r w:rsidRPr="00BA6A0F">
        <w:rPr>
          <w:i/>
          <w:noProof/>
        </w:rPr>
        <w:t>Bioinformatics</w:t>
      </w:r>
      <w:r w:rsidRPr="00BA6A0F">
        <w:rPr>
          <w:noProof/>
        </w:rPr>
        <w:t xml:space="preserve"> 28(14):1873-1878.</w:t>
      </w:r>
    </w:p>
    <w:p w14:paraId="37CD21A7" w14:textId="77777777" w:rsidR="00BA6A0F" w:rsidRPr="00BA6A0F" w:rsidRDefault="00BA6A0F" w:rsidP="00BA6A0F">
      <w:pPr>
        <w:pStyle w:val="EndNoteBibliography"/>
        <w:ind w:left="720" w:hanging="720"/>
        <w:rPr>
          <w:noProof/>
        </w:rPr>
      </w:pPr>
      <w:r w:rsidRPr="00BA6A0F">
        <w:rPr>
          <w:noProof/>
        </w:rPr>
        <w:t>35.</w:t>
      </w:r>
      <w:r w:rsidRPr="00BA6A0F">
        <w:rPr>
          <w:noProof/>
        </w:rPr>
        <w:tab/>
        <w:t xml:space="preserve">Durmus Tekir SD &amp; Uelgen K (2013) Systems biology of pathogen-host interaction: Networks of protein-protein interaction within pathogens and </w:t>
      </w:r>
      <w:r w:rsidRPr="00BA6A0F">
        <w:rPr>
          <w:noProof/>
        </w:rPr>
        <w:lastRenderedPageBreak/>
        <w:t xml:space="preserve">pathogen-human interactions in the post-genomic era. </w:t>
      </w:r>
      <w:r w:rsidRPr="00BA6A0F">
        <w:rPr>
          <w:i/>
          <w:noProof/>
        </w:rPr>
        <w:t>Biotechn. J.</w:t>
      </w:r>
      <w:r w:rsidRPr="00BA6A0F">
        <w:rPr>
          <w:noProof/>
        </w:rPr>
        <w:t xml:space="preserve"> 8(1):85-96.</w:t>
      </w:r>
    </w:p>
    <w:p w14:paraId="4DACD286" w14:textId="77777777" w:rsidR="00BA6A0F" w:rsidRPr="00BA6A0F" w:rsidRDefault="00BA6A0F" w:rsidP="00BA6A0F">
      <w:pPr>
        <w:pStyle w:val="EndNoteBibliography"/>
        <w:ind w:left="720" w:hanging="720"/>
        <w:rPr>
          <w:noProof/>
        </w:rPr>
      </w:pPr>
      <w:r w:rsidRPr="00BA6A0F">
        <w:rPr>
          <w:noProof/>
        </w:rPr>
        <w:t>36.</w:t>
      </w:r>
      <w:r w:rsidRPr="00BA6A0F">
        <w:rPr>
          <w:noProof/>
        </w:rPr>
        <w:tab/>
        <w:t xml:space="preserve">Arnold R, Boonen K, Sun MG, &amp; Kim PM (2012) Computational analysis of interactomes: current and future perspectives for bioinformatics approaches to model the host-pathogen interaction space. </w:t>
      </w:r>
      <w:r w:rsidRPr="00BA6A0F">
        <w:rPr>
          <w:i/>
          <w:noProof/>
        </w:rPr>
        <w:t>Methods</w:t>
      </w:r>
      <w:r w:rsidRPr="00BA6A0F">
        <w:rPr>
          <w:noProof/>
        </w:rPr>
        <w:t xml:space="preserve"> 57(4):508-518.</w:t>
      </w:r>
    </w:p>
    <w:p w14:paraId="373EB812" w14:textId="77777777" w:rsidR="00BA6A0F" w:rsidRPr="00BA6A0F" w:rsidRDefault="00BA6A0F" w:rsidP="00BA6A0F">
      <w:pPr>
        <w:pStyle w:val="EndNoteBibliography"/>
        <w:ind w:left="720" w:hanging="720"/>
        <w:rPr>
          <w:noProof/>
        </w:rPr>
      </w:pPr>
      <w:r w:rsidRPr="00BA6A0F">
        <w:rPr>
          <w:noProof/>
        </w:rPr>
        <w:t>37.</w:t>
      </w:r>
      <w:r w:rsidRPr="00BA6A0F">
        <w:rPr>
          <w:noProof/>
        </w:rPr>
        <w:tab/>
        <w:t xml:space="preserve">Korth MJ, Tchitchek N, Benecke AG, &amp; Katze MG (2013) Systems approaches to influenza-virus host interactions and the pathogenesis of highly virulent and pandemic viruses. </w:t>
      </w:r>
      <w:r w:rsidRPr="00BA6A0F">
        <w:rPr>
          <w:i/>
          <w:noProof/>
        </w:rPr>
        <w:t>Semin Immunol</w:t>
      </w:r>
      <w:r w:rsidRPr="00BA6A0F">
        <w:rPr>
          <w:noProof/>
        </w:rPr>
        <w:t xml:space="preserve"> 25(3):228-239.</w:t>
      </w:r>
    </w:p>
    <w:p w14:paraId="4B5A94D9" w14:textId="77777777" w:rsidR="00BA6A0F" w:rsidRPr="00BA6A0F" w:rsidRDefault="00BA6A0F" w:rsidP="00BA6A0F">
      <w:pPr>
        <w:pStyle w:val="EndNoteBibliography"/>
        <w:ind w:left="720" w:hanging="720"/>
        <w:rPr>
          <w:noProof/>
        </w:rPr>
      </w:pPr>
      <w:r w:rsidRPr="00BA6A0F">
        <w:rPr>
          <w:noProof/>
        </w:rPr>
        <w:t>38.</w:t>
      </w:r>
      <w:r w:rsidRPr="00BA6A0F">
        <w:rPr>
          <w:noProof/>
        </w:rPr>
        <w:tab/>
        <w:t xml:space="preserve">Nourani E, Khunjush F, &amp; Durmus S (2015) Computational approaches for prediction of pathogen-host protein-protein interactions. </w:t>
      </w:r>
      <w:r w:rsidRPr="00BA6A0F">
        <w:rPr>
          <w:i/>
          <w:noProof/>
        </w:rPr>
        <w:t>Front Microbiol</w:t>
      </w:r>
      <w:r w:rsidRPr="00BA6A0F">
        <w:rPr>
          <w:noProof/>
        </w:rPr>
        <w:t xml:space="preserve"> 6:94.</w:t>
      </w:r>
    </w:p>
    <w:p w14:paraId="2B4E59CA" w14:textId="77777777" w:rsidR="00BA6A0F" w:rsidRPr="00BA6A0F" w:rsidRDefault="00BA6A0F" w:rsidP="00BA6A0F">
      <w:pPr>
        <w:pStyle w:val="EndNoteBibliography"/>
        <w:ind w:left="720" w:hanging="720"/>
        <w:rPr>
          <w:noProof/>
        </w:rPr>
      </w:pPr>
      <w:r w:rsidRPr="00BA6A0F">
        <w:rPr>
          <w:noProof/>
        </w:rPr>
        <w:t>39.</w:t>
      </w:r>
      <w:r w:rsidRPr="00BA6A0F">
        <w:rPr>
          <w:noProof/>
        </w:rPr>
        <w:tab/>
        <w:t xml:space="preserve">Dyer MD, Murali TM, &amp; Sobral BW (2011) Supervised learning and prediction of physical interactions between human and HIV proteins. </w:t>
      </w:r>
      <w:r w:rsidRPr="00BA6A0F">
        <w:rPr>
          <w:i/>
          <w:noProof/>
        </w:rPr>
        <w:t>Infect Genet Evol</w:t>
      </w:r>
      <w:r w:rsidRPr="00BA6A0F">
        <w:rPr>
          <w:noProof/>
        </w:rPr>
        <w:t xml:space="preserve"> 11(5):917-923.</w:t>
      </w:r>
    </w:p>
    <w:p w14:paraId="23B59864" w14:textId="77777777" w:rsidR="00BA6A0F" w:rsidRPr="00BA6A0F" w:rsidRDefault="00BA6A0F" w:rsidP="00BA6A0F">
      <w:pPr>
        <w:pStyle w:val="EndNoteBibliography"/>
        <w:ind w:left="720" w:hanging="720"/>
        <w:rPr>
          <w:noProof/>
        </w:rPr>
      </w:pPr>
      <w:r w:rsidRPr="00BA6A0F">
        <w:rPr>
          <w:noProof/>
        </w:rPr>
        <w:t>40.</w:t>
      </w:r>
      <w:r w:rsidRPr="00BA6A0F">
        <w:rPr>
          <w:noProof/>
        </w:rPr>
        <w:tab/>
        <w:t xml:space="preserve">Dyer MD, Murali TM, &amp; Sobral BW (2008) The landscape of human proteins interacting with viruses and other pathogens. </w:t>
      </w:r>
      <w:r w:rsidRPr="00BA6A0F">
        <w:rPr>
          <w:i/>
          <w:noProof/>
        </w:rPr>
        <w:t>PLoS Pathog</w:t>
      </w:r>
      <w:r w:rsidRPr="00BA6A0F">
        <w:rPr>
          <w:noProof/>
        </w:rPr>
        <w:t xml:space="preserve"> 4(2):e32.</w:t>
      </w:r>
    </w:p>
    <w:p w14:paraId="17088D15" w14:textId="77777777" w:rsidR="00BA6A0F" w:rsidRPr="00BA6A0F" w:rsidRDefault="00BA6A0F" w:rsidP="00BA6A0F">
      <w:pPr>
        <w:pStyle w:val="EndNoteBibliography"/>
        <w:ind w:left="720" w:hanging="720"/>
        <w:rPr>
          <w:noProof/>
        </w:rPr>
      </w:pPr>
      <w:r w:rsidRPr="00BA6A0F">
        <w:rPr>
          <w:noProof/>
        </w:rPr>
        <w:t>41.</w:t>
      </w:r>
      <w:r w:rsidRPr="00BA6A0F">
        <w:rPr>
          <w:noProof/>
        </w:rPr>
        <w:tab/>
        <w:t xml:space="preserve">Ishitsuka M, Akutsu T, &amp; Nacher JC (2016) Critical controllability in proteome-wide protein interaction network integrating transcriptome. </w:t>
      </w:r>
      <w:r w:rsidRPr="00BA6A0F">
        <w:rPr>
          <w:i/>
          <w:noProof/>
        </w:rPr>
        <w:t>Scientific reports</w:t>
      </w:r>
      <w:r w:rsidRPr="00BA6A0F">
        <w:rPr>
          <w:noProof/>
        </w:rPr>
        <w:t xml:space="preserve"> 6:23541.</w:t>
      </w:r>
    </w:p>
    <w:p w14:paraId="1CB67559" w14:textId="77777777" w:rsidR="00BA6A0F" w:rsidRPr="00BA6A0F" w:rsidRDefault="00BA6A0F" w:rsidP="00BA6A0F">
      <w:pPr>
        <w:pStyle w:val="EndNoteBibliography"/>
        <w:ind w:left="720" w:hanging="720"/>
        <w:rPr>
          <w:noProof/>
        </w:rPr>
      </w:pPr>
      <w:r w:rsidRPr="00BA6A0F">
        <w:rPr>
          <w:noProof/>
        </w:rPr>
        <w:t>42.</w:t>
      </w:r>
      <w:r w:rsidRPr="00BA6A0F">
        <w:rPr>
          <w:noProof/>
        </w:rPr>
        <w:tab/>
        <w:t xml:space="preserve">Nacher JC &amp; Akutsu T (2014) Analysis of critical and redundant nodes in controlling directed and undirected complex networks using dominating sets. </w:t>
      </w:r>
      <w:r w:rsidRPr="00BA6A0F">
        <w:rPr>
          <w:i/>
          <w:noProof/>
        </w:rPr>
        <w:t>J. Compl. Networks</w:t>
      </w:r>
      <w:r w:rsidRPr="00BA6A0F">
        <w:rPr>
          <w:noProof/>
        </w:rPr>
        <w:t xml:space="preserve"> 2(4):394-412.</w:t>
      </w:r>
    </w:p>
    <w:p w14:paraId="4BE642B3" w14:textId="77777777" w:rsidR="00BA6A0F" w:rsidRPr="00BA6A0F" w:rsidRDefault="00BA6A0F" w:rsidP="00BA6A0F">
      <w:pPr>
        <w:pStyle w:val="EndNoteBibliography"/>
        <w:ind w:left="720" w:hanging="720"/>
        <w:rPr>
          <w:noProof/>
        </w:rPr>
      </w:pPr>
      <w:r w:rsidRPr="00BA6A0F">
        <w:rPr>
          <w:noProof/>
        </w:rPr>
        <w:t>43.</w:t>
      </w:r>
      <w:r w:rsidRPr="00BA6A0F">
        <w:rPr>
          <w:noProof/>
        </w:rPr>
        <w:tab/>
        <w:t xml:space="preserve">Wuchty S (2014) Controllability in protein interaction networks. </w:t>
      </w:r>
      <w:r w:rsidRPr="00BA6A0F">
        <w:rPr>
          <w:i/>
          <w:noProof/>
        </w:rPr>
        <w:t>Proc Natl Acad Sci U S A</w:t>
      </w:r>
      <w:r w:rsidRPr="00BA6A0F">
        <w:rPr>
          <w:noProof/>
        </w:rPr>
        <w:t xml:space="preserve"> 111(19):7156-7160.</w:t>
      </w:r>
    </w:p>
    <w:p w14:paraId="2F5E92EF" w14:textId="77777777" w:rsidR="00BA6A0F" w:rsidRPr="00BA6A0F" w:rsidRDefault="00BA6A0F" w:rsidP="00BA6A0F">
      <w:pPr>
        <w:pStyle w:val="EndNoteBibliography"/>
        <w:ind w:left="720" w:hanging="720"/>
        <w:rPr>
          <w:noProof/>
        </w:rPr>
      </w:pPr>
      <w:r w:rsidRPr="00BA6A0F">
        <w:rPr>
          <w:noProof/>
        </w:rPr>
        <w:t>44.</w:t>
      </w:r>
      <w:r w:rsidRPr="00BA6A0F">
        <w:rPr>
          <w:noProof/>
        </w:rPr>
        <w:tab/>
        <w:t xml:space="preserve">Khuri S &amp; Wuchty S (2015) Essentiality and centrality in protein interaction networks revisited. </w:t>
      </w:r>
      <w:r w:rsidRPr="00BA6A0F">
        <w:rPr>
          <w:i/>
          <w:noProof/>
        </w:rPr>
        <w:t>BMC bioinformatics</w:t>
      </w:r>
      <w:r w:rsidRPr="00BA6A0F">
        <w:rPr>
          <w:noProof/>
        </w:rPr>
        <w:t xml:space="preserve"> 16:109.</w:t>
      </w:r>
    </w:p>
    <w:p w14:paraId="68A9CB3E" w14:textId="77777777" w:rsidR="00BA6A0F" w:rsidRPr="00BA6A0F" w:rsidRDefault="00BA6A0F" w:rsidP="00BA6A0F">
      <w:pPr>
        <w:pStyle w:val="EndNoteBibliography"/>
        <w:ind w:left="720" w:hanging="720"/>
        <w:rPr>
          <w:noProof/>
        </w:rPr>
      </w:pPr>
      <w:r w:rsidRPr="00BA6A0F">
        <w:rPr>
          <w:noProof/>
        </w:rPr>
        <w:t>45.</w:t>
      </w:r>
      <w:r w:rsidRPr="00BA6A0F">
        <w:rPr>
          <w:noProof/>
        </w:rPr>
        <w:tab/>
        <w:t xml:space="preserve">Wuchty S, Boltz T, &amp; Kucuk-McGinty H (2017) Links between critical proteins drive the controllability of protein interaction networks. </w:t>
      </w:r>
      <w:r w:rsidRPr="00BA6A0F">
        <w:rPr>
          <w:i/>
          <w:noProof/>
        </w:rPr>
        <w:t>Proteomics</w:t>
      </w:r>
      <w:r w:rsidRPr="00BA6A0F">
        <w:rPr>
          <w:noProof/>
        </w:rPr>
        <w:t>.</w:t>
      </w:r>
    </w:p>
    <w:p w14:paraId="3A95E279" w14:textId="77777777" w:rsidR="00BA6A0F" w:rsidRPr="00BA6A0F" w:rsidRDefault="00BA6A0F" w:rsidP="00BA6A0F">
      <w:pPr>
        <w:pStyle w:val="EndNoteBibliography"/>
        <w:ind w:left="720" w:hanging="720"/>
        <w:rPr>
          <w:noProof/>
        </w:rPr>
      </w:pPr>
      <w:r w:rsidRPr="00BA6A0F">
        <w:rPr>
          <w:noProof/>
        </w:rPr>
        <w:t>46.</w:t>
      </w:r>
      <w:r w:rsidRPr="00BA6A0F">
        <w:rPr>
          <w:noProof/>
        </w:rPr>
        <w:tab/>
        <w:t xml:space="preserve">Mariano R, Khuri S, Uetz P, &amp; Wuchty S (2016) Local Action with Global Impact: Highly Similar Infection Patterns of Human Viruses and Bacteriophages. </w:t>
      </w:r>
      <w:r w:rsidRPr="00BA6A0F">
        <w:rPr>
          <w:i/>
          <w:noProof/>
        </w:rPr>
        <w:t>mSystems</w:t>
      </w:r>
      <w:r w:rsidRPr="00BA6A0F">
        <w:rPr>
          <w:noProof/>
        </w:rPr>
        <w:t xml:space="preserve"> 1(2).</w:t>
      </w:r>
    </w:p>
    <w:p w14:paraId="0F3D5D5B" w14:textId="77777777" w:rsidR="00BA6A0F" w:rsidRPr="00BA6A0F" w:rsidRDefault="00BA6A0F" w:rsidP="00BA6A0F">
      <w:pPr>
        <w:pStyle w:val="EndNoteBibliography"/>
        <w:ind w:left="720" w:hanging="720"/>
        <w:rPr>
          <w:noProof/>
        </w:rPr>
      </w:pPr>
      <w:r w:rsidRPr="00BA6A0F">
        <w:rPr>
          <w:noProof/>
        </w:rPr>
        <w:t>47.</w:t>
      </w:r>
      <w:r w:rsidRPr="00BA6A0F">
        <w:rPr>
          <w:noProof/>
        </w:rPr>
        <w:tab/>
        <w:t xml:space="preserve">Dix A, Vlaic S, Guthke R, &amp; Linde J (2016) Use of systems biology to decipher host-pathogen interaction networks and predict biomarkers. </w:t>
      </w:r>
      <w:r w:rsidRPr="00BA6A0F">
        <w:rPr>
          <w:i/>
          <w:noProof/>
        </w:rPr>
        <w:t>Clin Microbiol Infect</w:t>
      </w:r>
      <w:r w:rsidRPr="00BA6A0F">
        <w:rPr>
          <w:noProof/>
        </w:rPr>
        <w:t xml:space="preserve"> 22(7):600-606.</w:t>
      </w:r>
    </w:p>
    <w:p w14:paraId="7CF35BF5" w14:textId="77777777" w:rsidR="00BA6A0F" w:rsidRPr="00BA6A0F" w:rsidRDefault="00BA6A0F" w:rsidP="00BA6A0F">
      <w:pPr>
        <w:pStyle w:val="EndNoteBibliography"/>
        <w:ind w:left="720" w:hanging="720"/>
        <w:rPr>
          <w:noProof/>
        </w:rPr>
      </w:pPr>
      <w:r w:rsidRPr="00BA6A0F">
        <w:rPr>
          <w:noProof/>
        </w:rPr>
        <w:t>48.</w:t>
      </w:r>
      <w:r w:rsidRPr="00BA6A0F">
        <w:rPr>
          <w:noProof/>
        </w:rPr>
        <w:tab/>
        <w:t>Sharma A</w:t>
      </w:r>
      <w:r w:rsidRPr="00BA6A0F">
        <w:rPr>
          <w:i/>
          <w:noProof/>
        </w:rPr>
        <w:t>, et al.</w:t>
      </w:r>
      <w:r w:rsidRPr="00BA6A0F">
        <w:rPr>
          <w:noProof/>
        </w:rPr>
        <w:t xml:space="preserve"> (2015) A disease module in the interactome explains disease heterogeneity, drug response and captures novel pathways and genes in asthma. </w:t>
      </w:r>
      <w:r w:rsidRPr="00BA6A0F">
        <w:rPr>
          <w:i/>
          <w:noProof/>
        </w:rPr>
        <w:t>Hum Mol Genet</w:t>
      </w:r>
      <w:r w:rsidRPr="00BA6A0F">
        <w:rPr>
          <w:noProof/>
        </w:rPr>
        <w:t xml:space="preserve"> 24(11):3005-3020.</w:t>
      </w:r>
    </w:p>
    <w:p w14:paraId="098F59FC" w14:textId="77777777" w:rsidR="00BA6A0F" w:rsidRPr="00BA6A0F" w:rsidRDefault="00BA6A0F" w:rsidP="00BA6A0F">
      <w:pPr>
        <w:pStyle w:val="EndNoteBibliography"/>
        <w:ind w:left="720" w:hanging="720"/>
        <w:rPr>
          <w:noProof/>
        </w:rPr>
      </w:pPr>
      <w:r w:rsidRPr="00BA6A0F">
        <w:rPr>
          <w:noProof/>
        </w:rPr>
        <w:t>49.</w:t>
      </w:r>
      <w:r w:rsidRPr="00BA6A0F">
        <w:rPr>
          <w:noProof/>
        </w:rPr>
        <w:tab/>
        <w:t>Barrenas F</w:t>
      </w:r>
      <w:r w:rsidRPr="00BA6A0F">
        <w:rPr>
          <w:i/>
          <w:noProof/>
        </w:rPr>
        <w:t>, et al.</w:t>
      </w:r>
      <w:r w:rsidRPr="00BA6A0F">
        <w:rPr>
          <w:noProof/>
        </w:rPr>
        <w:t xml:space="preserve"> (2012) Highly interconnected genes in disease-specific networks are enriched for disease-associated polymorphisms. </w:t>
      </w:r>
      <w:r w:rsidRPr="00BA6A0F">
        <w:rPr>
          <w:i/>
          <w:noProof/>
        </w:rPr>
        <w:t>Genome Biol</w:t>
      </w:r>
      <w:r w:rsidRPr="00BA6A0F">
        <w:rPr>
          <w:noProof/>
        </w:rPr>
        <w:t xml:space="preserve"> 13(6):R46.</w:t>
      </w:r>
    </w:p>
    <w:p w14:paraId="2B0282DA" w14:textId="77777777" w:rsidR="00BA6A0F" w:rsidRPr="00BA6A0F" w:rsidRDefault="00BA6A0F" w:rsidP="00BA6A0F">
      <w:pPr>
        <w:pStyle w:val="EndNoteBibliography"/>
        <w:ind w:left="720" w:hanging="720"/>
        <w:rPr>
          <w:noProof/>
        </w:rPr>
      </w:pPr>
      <w:r w:rsidRPr="00BA6A0F">
        <w:rPr>
          <w:noProof/>
        </w:rPr>
        <w:t>50.</w:t>
      </w:r>
      <w:r w:rsidRPr="00BA6A0F">
        <w:rPr>
          <w:noProof/>
        </w:rPr>
        <w:tab/>
        <w:t>Gustafsson M</w:t>
      </w:r>
      <w:r w:rsidRPr="00BA6A0F">
        <w:rPr>
          <w:i/>
          <w:noProof/>
        </w:rPr>
        <w:t>, et al.</w:t>
      </w:r>
      <w:r w:rsidRPr="00BA6A0F">
        <w:rPr>
          <w:noProof/>
        </w:rPr>
        <w:t xml:space="preserve"> (2014) Integrated genomic and prospective clinical studies show the importance of modular pleiotropy for disease susceptibility, diagnosis and treatment. </w:t>
      </w:r>
      <w:r w:rsidRPr="00BA6A0F">
        <w:rPr>
          <w:i/>
          <w:noProof/>
        </w:rPr>
        <w:t>Genome Med</w:t>
      </w:r>
      <w:r w:rsidRPr="00BA6A0F">
        <w:rPr>
          <w:noProof/>
        </w:rPr>
        <w:t xml:space="preserve"> 6(2):17.</w:t>
      </w:r>
    </w:p>
    <w:p w14:paraId="3CDCC739" w14:textId="77777777" w:rsidR="00BA6A0F" w:rsidRPr="00BA6A0F" w:rsidRDefault="00BA6A0F" w:rsidP="00BA6A0F">
      <w:pPr>
        <w:pStyle w:val="EndNoteBibliography"/>
        <w:ind w:left="720" w:hanging="720"/>
        <w:rPr>
          <w:noProof/>
        </w:rPr>
      </w:pPr>
      <w:r w:rsidRPr="00BA6A0F">
        <w:rPr>
          <w:noProof/>
        </w:rPr>
        <w:t>51.</w:t>
      </w:r>
      <w:r w:rsidRPr="00BA6A0F">
        <w:rPr>
          <w:noProof/>
        </w:rPr>
        <w:tab/>
        <w:t>Menche J</w:t>
      </w:r>
      <w:r w:rsidRPr="00BA6A0F">
        <w:rPr>
          <w:i/>
          <w:noProof/>
        </w:rPr>
        <w:t>, et al.</w:t>
      </w:r>
      <w:r w:rsidRPr="00BA6A0F">
        <w:rPr>
          <w:noProof/>
        </w:rPr>
        <w:t xml:space="preserve"> (2015) Disease networks. Uncovering disease-disease relationships through the incomplete interactome. </w:t>
      </w:r>
      <w:r w:rsidRPr="00BA6A0F">
        <w:rPr>
          <w:i/>
          <w:noProof/>
        </w:rPr>
        <w:t>Science</w:t>
      </w:r>
      <w:r w:rsidRPr="00BA6A0F">
        <w:rPr>
          <w:noProof/>
        </w:rPr>
        <w:t xml:space="preserve"> 347(6224):1257601.</w:t>
      </w:r>
    </w:p>
    <w:p w14:paraId="5C95A6F9" w14:textId="77777777" w:rsidR="00BA6A0F" w:rsidRPr="00BA6A0F" w:rsidRDefault="00BA6A0F" w:rsidP="00BA6A0F">
      <w:pPr>
        <w:pStyle w:val="EndNoteBibliography"/>
        <w:ind w:left="720" w:hanging="720"/>
        <w:rPr>
          <w:noProof/>
        </w:rPr>
      </w:pPr>
      <w:r w:rsidRPr="00BA6A0F">
        <w:rPr>
          <w:noProof/>
        </w:rPr>
        <w:lastRenderedPageBreak/>
        <w:t>52.</w:t>
      </w:r>
      <w:r w:rsidRPr="00BA6A0F">
        <w:rPr>
          <w:noProof/>
        </w:rPr>
        <w:tab/>
        <w:t>Tatusov RL</w:t>
      </w:r>
      <w:r w:rsidRPr="00BA6A0F">
        <w:rPr>
          <w:i/>
          <w:noProof/>
        </w:rPr>
        <w:t>, et al.</w:t>
      </w:r>
      <w:r w:rsidRPr="00BA6A0F">
        <w:rPr>
          <w:noProof/>
        </w:rPr>
        <w:t xml:space="preserve"> (2003) The COG database: an updated version includes eukaryotes. </w:t>
      </w:r>
      <w:r w:rsidRPr="00BA6A0F">
        <w:rPr>
          <w:i/>
          <w:noProof/>
        </w:rPr>
        <w:t>BMC bioinformatics</w:t>
      </w:r>
      <w:r w:rsidRPr="00BA6A0F">
        <w:rPr>
          <w:noProof/>
        </w:rPr>
        <w:t xml:space="preserve"> 4:41.</w:t>
      </w:r>
    </w:p>
    <w:p w14:paraId="14EDC658" w14:textId="77777777" w:rsidR="00BA6A0F" w:rsidRPr="00BA6A0F" w:rsidRDefault="00BA6A0F" w:rsidP="00BA6A0F">
      <w:pPr>
        <w:pStyle w:val="EndNoteBibliography"/>
        <w:ind w:left="720" w:hanging="720"/>
        <w:rPr>
          <w:noProof/>
        </w:rPr>
      </w:pPr>
      <w:r w:rsidRPr="00BA6A0F">
        <w:rPr>
          <w:noProof/>
        </w:rPr>
        <w:t>53.</w:t>
      </w:r>
      <w:r w:rsidRPr="00BA6A0F">
        <w:rPr>
          <w:noProof/>
        </w:rPr>
        <w:tab/>
        <w:t>Franceschini A</w:t>
      </w:r>
      <w:r w:rsidRPr="00BA6A0F">
        <w:rPr>
          <w:i/>
          <w:noProof/>
        </w:rPr>
        <w:t>, et al.</w:t>
      </w:r>
      <w:r w:rsidRPr="00BA6A0F">
        <w:rPr>
          <w:noProof/>
        </w:rPr>
        <w:t xml:space="preserve"> (2013) STRING v9.1: protein-protein interaction networks, with increased coverage and integration. </w:t>
      </w:r>
      <w:r w:rsidRPr="00BA6A0F">
        <w:rPr>
          <w:i/>
          <w:noProof/>
        </w:rPr>
        <w:t>Nucleic acids research</w:t>
      </w:r>
      <w:r w:rsidRPr="00BA6A0F">
        <w:rPr>
          <w:noProof/>
        </w:rPr>
        <w:t xml:space="preserve"> 41(Database issue):D808-815.</w:t>
      </w:r>
    </w:p>
    <w:p w14:paraId="01C7B50D" w14:textId="77777777" w:rsidR="00BA6A0F" w:rsidRPr="00BA6A0F" w:rsidRDefault="00BA6A0F" w:rsidP="00BA6A0F">
      <w:pPr>
        <w:pStyle w:val="EndNoteBibliography"/>
        <w:ind w:left="720" w:hanging="720"/>
        <w:rPr>
          <w:noProof/>
        </w:rPr>
      </w:pPr>
      <w:r w:rsidRPr="00BA6A0F">
        <w:rPr>
          <w:noProof/>
        </w:rPr>
        <w:t>54.</w:t>
      </w:r>
      <w:r w:rsidRPr="00BA6A0F">
        <w:rPr>
          <w:noProof/>
        </w:rPr>
        <w:tab/>
        <w:t xml:space="preserve">Brito AF &amp; Pinney JW (2017) Protein-Protein Interactions in Virus-Host Systems. </w:t>
      </w:r>
      <w:r w:rsidRPr="00BA6A0F">
        <w:rPr>
          <w:i/>
          <w:noProof/>
        </w:rPr>
        <w:t>Front Microbiol</w:t>
      </w:r>
      <w:r w:rsidRPr="00BA6A0F">
        <w:rPr>
          <w:noProof/>
        </w:rPr>
        <w:t xml:space="preserve"> 8:1557.</w:t>
      </w:r>
    </w:p>
    <w:p w14:paraId="4C453882" w14:textId="77777777" w:rsidR="00BA6A0F" w:rsidRPr="00BA6A0F" w:rsidRDefault="00BA6A0F" w:rsidP="00BA6A0F">
      <w:pPr>
        <w:pStyle w:val="EndNoteBibliography"/>
        <w:ind w:left="720" w:hanging="720"/>
        <w:rPr>
          <w:noProof/>
        </w:rPr>
      </w:pPr>
      <w:r w:rsidRPr="00BA6A0F">
        <w:rPr>
          <w:noProof/>
        </w:rPr>
        <w:t>55.</w:t>
      </w:r>
      <w:r w:rsidRPr="00BA6A0F">
        <w:rPr>
          <w:noProof/>
        </w:rPr>
        <w:tab/>
        <w:t xml:space="preserve">Navratil V, de Chassey B, Combe CR, &amp; Lotteau V (2011) When the human viral infectome and diseasome networks collide: towards a systems biology platform for the aetiology of human diseases. </w:t>
      </w:r>
      <w:r w:rsidRPr="00BA6A0F">
        <w:rPr>
          <w:i/>
          <w:noProof/>
        </w:rPr>
        <w:t>BMC Syst Biol</w:t>
      </w:r>
      <w:r w:rsidRPr="00BA6A0F">
        <w:rPr>
          <w:noProof/>
        </w:rPr>
        <w:t xml:space="preserve"> 5:13.</w:t>
      </w:r>
    </w:p>
    <w:p w14:paraId="4F1EC44B" w14:textId="77777777" w:rsidR="00BA6A0F" w:rsidRPr="00BA6A0F" w:rsidRDefault="00BA6A0F" w:rsidP="00BA6A0F">
      <w:pPr>
        <w:pStyle w:val="EndNoteBibliography"/>
        <w:ind w:left="720" w:hanging="720"/>
        <w:rPr>
          <w:noProof/>
        </w:rPr>
      </w:pPr>
      <w:r w:rsidRPr="00BA6A0F">
        <w:rPr>
          <w:noProof/>
        </w:rPr>
        <w:t>56.</w:t>
      </w:r>
      <w:r w:rsidRPr="00BA6A0F">
        <w:rPr>
          <w:noProof/>
        </w:rPr>
        <w:tab/>
        <w:t xml:space="preserve">Morales-Sanchez A &amp; Fuentes-Panana EM (2014) Human viruses and cancer. </w:t>
      </w:r>
      <w:r w:rsidRPr="00BA6A0F">
        <w:rPr>
          <w:i/>
          <w:noProof/>
        </w:rPr>
        <w:t>Viruses</w:t>
      </w:r>
      <w:r w:rsidRPr="00BA6A0F">
        <w:rPr>
          <w:noProof/>
        </w:rPr>
        <w:t xml:space="preserve"> 6(10):4047-4079.</w:t>
      </w:r>
    </w:p>
    <w:p w14:paraId="1B3E1853" w14:textId="77777777" w:rsidR="00BA6A0F" w:rsidRPr="00BA6A0F" w:rsidRDefault="00BA6A0F" w:rsidP="00BA6A0F">
      <w:pPr>
        <w:pStyle w:val="EndNoteBibliography"/>
        <w:ind w:left="720" w:hanging="720"/>
        <w:rPr>
          <w:noProof/>
        </w:rPr>
      </w:pPr>
      <w:r w:rsidRPr="00BA6A0F">
        <w:rPr>
          <w:noProof/>
        </w:rPr>
        <w:t>57.</w:t>
      </w:r>
      <w:r w:rsidRPr="00BA6A0F">
        <w:rPr>
          <w:noProof/>
        </w:rPr>
        <w:tab/>
        <w:t>Gulbahce N</w:t>
      </w:r>
      <w:r w:rsidRPr="00BA6A0F">
        <w:rPr>
          <w:i/>
          <w:noProof/>
        </w:rPr>
        <w:t>, et al.</w:t>
      </w:r>
      <w:r w:rsidRPr="00BA6A0F">
        <w:rPr>
          <w:noProof/>
        </w:rPr>
        <w:t xml:space="preserve"> (2012) Viral perturbations of host networks reflect disease etiology. </w:t>
      </w:r>
      <w:r w:rsidRPr="00BA6A0F">
        <w:rPr>
          <w:i/>
          <w:noProof/>
        </w:rPr>
        <w:t>PLoS Comput Biol</w:t>
      </w:r>
      <w:r w:rsidRPr="00BA6A0F">
        <w:rPr>
          <w:noProof/>
        </w:rPr>
        <w:t xml:space="preserve"> 8(6):e1002531.</w:t>
      </w:r>
    </w:p>
    <w:p w14:paraId="4400DC59" w14:textId="77777777" w:rsidR="00BA6A0F" w:rsidRPr="00BA6A0F" w:rsidRDefault="00BA6A0F" w:rsidP="00BA6A0F">
      <w:pPr>
        <w:pStyle w:val="EndNoteBibliography"/>
        <w:ind w:left="720" w:hanging="720"/>
        <w:rPr>
          <w:noProof/>
        </w:rPr>
      </w:pPr>
      <w:r w:rsidRPr="00BA6A0F">
        <w:rPr>
          <w:noProof/>
        </w:rPr>
        <w:t>58.</w:t>
      </w:r>
      <w:r w:rsidRPr="00BA6A0F">
        <w:rPr>
          <w:noProof/>
        </w:rPr>
        <w:tab/>
        <w:t>Thai M</w:t>
      </w:r>
      <w:r w:rsidRPr="00BA6A0F">
        <w:rPr>
          <w:i/>
          <w:noProof/>
        </w:rPr>
        <w:t>, et al.</w:t>
      </w:r>
      <w:r w:rsidRPr="00BA6A0F">
        <w:rPr>
          <w:noProof/>
        </w:rPr>
        <w:t xml:space="preserve"> (2014) Adenovirus E4ORF1-induced MYC activation promotes host cell anabolic glucose metabolism and virus replication. </w:t>
      </w:r>
      <w:r w:rsidRPr="00BA6A0F">
        <w:rPr>
          <w:i/>
          <w:noProof/>
        </w:rPr>
        <w:t>Cell Metab</w:t>
      </w:r>
      <w:r w:rsidRPr="00BA6A0F">
        <w:rPr>
          <w:noProof/>
        </w:rPr>
        <w:t xml:space="preserve"> 19(4):694-701.</w:t>
      </w:r>
    </w:p>
    <w:p w14:paraId="002628CD" w14:textId="77777777" w:rsidR="00BA6A0F" w:rsidRPr="00BA6A0F" w:rsidRDefault="00BA6A0F" w:rsidP="00BA6A0F">
      <w:pPr>
        <w:pStyle w:val="EndNoteBibliography"/>
        <w:ind w:left="720" w:hanging="720"/>
        <w:rPr>
          <w:noProof/>
        </w:rPr>
      </w:pPr>
      <w:r w:rsidRPr="00BA6A0F">
        <w:rPr>
          <w:noProof/>
        </w:rPr>
        <w:t>59.</w:t>
      </w:r>
      <w:r w:rsidRPr="00BA6A0F">
        <w:rPr>
          <w:noProof/>
        </w:rPr>
        <w:tab/>
        <w:t xml:space="preserve">Miyake-Stoner SJ &amp; O'Shea CC (2014) Metabolism goes viral. </w:t>
      </w:r>
      <w:r w:rsidRPr="00BA6A0F">
        <w:rPr>
          <w:i/>
          <w:noProof/>
        </w:rPr>
        <w:t>Cell Metab</w:t>
      </w:r>
      <w:r w:rsidRPr="00BA6A0F">
        <w:rPr>
          <w:noProof/>
        </w:rPr>
        <w:t xml:space="preserve"> 19(4):549-550.</w:t>
      </w:r>
    </w:p>
    <w:p w14:paraId="6F38DEFE" w14:textId="70121114" w:rsidR="00714B3B" w:rsidRPr="00AB7692" w:rsidRDefault="006E1AD1">
      <w:pPr>
        <w:rPr>
          <w:rFonts w:ascii="Times" w:hAnsi="Times"/>
          <w:noProof/>
        </w:rPr>
      </w:pPr>
      <w:r>
        <w:rPr>
          <w:rFonts w:ascii="Times" w:hAnsi="Times"/>
          <w:noProof/>
        </w:rPr>
        <w:fldChar w:fldCharType="end"/>
      </w:r>
    </w:p>
    <w:sectPr w:rsidR="00714B3B" w:rsidRPr="00AB7692" w:rsidSect="004A536E">
      <w:footerReference w:type="even" r:id="rId14"/>
      <w:footerReference w:type="default" r:id="rId15"/>
      <w:pgSz w:w="12240" w:h="15840"/>
      <w:pgMar w:top="1440" w:right="1800" w:bottom="1440" w:left="180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76" w:author="Goodacre, Norman *" w:date="2018-03-19T16:20:00Z" w:initials="GN*">
    <w:p w14:paraId="4ED370D0" w14:textId="7071BD00" w:rsidR="00BF1C94" w:rsidRDefault="00BF1C94">
      <w:pPr>
        <w:pStyle w:val="CommentText"/>
      </w:pPr>
      <w:r>
        <w:rPr>
          <w:rStyle w:val="CommentReference"/>
        </w:rPr>
        <w:annotationRef/>
      </w:r>
      <w:r>
        <w:t xml:space="preserve">I have run this “confirmation” pipeline on HIV-1 / human interactions. My gold standard dataset was about 300 interactions, down from around 3,000 in HIV1db. However, I wouldn’t estimate the false positive rate to be 90%; HIV1db had far more false positives than standard PPI databases. A more </w:t>
      </w:r>
      <w:proofErr w:type="spellStart"/>
      <w:r>
        <w:t>usefull</w:t>
      </w:r>
      <w:proofErr w:type="spellEnd"/>
      <w:r>
        <w:t xml:space="preserve"> approximation would be 300/# hiv-1/human PPIs from </w:t>
      </w:r>
      <w:proofErr w:type="spellStart"/>
      <w:r>
        <w:t>IntAct</w:t>
      </w:r>
      <w:proofErr w:type="spellEnd"/>
      <w:r>
        <w:t xml:space="preserve"> + </w:t>
      </w:r>
      <w:proofErr w:type="spellStart"/>
      <w:r>
        <w:t>BioGRID</w:t>
      </w:r>
      <w:proofErr w:type="spellEnd"/>
      <w:r>
        <w:t xml:space="preserve">. </w:t>
      </w:r>
    </w:p>
  </w:comment>
  <w:comment w:id="81" w:author="Goodacre, Norman *" w:date="2018-03-19T16:22:00Z" w:initials="GN*">
    <w:p w14:paraId="7786331D" w14:textId="40BE245D" w:rsidR="00BF1C94" w:rsidRDefault="00BF1C94">
      <w:pPr>
        <w:pStyle w:val="CommentText"/>
      </w:pPr>
      <w:r>
        <w:rPr>
          <w:rStyle w:val="CommentReference"/>
        </w:rPr>
        <w:annotationRef/>
      </w:r>
      <w:r>
        <w:t>Provide reference</w:t>
      </w:r>
    </w:p>
  </w:comment>
  <w:comment w:id="82" w:author="Goodacre, Norman *" w:date="2018-03-19T16:22:00Z" w:initials="GN*">
    <w:p w14:paraId="568BEDB7" w14:textId="4EB923BB" w:rsidR="00BF1C94" w:rsidRDefault="00BF1C94">
      <w:pPr>
        <w:pStyle w:val="CommentText"/>
      </w:pPr>
      <w:r>
        <w:rPr>
          <w:rStyle w:val="CommentReference"/>
        </w:rPr>
        <w:annotationRef/>
      </w:r>
      <w:r>
        <w:t>Provide reference</w:t>
      </w:r>
    </w:p>
  </w:comment>
  <w:comment w:id="92" w:author="Goodacre, Norman *" w:date="2018-03-19T16:25:00Z" w:initials="GN*">
    <w:p w14:paraId="28F9C9D0" w14:textId="63ABD205" w:rsidR="00445AB9" w:rsidRDefault="00445AB9">
      <w:pPr>
        <w:pStyle w:val="CommentText"/>
      </w:pPr>
      <w:r>
        <w:rPr>
          <w:rStyle w:val="CommentReference"/>
        </w:rPr>
        <w:annotationRef/>
      </w:r>
      <w:r>
        <w:t>If we want to talk about interfaces that should be a separate section</w:t>
      </w:r>
    </w:p>
  </w:comment>
  <w:comment w:id="93" w:author="Goodacre, Norman *" w:date="2018-03-19T16:25:00Z" w:initials="GN*">
    <w:p w14:paraId="26024195" w14:textId="20D8EB3C" w:rsidR="00445AB9" w:rsidRDefault="00445AB9">
      <w:pPr>
        <w:pStyle w:val="CommentText"/>
      </w:pPr>
      <w:r>
        <w:rPr>
          <w:rStyle w:val="CommentReference"/>
        </w:rPr>
        <w:annotationRef/>
      </w:r>
      <w:r>
        <w:t>In fact, let’s just add a Figure showing an overview of the Review itself. Starting with something like a Baltimore chart, zooming into all the way at the interface</w:t>
      </w:r>
    </w:p>
  </w:comment>
  <w:comment w:id="631" w:author="Stefan Wuchty" w:date="2017-09-04T11:36:00Z" w:initials="SW">
    <w:p w14:paraId="1F558FF6" w14:textId="32C02376" w:rsidR="00BF1C94" w:rsidRDefault="00BF1C94">
      <w:pPr>
        <w:pStyle w:val="CommentText"/>
      </w:pPr>
      <w:r>
        <w:rPr>
          <w:rStyle w:val="CommentReference"/>
        </w:rPr>
        <w:annotationRef/>
      </w:r>
      <w:r>
        <w:t>Norman: Can you put in the viruses that contributed most PPI to the corresponding family?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ED370D0" w15:done="0"/>
  <w15:commentEx w15:paraId="7786331D" w15:done="0"/>
  <w15:commentEx w15:paraId="568BEDB7" w15:done="0"/>
  <w15:commentEx w15:paraId="28F9C9D0" w15:done="0"/>
  <w15:commentEx w15:paraId="26024195" w15:done="0"/>
  <w15:commentEx w15:paraId="1F558FF6"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ED370D0" w16cid:durableId="1E5A61BB"/>
  <w16cid:commentId w16cid:paraId="7786331D" w16cid:durableId="1E5A6249"/>
  <w16cid:commentId w16cid:paraId="568BEDB7" w16cid:durableId="1E5A6256"/>
  <w16cid:commentId w16cid:paraId="28F9C9D0" w16cid:durableId="1E5A62EC"/>
  <w16cid:commentId w16cid:paraId="26024195" w16cid:durableId="1E5A6301"/>
  <w16cid:commentId w16cid:paraId="1F558FF6" w16cid:durableId="1E5A596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DBD3036" w14:textId="77777777" w:rsidR="000F0082" w:rsidRDefault="000F0082" w:rsidP="008A0267">
      <w:r>
        <w:separator/>
      </w:r>
    </w:p>
  </w:endnote>
  <w:endnote w:type="continuationSeparator" w:id="0">
    <w:p w14:paraId="04664C93" w14:textId="77777777" w:rsidR="000F0082" w:rsidRDefault="000F0082" w:rsidP="008A026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Times New Roman">
    <w:panose1 w:val="02020603050405020304"/>
    <w:charset w:val="00"/>
    <w:family w:val="roman"/>
    <w:pitch w:val="variable"/>
    <w:sig w:usb0="E0002AFF" w:usb1="C0007841" w:usb2="00000009" w:usb3="00000000" w:csb0="000001FF" w:csb1="00000000"/>
  </w:font>
  <w:font w:name="Lucida Grande">
    <w:altName w:val="Arial"/>
    <w:charset w:val="00"/>
    <w:family w:val="auto"/>
    <w:pitch w:val="variable"/>
    <w:sig w:usb0="00000000" w:usb1="5000A1FF" w:usb2="00000000" w:usb3="00000000" w:csb0="000001BF" w:csb1="00000000"/>
  </w:font>
  <w:font w:name="Times">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2AB819" w14:textId="77777777" w:rsidR="00BF1C94" w:rsidRDefault="00BF1C94" w:rsidP="00F6512F">
    <w:pPr>
      <w:pStyle w:val="Footer"/>
      <w:framePr w:wrap="around" w:vAnchor="text" w:hAnchor="margin" w:xAlign="right" w:y="1"/>
      <w:rPr>
        <w:ins w:id="863" w:author="P Uetz" w:date="2017-09-03T23:02:00Z"/>
        <w:rStyle w:val="PageNumber"/>
      </w:rPr>
    </w:pPr>
    <w:ins w:id="864" w:author="P Uetz" w:date="2017-09-03T23:02:00Z">
      <w:r>
        <w:rPr>
          <w:rStyle w:val="PageNumber"/>
        </w:rPr>
        <w:fldChar w:fldCharType="begin"/>
      </w:r>
      <w:r>
        <w:rPr>
          <w:rStyle w:val="PageNumber"/>
        </w:rPr>
        <w:instrText xml:space="preserve">PAGE  </w:instrText>
      </w:r>
      <w:r>
        <w:rPr>
          <w:rStyle w:val="PageNumber"/>
        </w:rPr>
        <w:fldChar w:fldCharType="end"/>
      </w:r>
    </w:ins>
  </w:p>
  <w:p w14:paraId="54E05506" w14:textId="77777777" w:rsidR="00BF1C94" w:rsidRDefault="00BF1C94">
    <w:pPr>
      <w:pStyle w:val="Footer"/>
      <w:ind w:right="360"/>
      <w:pPrChange w:id="865" w:author="P Uetz" w:date="2017-09-03T23:02:00Z">
        <w:pPr>
          <w:pStyle w:val="Footer"/>
        </w:pPr>
      </w:pPrChan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BDC726" w14:textId="15746905" w:rsidR="00BF1C94" w:rsidRDefault="00BF1C94" w:rsidP="00F6512F">
    <w:pPr>
      <w:pStyle w:val="Footer"/>
      <w:framePr w:wrap="around" w:vAnchor="text" w:hAnchor="margin" w:xAlign="right" w:y="1"/>
      <w:rPr>
        <w:ins w:id="866" w:author="P Uetz" w:date="2017-09-03T23:02:00Z"/>
        <w:rStyle w:val="PageNumber"/>
      </w:rPr>
    </w:pPr>
    <w:ins w:id="867" w:author="P Uetz" w:date="2017-09-03T23:02:00Z">
      <w:r>
        <w:rPr>
          <w:rStyle w:val="PageNumber"/>
        </w:rPr>
        <w:fldChar w:fldCharType="begin"/>
      </w:r>
      <w:r>
        <w:rPr>
          <w:rStyle w:val="PageNumber"/>
        </w:rPr>
        <w:instrText xml:space="preserve">PAGE  </w:instrText>
      </w:r>
    </w:ins>
    <w:r>
      <w:rPr>
        <w:rStyle w:val="PageNumber"/>
      </w:rPr>
      <w:fldChar w:fldCharType="separate"/>
    </w:r>
    <w:r w:rsidR="00445AB9">
      <w:rPr>
        <w:rStyle w:val="PageNumber"/>
        <w:noProof/>
      </w:rPr>
      <w:t>17</w:t>
    </w:r>
    <w:ins w:id="868" w:author="P Uetz" w:date="2017-09-03T23:02:00Z">
      <w:r>
        <w:rPr>
          <w:rStyle w:val="PageNumber"/>
        </w:rPr>
        <w:fldChar w:fldCharType="end"/>
      </w:r>
    </w:ins>
  </w:p>
  <w:p w14:paraId="3DA01120" w14:textId="77777777" w:rsidR="00BF1C94" w:rsidRDefault="00BF1C94">
    <w:pPr>
      <w:pStyle w:val="Footer"/>
      <w:ind w:right="360"/>
      <w:pPrChange w:id="869" w:author="P Uetz" w:date="2017-09-03T23:02:00Z">
        <w:pPr>
          <w:pStyle w:val="Footer"/>
        </w:pPr>
      </w:pPrChan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7C28C6E" w14:textId="77777777" w:rsidR="000F0082" w:rsidRDefault="000F0082" w:rsidP="008A0267">
      <w:r>
        <w:separator/>
      </w:r>
    </w:p>
  </w:footnote>
  <w:footnote w:type="continuationSeparator" w:id="0">
    <w:p w14:paraId="186E721D" w14:textId="77777777" w:rsidR="000F0082" w:rsidRDefault="000F0082" w:rsidP="008A0267">
      <w:r>
        <w:continuationSeparator/>
      </w:r>
    </w:p>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Goodacre, Norman *">
    <w15:presenceInfo w15:providerId="AD" w15:userId="S-1-5-21-1078081533-606747145-839522115-30784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PNAS&lt;/Style&gt;&lt;LeftDelim&gt;{&lt;/LeftDelim&gt;&lt;RightDelim&gt;}&lt;/RightDelim&gt;&lt;FontName&gt;Cambria&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fzxf5s9pk0992pefpet5d9rcvs2ae90rrfad&quot;&gt;review&lt;record-ids&gt;&lt;item&gt;1&lt;/item&gt;&lt;item&gt;2&lt;/item&gt;&lt;item&gt;3&lt;/item&gt;&lt;item&gt;5&lt;/item&gt;&lt;item&gt;6&lt;/item&gt;&lt;item&gt;24&lt;/item&gt;&lt;item&gt;26&lt;/item&gt;&lt;item&gt;29&lt;/item&gt;&lt;item&gt;31&lt;/item&gt;&lt;item&gt;32&lt;/item&gt;&lt;item&gt;33&lt;/item&gt;&lt;item&gt;43&lt;/item&gt;&lt;item&gt;46&lt;/item&gt;&lt;item&gt;52&lt;/item&gt;&lt;item&gt;55&lt;/item&gt;&lt;item&gt;61&lt;/item&gt;&lt;item&gt;62&lt;/item&gt;&lt;item&gt;70&lt;/item&gt;&lt;item&gt;71&lt;/item&gt;&lt;item&gt;72&lt;/item&gt;&lt;item&gt;75&lt;/item&gt;&lt;item&gt;76&lt;/item&gt;&lt;item&gt;79&lt;/item&gt;&lt;item&gt;81&lt;/item&gt;&lt;item&gt;83&lt;/item&gt;&lt;item&gt;84&lt;/item&gt;&lt;item&gt;85&lt;/item&gt;&lt;item&gt;86&lt;/item&gt;&lt;item&gt;87&lt;/item&gt;&lt;item&gt;93&lt;/item&gt;&lt;item&gt;94&lt;/item&gt;&lt;item&gt;98&lt;/item&gt;&lt;item&gt;101&lt;/item&gt;&lt;item&gt;102&lt;/item&gt;&lt;item&gt;104&lt;/item&gt;&lt;item&gt;107&lt;/item&gt;&lt;item&gt;109&lt;/item&gt;&lt;item&gt;111&lt;/item&gt;&lt;item&gt;113&lt;/item&gt;&lt;item&gt;114&lt;/item&gt;&lt;item&gt;116&lt;/item&gt;&lt;item&gt;117&lt;/item&gt;&lt;item&gt;119&lt;/item&gt;&lt;item&gt;120&lt;/item&gt;&lt;item&gt;121&lt;/item&gt;&lt;item&gt;122&lt;/item&gt;&lt;item&gt;123&lt;/item&gt;&lt;item&gt;124&lt;/item&gt;&lt;item&gt;125&lt;/item&gt;&lt;item&gt;126&lt;/item&gt;&lt;item&gt;127&lt;/item&gt;&lt;item&gt;128&lt;/item&gt;&lt;item&gt;129&lt;/item&gt;&lt;/record-ids&gt;&lt;/item&gt;&lt;/Libraries&gt;"/>
  </w:docVars>
  <w:rsids>
    <w:rsidRoot w:val="00714B3B"/>
    <w:rsid w:val="0002367D"/>
    <w:rsid w:val="00034BCC"/>
    <w:rsid w:val="00035A4A"/>
    <w:rsid w:val="0003671A"/>
    <w:rsid w:val="00044666"/>
    <w:rsid w:val="000550AF"/>
    <w:rsid w:val="00062CF2"/>
    <w:rsid w:val="000643F6"/>
    <w:rsid w:val="000951CA"/>
    <w:rsid w:val="00095A87"/>
    <w:rsid w:val="000A7598"/>
    <w:rsid w:val="000C3508"/>
    <w:rsid w:val="000F0082"/>
    <w:rsid w:val="00110CD2"/>
    <w:rsid w:val="00117EAD"/>
    <w:rsid w:val="00137861"/>
    <w:rsid w:val="001519AA"/>
    <w:rsid w:val="001867B4"/>
    <w:rsid w:val="00194E03"/>
    <w:rsid w:val="001A3AC4"/>
    <w:rsid w:val="001E5B02"/>
    <w:rsid w:val="001E629B"/>
    <w:rsid w:val="001E76F9"/>
    <w:rsid w:val="002012FD"/>
    <w:rsid w:val="0021017E"/>
    <w:rsid w:val="002217EA"/>
    <w:rsid w:val="00245D05"/>
    <w:rsid w:val="002A43B7"/>
    <w:rsid w:val="002B6187"/>
    <w:rsid w:val="002C7B7F"/>
    <w:rsid w:val="002D0EE5"/>
    <w:rsid w:val="003213FA"/>
    <w:rsid w:val="003407F6"/>
    <w:rsid w:val="00352686"/>
    <w:rsid w:val="00354285"/>
    <w:rsid w:val="003751AD"/>
    <w:rsid w:val="003825E7"/>
    <w:rsid w:val="003A0C84"/>
    <w:rsid w:val="003C091C"/>
    <w:rsid w:val="004022A8"/>
    <w:rsid w:val="00445AB9"/>
    <w:rsid w:val="0044662D"/>
    <w:rsid w:val="00451A12"/>
    <w:rsid w:val="00471732"/>
    <w:rsid w:val="0047217B"/>
    <w:rsid w:val="0047280B"/>
    <w:rsid w:val="00474B75"/>
    <w:rsid w:val="0048196F"/>
    <w:rsid w:val="004A536E"/>
    <w:rsid w:val="004B019E"/>
    <w:rsid w:val="004C27B8"/>
    <w:rsid w:val="004C2F3D"/>
    <w:rsid w:val="004E0FAF"/>
    <w:rsid w:val="00520217"/>
    <w:rsid w:val="00574DCB"/>
    <w:rsid w:val="005A1775"/>
    <w:rsid w:val="005B09A7"/>
    <w:rsid w:val="005B2495"/>
    <w:rsid w:val="005C2037"/>
    <w:rsid w:val="00621B3D"/>
    <w:rsid w:val="00624432"/>
    <w:rsid w:val="00635A49"/>
    <w:rsid w:val="00656615"/>
    <w:rsid w:val="006607A1"/>
    <w:rsid w:val="0067740E"/>
    <w:rsid w:val="00690E60"/>
    <w:rsid w:val="006A1EE3"/>
    <w:rsid w:val="006B4FD5"/>
    <w:rsid w:val="006C3902"/>
    <w:rsid w:val="006C4133"/>
    <w:rsid w:val="006D4DE8"/>
    <w:rsid w:val="006D72B6"/>
    <w:rsid w:val="006E1AD1"/>
    <w:rsid w:val="006E7F00"/>
    <w:rsid w:val="00714B3B"/>
    <w:rsid w:val="0073122C"/>
    <w:rsid w:val="00734A4A"/>
    <w:rsid w:val="007B11EA"/>
    <w:rsid w:val="007C3EB7"/>
    <w:rsid w:val="007D557D"/>
    <w:rsid w:val="007D6DFC"/>
    <w:rsid w:val="007E2579"/>
    <w:rsid w:val="00803DB9"/>
    <w:rsid w:val="00804A58"/>
    <w:rsid w:val="008242B9"/>
    <w:rsid w:val="00855FD8"/>
    <w:rsid w:val="00872373"/>
    <w:rsid w:val="00893DC4"/>
    <w:rsid w:val="008A0267"/>
    <w:rsid w:val="008E5B21"/>
    <w:rsid w:val="00920886"/>
    <w:rsid w:val="00946A1C"/>
    <w:rsid w:val="00971ECC"/>
    <w:rsid w:val="0098472D"/>
    <w:rsid w:val="009A101E"/>
    <w:rsid w:val="009B1E42"/>
    <w:rsid w:val="009F507B"/>
    <w:rsid w:val="00A04456"/>
    <w:rsid w:val="00A16D1D"/>
    <w:rsid w:val="00A20CD1"/>
    <w:rsid w:val="00A51199"/>
    <w:rsid w:val="00A73C7A"/>
    <w:rsid w:val="00A81EE0"/>
    <w:rsid w:val="00AB7692"/>
    <w:rsid w:val="00AC0836"/>
    <w:rsid w:val="00AC6260"/>
    <w:rsid w:val="00AD51B0"/>
    <w:rsid w:val="00AE1D27"/>
    <w:rsid w:val="00B2401F"/>
    <w:rsid w:val="00B96DBA"/>
    <w:rsid w:val="00BA3085"/>
    <w:rsid w:val="00BA5840"/>
    <w:rsid w:val="00BA6A0F"/>
    <w:rsid w:val="00BF1C94"/>
    <w:rsid w:val="00BF23EF"/>
    <w:rsid w:val="00BF3A61"/>
    <w:rsid w:val="00C122A2"/>
    <w:rsid w:val="00C508FE"/>
    <w:rsid w:val="00C54756"/>
    <w:rsid w:val="00C57D78"/>
    <w:rsid w:val="00C62719"/>
    <w:rsid w:val="00C878B4"/>
    <w:rsid w:val="00C92F8D"/>
    <w:rsid w:val="00C93F7B"/>
    <w:rsid w:val="00C95C9C"/>
    <w:rsid w:val="00CA0524"/>
    <w:rsid w:val="00CD0ABA"/>
    <w:rsid w:val="00CD5928"/>
    <w:rsid w:val="00CF615F"/>
    <w:rsid w:val="00D005CD"/>
    <w:rsid w:val="00D4474E"/>
    <w:rsid w:val="00D555BC"/>
    <w:rsid w:val="00DE65A4"/>
    <w:rsid w:val="00DF0E1F"/>
    <w:rsid w:val="00E0610D"/>
    <w:rsid w:val="00E368A0"/>
    <w:rsid w:val="00E36E34"/>
    <w:rsid w:val="00E42879"/>
    <w:rsid w:val="00E449EC"/>
    <w:rsid w:val="00E44B54"/>
    <w:rsid w:val="00E57704"/>
    <w:rsid w:val="00E85EA7"/>
    <w:rsid w:val="00EB386C"/>
    <w:rsid w:val="00F21D5F"/>
    <w:rsid w:val="00F6512F"/>
    <w:rsid w:val="00F92ABB"/>
    <w:rsid w:val="00FB1FB4"/>
    <w:rsid w:val="00FF020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2F2D114"/>
  <w14:defaultImageDpi w14:val="300"/>
  <w15:docId w15:val="{A4A89C28-6320-436D-9B02-454C799D8A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14B3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14B3B"/>
    <w:rPr>
      <w:rFonts w:ascii="Lucida Grande" w:hAnsi="Lucida Grande" w:cs="Lucida Grande"/>
      <w:sz w:val="18"/>
      <w:szCs w:val="18"/>
    </w:rPr>
  </w:style>
  <w:style w:type="table" w:styleId="TableGrid">
    <w:name w:val="Table Grid"/>
    <w:basedOn w:val="TableNormal"/>
    <w:uiPriority w:val="59"/>
    <w:rsid w:val="00451A1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B4FD5"/>
    <w:rPr>
      <w:color w:val="0000FF" w:themeColor="hyperlink"/>
      <w:u w:val="single"/>
    </w:rPr>
  </w:style>
  <w:style w:type="paragraph" w:styleId="NormalWeb">
    <w:name w:val="Normal (Web)"/>
    <w:basedOn w:val="Normal"/>
    <w:uiPriority w:val="99"/>
    <w:semiHidden/>
    <w:unhideWhenUsed/>
    <w:rsid w:val="006E1AD1"/>
    <w:rPr>
      <w:rFonts w:ascii="Times New Roman" w:hAnsi="Times New Roman" w:cs="Times New Roman"/>
    </w:rPr>
  </w:style>
  <w:style w:type="paragraph" w:customStyle="1" w:styleId="EndNoteBibliographyTitle">
    <w:name w:val="EndNote Bibliography Title"/>
    <w:basedOn w:val="Normal"/>
    <w:rsid w:val="006E1AD1"/>
    <w:pPr>
      <w:jc w:val="center"/>
    </w:pPr>
    <w:rPr>
      <w:rFonts w:ascii="Cambria" w:hAnsi="Cambria"/>
    </w:rPr>
  </w:style>
  <w:style w:type="paragraph" w:customStyle="1" w:styleId="EndNoteBibliography">
    <w:name w:val="EndNote Bibliography"/>
    <w:basedOn w:val="Normal"/>
    <w:rsid w:val="006E1AD1"/>
    <w:rPr>
      <w:rFonts w:ascii="Cambria" w:hAnsi="Cambria"/>
    </w:rPr>
  </w:style>
  <w:style w:type="character" w:styleId="CommentReference">
    <w:name w:val="annotation reference"/>
    <w:basedOn w:val="DefaultParagraphFont"/>
    <w:uiPriority w:val="99"/>
    <w:semiHidden/>
    <w:unhideWhenUsed/>
    <w:rsid w:val="00D555BC"/>
    <w:rPr>
      <w:sz w:val="18"/>
      <w:szCs w:val="18"/>
    </w:rPr>
  </w:style>
  <w:style w:type="paragraph" w:styleId="CommentText">
    <w:name w:val="annotation text"/>
    <w:basedOn w:val="Normal"/>
    <w:link w:val="CommentTextChar"/>
    <w:uiPriority w:val="99"/>
    <w:semiHidden/>
    <w:unhideWhenUsed/>
    <w:rsid w:val="00D555BC"/>
  </w:style>
  <w:style w:type="character" w:customStyle="1" w:styleId="CommentTextChar">
    <w:name w:val="Comment Text Char"/>
    <w:basedOn w:val="DefaultParagraphFont"/>
    <w:link w:val="CommentText"/>
    <w:uiPriority w:val="99"/>
    <w:semiHidden/>
    <w:rsid w:val="00D555BC"/>
  </w:style>
  <w:style w:type="paragraph" w:styleId="CommentSubject">
    <w:name w:val="annotation subject"/>
    <w:basedOn w:val="CommentText"/>
    <w:next w:val="CommentText"/>
    <w:link w:val="CommentSubjectChar"/>
    <w:uiPriority w:val="99"/>
    <w:semiHidden/>
    <w:unhideWhenUsed/>
    <w:rsid w:val="00D555BC"/>
    <w:rPr>
      <w:b/>
      <w:bCs/>
      <w:sz w:val="20"/>
      <w:szCs w:val="20"/>
    </w:rPr>
  </w:style>
  <w:style w:type="character" w:customStyle="1" w:styleId="CommentSubjectChar">
    <w:name w:val="Comment Subject Char"/>
    <w:basedOn w:val="CommentTextChar"/>
    <w:link w:val="CommentSubject"/>
    <w:uiPriority w:val="99"/>
    <w:semiHidden/>
    <w:rsid w:val="00D555BC"/>
    <w:rPr>
      <w:b/>
      <w:bCs/>
      <w:sz w:val="20"/>
      <w:szCs w:val="20"/>
    </w:rPr>
  </w:style>
  <w:style w:type="character" w:styleId="FollowedHyperlink">
    <w:name w:val="FollowedHyperlink"/>
    <w:basedOn w:val="DefaultParagraphFont"/>
    <w:uiPriority w:val="99"/>
    <w:semiHidden/>
    <w:unhideWhenUsed/>
    <w:rsid w:val="000A7598"/>
    <w:rPr>
      <w:color w:val="800080" w:themeColor="followedHyperlink"/>
      <w:u w:val="single"/>
    </w:rPr>
  </w:style>
  <w:style w:type="paragraph" w:styleId="Revision">
    <w:name w:val="Revision"/>
    <w:hidden/>
    <w:uiPriority w:val="99"/>
    <w:semiHidden/>
    <w:rsid w:val="002217EA"/>
  </w:style>
  <w:style w:type="paragraph" w:styleId="Footer">
    <w:name w:val="footer"/>
    <w:basedOn w:val="Normal"/>
    <w:link w:val="FooterChar"/>
    <w:uiPriority w:val="99"/>
    <w:unhideWhenUsed/>
    <w:rsid w:val="008A0267"/>
    <w:pPr>
      <w:tabs>
        <w:tab w:val="center" w:pos="4320"/>
        <w:tab w:val="right" w:pos="8640"/>
      </w:tabs>
    </w:pPr>
  </w:style>
  <w:style w:type="character" w:customStyle="1" w:styleId="FooterChar">
    <w:name w:val="Footer Char"/>
    <w:basedOn w:val="DefaultParagraphFont"/>
    <w:link w:val="Footer"/>
    <w:uiPriority w:val="99"/>
    <w:rsid w:val="008A0267"/>
  </w:style>
  <w:style w:type="character" w:styleId="PageNumber">
    <w:name w:val="page number"/>
    <w:basedOn w:val="DefaultParagraphFont"/>
    <w:uiPriority w:val="99"/>
    <w:semiHidden/>
    <w:unhideWhenUsed/>
    <w:rsid w:val="008A026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534854">
      <w:bodyDiv w:val="1"/>
      <w:marLeft w:val="0"/>
      <w:marRight w:val="0"/>
      <w:marTop w:val="0"/>
      <w:marBottom w:val="0"/>
      <w:divBdr>
        <w:top w:val="none" w:sz="0" w:space="0" w:color="auto"/>
        <w:left w:val="none" w:sz="0" w:space="0" w:color="auto"/>
        <w:bottom w:val="none" w:sz="0" w:space="0" w:color="auto"/>
        <w:right w:val="none" w:sz="0" w:space="0" w:color="auto"/>
      </w:divBdr>
      <w:divsChild>
        <w:div w:id="844318562">
          <w:marLeft w:val="0"/>
          <w:marRight w:val="0"/>
          <w:marTop w:val="0"/>
          <w:marBottom w:val="0"/>
          <w:divBdr>
            <w:top w:val="none" w:sz="0" w:space="0" w:color="auto"/>
            <w:left w:val="none" w:sz="0" w:space="0" w:color="auto"/>
            <w:bottom w:val="none" w:sz="0" w:space="0" w:color="auto"/>
            <w:right w:val="none" w:sz="0" w:space="0" w:color="auto"/>
          </w:divBdr>
        </w:div>
      </w:divsChild>
    </w:div>
    <w:div w:id="295527038">
      <w:bodyDiv w:val="1"/>
      <w:marLeft w:val="0"/>
      <w:marRight w:val="0"/>
      <w:marTop w:val="0"/>
      <w:marBottom w:val="0"/>
      <w:divBdr>
        <w:top w:val="none" w:sz="0" w:space="0" w:color="auto"/>
        <w:left w:val="none" w:sz="0" w:space="0" w:color="auto"/>
        <w:bottom w:val="none" w:sz="0" w:space="0" w:color="auto"/>
        <w:right w:val="none" w:sz="0" w:space="0" w:color="auto"/>
      </w:divBdr>
      <w:divsChild>
        <w:div w:id="1610815216">
          <w:marLeft w:val="0"/>
          <w:marRight w:val="0"/>
          <w:marTop w:val="0"/>
          <w:marBottom w:val="0"/>
          <w:divBdr>
            <w:top w:val="none" w:sz="0" w:space="0" w:color="auto"/>
            <w:left w:val="none" w:sz="0" w:space="0" w:color="auto"/>
            <w:bottom w:val="none" w:sz="0" w:space="0" w:color="auto"/>
            <w:right w:val="none" w:sz="0" w:space="0" w:color="auto"/>
          </w:divBdr>
          <w:divsChild>
            <w:div w:id="1199392892">
              <w:marLeft w:val="0"/>
              <w:marRight w:val="0"/>
              <w:marTop w:val="0"/>
              <w:marBottom w:val="0"/>
              <w:divBdr>
                <w:top w:val="none" w:sz="0" w:space="0" w:color="auto"/>
                <w:left w:val="none" w:sz="0" w:space="0" w:color="auto"/>
                <w:bottom w:val="none" w:sz="0" w:space="0" w:color="auto"/>
                <w:right w:val="none" w:sz="0" w:space="0" w:color="auto"/>
              </w:divBdr>
              <w:divsChild>
                <w:div w:id="1620792048">
                  <w:marLeft w:val="0"/>
                  <w:marRight w:val="0"/>
                  <w:marTop w:val="0"/>
                  <w:marBottom w:val="0"/>
                  <w:divBdr>
                    <w:top w:val="none" w:sz="0" w:space="0" w:color="auto"/>
                    <w:left w:val="none" w:sz="0" w:space="0" w:color="auto"/>
                    <w:bottom w:val="none" w:sz="0" w:space="0" w:color="auto"/>
                    <w:right w:val="none" w:sz="0" w:space="0" w:color="auto"/>
                  </w:divBdr>
                </w:div>
                <w:div w:id="1491797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2605802">
      <w:bodyDiv w:val="1"/>
      <w:marLeft w:val="0"/>
      <w:marRight w:val="0"/>
      <w:marTop w:val="0"/>
      <w:marBottom w:val="0"/>
      <w:divBdr>
        <w:top w:val="none" w:sz="0" w:space="0" w:color="auto"/>
        <w:left w:val="none" w:sz="0" w:space="0" w:color="auto"/>
        <w:bottom w:val="none" w:sz="0" w:space="0" w:color="auto"/>
        <w:right w:val="none" w:sz="0" w:space="0" w:color="auto"/>
      </w:divBdr>
      <w:divsChild>
        <w:div w:id="1813449379">
          <w:marLeft w:val="0"/>
          <w:marRight w:val="0"/>
          <w:marTop w:val="0"/>
          <w:marBottom w:val="0"/>
          <w:divBdr>
            <w:top w:val="none" w:sz="0" w:space="0" w:color="auto"/>
            <w:left w:val="none" w:sz="0" w:space="0" w:color="auto"/>
            <w:bottom w:val="none" w:sz="0" w:space="0" w:color="auto"/>
            <w:right w:val="none" w:sz="0" w:space="0" w:color="auto"/>
          </w:divBdr>
          <w:divsChild>
            <w:div w:id="209147309">
              <w:marLeft w:val="0"/>
              <w:marRight w:val="0"/>
              <w:marTop w:val="0"/>
              <w:marBottom w:val="0"/>
              <w:divBdr>
                <w:top w:val="none" w:sz="0" w:space="0" w:color="auto"/>
                <w:left w:val="none" w:sz="0" w:space="0" w:color="auto"/>
                <w:bottom w:val="none" w:sz="0" w:space="0" w:color="auto"/>
                <w:right w:val="none" w:sz="0" w:space="0" w:color="auto"/>
              </w:divBdr>
              <w:divsChild>
                <w:div w:id="508639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9748695">
      <w:bodyDiv w:val="1"/>
      <w:marLeft w:val="0"/>
      <w:marRight w:val="0"/>
      <w:marTop w:val="0"/>
      <w:marBottom w:val="0"/>
      <w:divBdr>
        <w:top w:val="none" w:sz="0" w:space="0" w:color="auto"/>
        <w:left w:val="none" w:sz="0" w:space="0" w:color="auto"/>
        <w:bottom w:val="none" w:sz="0" w:space="0" w:color="auto"/>
        <w:right w:val="none" w:sz="0" w:space="0" w:color="auto"/>
      </w:divBdr>
      <w:divsChild>
        <w:div w:id="1208222234">
          <w:marLeft w:val="0"/>
          <w:marRight w:val="0"/>
          <w:marTop w:val="0"/>
          <w:marBottom w:val="0"/>
          <w:divBdr>
            <w:top w:val="none" w:sz="0" w:space="0" w:color="auto"/>
            <w:left w:val="none" w:sz="0" w:space="0" w:color="auto"/>
            <w:bottom w:val="none" w:sz="0" w:space="0" w:color="auto"/>
            <w:right w:val="none" w:sz="0" w:space="0" w:color="auto"/>
          </w:divBdr>
          <w:divsChild>
            <w:div w:id="1583023123">
              <w:marLeft w:val="0"/>
              <w:marRight w:val="0"/>
              <w:marTop w:val="0"/>
              <w:marBottom w:val="0"/>
              <w:divBdr>
                <w:top w:val="none" w:sz="0" w:space="0" w:color="auto"/>
                <w:left w:val="none" w:sz="0" w:space="0" w:color="auto"/>
                <w:bottom w:val="none" w:sz="0" w:space="0" w:color="auto"/>
                <w:right w:val="none" w:sz="0" w:space="0" w:color="auto"/>
              </w:divBdr>
              <w:divsChild>
                <w:div w:id="1783379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2448903">
      <w:bodyDiv w:val="1"/>
      <w:marLeft w:val="0"/>
      <w:marRight w:val="0"/>
      <w:marTop w:val="0"/>
      <w:marBottom w:val="0"/>
      <w:divBdr>
        <w:top w:val="none" w:sz="0" w:space="0" w:color="auto"/>
        <w:left w:val="none" w:sz="0" w:space="0" w:color="auto"/>
        <w:bottom w:val="none" w:sz="0" w:space="0" w:color="auto"/>
        <w:right w:val="none" w:sz="0" w:space="0" w:color="auto"/>
      </w:divBdr>
    </w:div>
    <w:div w:id="697782687">
      <w:bodyDiv w:val="1"/>
      <w:marLeft w:val="0"/>
      <w:marRight w:val="0"/>
      <w:marTop w:val="0"/>
      <w:marBottom w:val="0"/>
      <w:divBdr>
        <w:top w:val="none" w:sz="0" w:space="0" w:color="auto"/>
        <w:left w:val="none" w:sz="0" w:space="0" w:color="auto"/>
        <w:bottom w:val="none" w:sz="0" w:space="0" w:color="auto"/>
        <w:right w:val="none" w:sz="0" w:space="0" w:color="auto"/>
      </w:divBdr>
      <w:divsChild>
        <w:div w:id="2076198474">
          <w:marLeft w:val="0"/>
          <w:marRight w:val="0"/>
          <w:marTop w:val="0"/>
          <w:marBottom w:val="0"/>
          <w:divBdr>
            <w:top w:val="none" w:sz="0" w:space="0" w:color="auto"/>
            <w:left w:val="none" w:sz="0" w:space="0" w:color="auto"/>
            <w:bottom w:val="none" w:sz="0" w:space="0" w:color="auto"/>
            <w:right w:val="none" w:sz="0" w:space="0" w:color="auto"/>
          </w:divBdr>
          <w:divsChild>
            <w:div w:id="1541362136">
              <w:marLeft w:val="0"/>
              <w:marRight w:val="0"/>
              <w:marTop w:val="0"/>
              <w:marBottom w:val="0"/>
              <w:divBdr>
                <w:top w:val="none" w:sz="0" w:space="0" w:color="auto"/>
                <w:left w:val="none" w:sz="0" w:space="0" w:color="auto"/>
                <w:bottom w:val="none" w:sz="0" w:space="0" w:color="auto"/>
                <w:right w:val="none" w:sz="0" w:space="0" w:color="auto"/>
              </w:divBdr>
              <w:divsChild>
                <w:div w:id="329792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9234128">
      <w:bodyDiv w:val="1"/>
      <w:marLeft w:val="0"/>
      <w:marRight w:val="0"/>
      <w:marTop w:val="0"/>
      <w:marBottom w:val="0"/>
      <w:divBdr>
        <w:top w:val="none" w:sz="0" w:space="0" w:color="auto"/>
        <w:left w:val="none" w:sz="0" w:space="0" w:color="auto"/>
        <w:bottom w:val="none" w:sz="0" w:space="0" w:color="auto"/>
        <w:right w:val="none" w:sz="0" w:space="0" w:color="auto"/>
      </w:divBdr>
      <w:divsChild>
        <w:div w:id="1738824838">
          <w:marLeft w:val="0"/>
          <w:marRight w:val="0"/>
          <w:marTop w:val="0"/>
          <w:marBottom w:val="0"/>
          <w:divBdr>
            <w:top w:val="none" w:sz="0" w:space="0" w:color="auto"/>
            <w:left w:val="none" w:sz="0" w:space="0" w:color="auto"/>
            <w:bottom w:val="none" w:sz="0" w:space="0" w:color="auto"/>
            <w:right w:val="none" w:sz="0" w:space="0" w:color="auto"/>
          </w:divBdr>
          <w:divsChild>
            <w:div w:id="411660809">
              <w:marLeft w:val="0"/>
              <w:marRight w:val="0"/>
              <w:marTop w:val="0"/>
              <w:marBottom w:val="0"/>
              <w:divBdr>
                <w:top w:val="none" w:sz="0" w:space="0" w:color="auto"/>
                <w:left w:val="none" w:sz="0" w:space="0" w:color="auto"/>
                <w:bottom w:val="none" w:sz="0" w:space="0" w:color="auto"/>
                <w:right w:val="none" w:sz="0" w:space="0" w:color="auto"/>
              </w:divBdr>
              <w:divsChild>
                <w:div w:id="2079671247">
                  <w:marLeft w:val="0"/>
                  <w:marRight w:val="0"/>
                  <w:marTop w:val="0"/>
                  <w:marBottom w:val="0"/>
                  <w:divBdr>
                    <w:top w:val="none" w:sz="0" w:space="0" w:color="auto"/>
                    <w:left w:val="none" w:sz="0" w:space="0" w:color="auto"/>
                    <w:bottom w:val="none" w:sz="0" w:space="0" w:color="auto"/>
                    <w:right w:val="none" w:sz="0" w:space="0" w:color="auto"/>
                  </w:divBdr>
                </w:div>
                <w:div w:id="32965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8768024">
      <w:bodyDiv w:val="1"/>
      <w:marLeft w:val="0"/>
      <w:marRight w:val="0"/>
      <w:marTop w:val="0"/>
      <w:marBottom w:val="0"/>
      <w:divBdr>
        <w:top w:val="none" w:sz="0" w:space="0" w:color="auto"/>
        <w:left w:val="none" w:sz="0" w:space="0" w:color="auto"/>
        <w:bottom w:val="none" w:sz="0" w:space="0" w:color="auto"/>
        <w:right w:val="none" w:sz="0" w:space="0" w:color="auto"/>
      </w:divBdr>
      <w:divsChild>
        <w:div w:id="2102140948">
          <w:marLeft w:val="0"/>
          <w:marRight w:val="0"/>
          <w:marTop w:val="0"/>
          <w:marBottom w:val="0"/>
          <w:divBdr>
            <w:top w:val="none" w:sz="0" w:space="0" w:color="auto"/>
            <w:left w:val="none" w:sz="0" w:space="0" w:color="auto"/>
            <w:bottom w:val="none" w:sz="0" w:space="0" w:color="auto"/>
            <w:right w:val="none" w:sz="0" w:space="0" w:color="auto"/>
          </w:divBdr>
          <w:divsChild>
            <w:div w:id="152644985">
              <w:marLeft w:val="0"/>
              <w:marRight w:val="0"/>
              <w:marTop w:val="0"/>
              <w:marBottom w:val="0"/>
              <w:divBdr>
                <w:top w:val="none" w:sz="0" w:space="0" w:color="auto"/>
                <w:left w:val="none" w:sz="0" w:space="0" w:color="auto"/>
                <w:bottom w:val="none" w:sz="0" w:space="0" w:color="auto"/>
                <w:right w:val="none" w:sz="0" w:space="0" w:color="auto"/>
              </w:divBdr>
              <w:divsChild>
                <w:div w:id="1754275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4336009">
      <w:bodyDiv w:val="1"/>
      <w:marLeft w:val="0"/>
      <w:marRight w:val="0"/>
      <w:marTop w:val="0"/>
      <w:marBottom w:val="0"/>
      <w:divBdr>
        <w:top w:val="none" w:sz="0" w:space="0" w:color="auto"/>
        <w:left w:val="none" w:sz="0" w:space="0" w:color="auto"/>
        <w:bottom w:val="none" w:sz="0" w:space="0" w:color="auto"/>
        <w:right w:val="none" w:sz="0" w:space="0" w:color="auto"/>
      </w:divBdr>
    </w:div>
    <w:div w:id="978877833">
      <w:bodyDiv w:val="1"/>
      <w:marLeft w:val="0"/>
      <w:marRight w:val="0"/>
      <w:marTop w:val="0"/>
      <w:marBottom w:val="0"/>
      <w:divBdr>
        <w:top w:val="none" w:sz="0" w:space="0" w:color="auto"/>
        <w:left w:val="none" w:sz="0" w:space="0" w:color="auto"/>
        <w:bottom w:val="none" w:sz="0" w:space="0" w:color="auto"/>
        <w:right w:val="none" w:sz="0" w:space="0" w:color="auto"/>
      </w:divBdr>
      <w:divsChild>
        <w:div w:id="1957633014">
          <w:marLeft w:val="0"/>
          <w:marRight w:val="0"/>
          <w:marTop w:val="0"/>
          <w:marBottom w:val="0"/>
          <w:divBdr>
            <w:top w:val="none" w:sz="0" w:space="0" w:color="auto"/>
            <w:left w:val="none" w:sz="0" w:space="0" w:color="auto"/>
            <w:bottom w:val="none" w:sz="0" w:space="0" w:color="auto"/>
            <w:right w:val="none" w:sz="0" w:space="0" w:color="auto"/>
          </w:divBdr>
          <w:divsChild>
            <w:div w:id="599292386">
              <w:marLeft w:val="0"/>
              <w:marRight w:val="0"/>
              <w:marTop w:val="0"/>
              <w:marBottom w:val="0"/>
              <w:divBdr>
                <w:top w:val="none" w:sz="0" w:space="0" w:color="auto"/>
                <w:left w:val="none" w:sz="0" w:space="0" w:color="auto"/>
                <w:bottom w:val="none" w:sz="0" w:space="0" w:color="auto"/>
                <w:right w:val="none" w:sz="0" w:space="0" w:color="auto"/>
              </w:divBdr>
              <w:divsChild>
                <w:div w:id="2072534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0910185">
      <w:bodyDiv w:val="1"/>
      <w:marLeft w:val="0"/>
      <w:marRight w:val="0"/>
      <w:marTop w:val="0"/>
      <w:marBottom w:val="0"/>
      <w:divBdr>
        <w:top w:val="none" w:sz="0" w:space="0" w:color="auto"/>
        <w:left w:val="none" w:sz="0" w:space="0" w:color="auto"/>
        <w:bottom w:val="none" w:sz="0" w:space="0" w:color="auto"/>
        <w:right w:val="none" w:sz="0" w:space="0" w:color="auto"/>
      </w:divBdr>
      <w:divsChild>
        <w:div w:id="348457856">
          <w:marLeft w:val="0"/>
          <w:marRight w:val="0"/>
          <w:marTop w:val="0"/>
          <w:marBottom w:val="0"/>
          <w:divBdr>
            <w:top w:val="none" w:sz="0" w:space="0" w:color="auto"/>
            <w:left w:val="none" w:sz="0" w:space="0" w:color="auto"/>
            <w:bottom w:val="none" w:sz="0" w:space="0" w:color="auto"/>
            <w:right w:val="none" w:sz="0" w:space="0" w:color="auto"/>
          </w:divBdr>
          <w:divsChild>
            <w:div w:id="2025550153">
              <w:marLeft w:val="0"/>
              <w:marRight w:val="0"/>
              <w:marTop w:val="0"/>
              <w:marBottom w:val="0"/>
              <w:divBdr>
                <w:top w:val="none" w:sz="0" w:space="0" w:color="auto"/>
                <w:left w:val="none" w:sz="0" w:space="0" w:color="auto"/>
                <w:bottom w:val="none" w:sz="0" w:space="0" w:color="auto"/>
                <w:right w:val="none" w:sz="0" w:space="0" w:color="auto"/>
              </w:divBdr>
              <w:divsChild>
                <w:div w:id="1345354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3160969">
      <w:bodyDiv w:val="1"/>
      <w:marLeft w:val="0"/>
      <w:marRight w:val="0"/>
      <w:marTop w:val="0"/>
      <w:marBottom w:val="0"/>
      <w:divBdr>
        <w:top w:val="none" w:sz="0" w:space="0" w:color="auto"/>
        <w:left w:val="none" w:sz="0" w:space="0" w:color="auto"/>
        <w:bottom w:val="none" w:sz="0" w:space="0" w:color="auto"/>
        <w:right w:val="none" w:sz="0" w:space="0" w:color="auto"/>
      </w:divBdr>
      <w:divsChild>
        <w:div w:id="755907203">
          <w:marLeft w:val="0"/>
          <w:marRight w:val="0"/>
          <w:marTop w:val="0"/>
          <w:marBottom w:val="0"/>
          <w:divBdr>
            <w:top w:val="none" w:sz="0" w:space="0" w:color="auto"/>
            <w:left w:val="none" w:sz="0" w:space="0" w:color="auto"/>
            <w:bottom w:val="none" w:sz="0" w:space="0" w:color="auto"/>
            <w:right w:val="none" w:sz="0" w:space="0" w:color="auto"/>
          </w:divBdr>
          <w:divsChild>
            <w:div w:id="1336883899">
              <w:marLeft w:val="0"/>
              <w:marRight w:val="0"/>
              <w:marTop w:val="0"/>
              <w:marBottom w:val="0"/>
              <w:divBdr>
                <w:top w:val="none" w:sz="0" w:space="0" w:color="auto"/>
                <w:left w:val="none" w:sz="0" w:space="0" w:color="auto"/>
                <w:bottom w:val="none" w:sz="0" w:space="0" w:color="auto"/>
                <w:right w:val="none" w:sz="0" w:space="0" w:color="auto"/>
              </w:divBdr>
              <w:divsChild>
                <w:div w:id="2022931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1065565">
      <w:bodyDiv w:val="1"/>
      <w:marLeft w:val="0"/>
      <w:marRight w:val="0"/>
      <w:marTop w:val="0"/>
      <w:marBottom w:val="0"/>
      <w:divBdr>
        <w:top w:val="none" w:sz="0" w:space="0" w:color="auto"/>
        <w:left w:val="none" w:sz="0" w:space="0" w:color="auto"/>
        <w:bottom w:val="none" w:sz="0" w:space="0" w:color="auto"/>
        <w:right w:val="none" w:sz="0" w:space="0" w:color="auto"/>
      </w:divBdr>
    </w:div>
    <w:div w:id="1246109720">
      <w:bodyDiv w:val="1"/>
      <w:marLeft w:val="0"/>
      <w:marRight w:val="0"/>
      <w:marTop w:val="0"/>
      <w:marBottom w:val="0"/>
      <w:divBdr>
        <w:top w:val="none" w:sz="0" w:space="0" w:color="auto"/>
        <w:left w:val="none" w:sz="0" w:space="0" w:color="auto"/>
        <w:bottom w:val="none" w:sz="0" w:space="0" w:color="auto"/>
        <w:right w:val="none" w:sz="0" w:space="0" w:color="auto"/>
      </w:divBdr>
    </w:div>
    <w:div w:id="1340306846">
      <w:bodyDiv w:val="1"/>
      <w:marLeft w:val="0"/>
      <w:marRight w:val="0"/>
      <w:marTop w:val="0"/>
      <w:marBottom w:val="0"/>
      <w:divBdr>
        <w:top w:val="none" w:sz="0" w:space="0" w:color="auto"/>
        <w:left w:val="none" w:sz="0" w:space="0" w:color="auto"/>
        <w:bottom w:val="none" w:sz="0" w:space="0" w:color="auto"/>
        <w:right w:val="none" w:sz="0" w:space="0" w:color="auto"/>
      </w:divBdr>
      <w:divsChild>
        <w:div w:id="1840582592">
          <w:marLeft w:val="0"/>
          <w:marRight w:val="0"/>
          <w:marTop w:val="0"/>
          <w:marBottom w:val="0"/>
          <w:divBdr>
            <w:top w:val="none" w:sz="0" w:space="0" w:color="auto"/>
            <w:left w:val="none" w:sz="0" w:space="0" w:color="auto"/>
            <w:bottom w:val="none" w:sz="0" w:space="0" w:color="auto"/>
            <w:right w:val="none" w:sz="0" w:space="0" w:color="auto"/>
          </w:divBdr>
          <w:divsChild>
            <w:div w:id="978338250">
              <w:marLeft w:val="0"/>
              <w:marRight w:val="0"/>
              <w:marTop w:val="0"/>
              <w:marBottom w:val="0"/>
              <w:divBdr>
                <w:top w:val="none" w:sz="0" w:space="0" w:color="auto"/>
                <w:left w:val="none" w:sz="0" w:space="0" w:color="auto"/>
                <w:bottom w:val="none" w:sz="0" w:space="0" w:color="auto"/>
                <w:right w:val="none" w:sz="0" w:space="0" w:color="auto"/>
              </w:divBdr>
              <w:divsChild>
                <w:div w:id="514924493">
                  <w:marLeft w:val="0"/>
                  <w:marRight w:val="0"/>
                  <w:marTop w:val="0"/>
                  <w:marBottom w:val="0"/>
                  <w:divBdr>
                    <w:top w:val="none" w:sz="0" w:space="0" w:color="auto"/>
                    <w:left w:val="none" w:sz="0" w:space="0" w:color="auto"/>
                    <w:bottom w:val="none" w:sz="0" w:space="0" w:color="auto"/>
                    <w:right w:val="none" w:sz="0" w:space="0" w:color="auto"/>
                  </w:divBdr>
                </w:div>
                <w:div w:id="57441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1083669">
      <w:bodyDiv w:val="1"/>
      <w:marLeft w:val="0"/>
      <w:marRight w:val="0"/>
      <w:marTop w:val="0"/>
      <w:marBottom w:val="0"/>
      <w:divBdr>
        <w:top w:val="none" w:sz="0" w:space="0" w:color="auto"/>
        <w:left w:val="none" w:sz="0" w:space="0" w:color="auto"/>
        <w:bottom w:val="none" w:sz="0" w:space="0" w:color="auto"/>
        <w:right w:val="none" w:sz="0" w:space="0" w:color="auto"/>
      </w:divBdr>
    </w:div>
    <w:div w:id="1387801969">
      <w:bodyDiv w:val="1"/>
      <w:marLeft w:val="0"/>
      <w:marRight w:val="0"/>
      <w:marTop w:val="0"/>
      <w:marBottom w:val="0"/>
      <w:divBdr>
        <w:top w:val="none" w:sz="0" w:space="0" w:color="auto"/>
        <w:left w:val="none" w:sz="0" w:space="0" w:color="auto"/>
        <w:bottom w:val="none" w:sz="0" w:space="0" w:color="auto"/>
        <w:right w:val="none" w:sz="0" w:space="0" w:color="auto"/>
      </w:divBdr>
      <w:divsChild>
        <w:div w:id="394469527">
          <w:marLeft w:val="0"/>
          <w:marRight w:val="0"/>
          <w:marTop w:val="0"/>
          <w:marBottom w:val="0"/>
          <w:divBdr>
            <w:top w:val="none" w:sz="0" w:space="0" w:color="auto"/>
            <w:left w:val="none" w:sz="0" w:space="0" w:color="auto"/>
            <w:bottom w:val="none" w:sz="0" w:space="0" w:color="auto"/>
            <w:right w:val="none" w:sz="0" w:space="0" w:color="auto"/>
          </w:divBdr>
          <w:divsChild>
            <w:div w:id="1232471258">
              <w:marLeft w:val="0"/>
              <w:marRight w:val="0"/>
              <w:marTop w:val="0"/>
              <w:marBottom w:val="0"/>
              <w:divBdr>
                <w:top w:val="none" w:sz="0" w:space="0" w:color="auto"/>
                <w:left w:val="none" w:sz="0" w:space="0" w:color="auto"/>
                <w:bottom w:val="none" w:sz="0" w:space="0" w:color="auto"/>
                <w:right w:val="none" w:sz="0" w:space="0" w:color="auto"/>
              </w:divBdr>
              <w:divsChild>
                <w:div w:id="985474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4244006">
      <w:bodyDiv w:val="1"/>
      <w:marLeft w:val="0"/>
      <w:marRight w:val="0"/>
      <w:marTop w:val="0"/>
      <w:marBottom w:val="0"/>
      <w:divBdr>
        <w:top w:val="none" w:sz="0" w:space="0" w:color="auto"/>
        <w:left w:val="none" w:sz="0" w:space="0" w:color="auto"/>
        <w:bottom w:val="none" w:sz="0" w:space="0" w:color="auto"/>
        <w:right w:val="none" w:sz="0" w:space="0" w:color="auto"/>
      </w:divBdr>
      <w:divsChild>
        <w:div w:id="741685941">
          <w:marLeft w:val="0"/>
          <w:marRight w:val="0"/>
          <w:marTop w:val="0"/>
          <w:marBottom w:val="0"/>
          <w:divBdr>
            <w:top w:val="none" w:sz="0" w:space="0" w:color="auto"/>
            <w:left w:val="none" w:sz="0" w:space="0" w:color="auto"/>
            <w:bottom w:val="none" w:sz="0" w:space="0" w:color="auto"/>
            <w:right w:val="none" w:sz="0" w:space="0" w:color="auto"/>
          </w:divBdr>
          <w:divsChild>
            <w:div w:id="1556893743">
              <w:marLeft w:val="0"/>
              <w:marRight w:val="0"/>
              <w:marTop w:val="0"/>
              <w:marBottom w:val="0"/>
              <w:divBdr>
                <w:top w:val="none" w:sz="0" w:space="0" w:color="auto"/>
                <w:left w:val="none" w:sz="0" w:space="0" w:color="auto"/>
                <w:bottom w:val="none" w:sz="0" w:space="0" w:color="auto"/>
                <w:right w:val="none" w:sz="0" w:space="0" w:color="auto"/>
              </w:divBdr>
              <w:divsChild>
                <w:div w:id="1841311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2539997">
      <w:bodyDiv w:val="1"/>
      <w:marLeft w:val="0"/>
      <w:marRight w:val="0"/>
      <w:marTop w:val="0"/>
      <w:marBottom w:val="0"/>
      <w:divBdr>
        <w:top w:val="none" w:sz="0" w:space="0" w:color="auto"/>
        <w:left w:val="none" w:sz="0" w:space="0" w:color="auto"/>
        <w:bottom w:val="none" w:sz="0" w:space="0" w:color="auto"/>
        <w:right w:val="none" w:sz="0" w:space="0" w:color="auto"/>
      </w:divBdr>
      <w:divsChild>
        <w:div w:id="1186408105">
          <w:marLeft w:val="0"/>
          <w:marRight w:val="0"/>
          <w:marTop w:val="0"/>
          <w:marBottom w:val="0"/>
          <w:divBdr>
            <w:top w:val="none" w:sz="0" w:space="0" w:color="auto"/>
            <w:left w:val="none" w:sz="0" w:space="0" w:color="auto"/>
            <w:bottom w:val="none" w:sz="0" w:space="0" w:color="auto"/>
            <w:right w:val="none" w:sz="0" w:space="0" w:color="auto"/>
          </w:divBdr>
        </w:div>
      </w:divsChild>
    </w:div>
    <w:div w:id="1881938667">
      <w:bodyDiv w:val="1"/>
      <w:marLeft w:val="0"/>
      <w:marRight w:val="0"/>
      <w:marTop w:val="0"/>
      <w:marBottom w:val="0"/>
      <w:divBdr>
        <w:top w:val="none" w:sz="0" w:space="0" w:color="auto"/>
        <w:left w:val="none" w:sz="0" w:space="0" w:color="auto"/>
        <w:bottom w:val="none" w:sz="0" w:space="0" w:color="auto"/>
        <w:right w:val="none" w:sz="0" w:space="0" w:color="auto"/>
      </w:divBdr>
      <w:divsChild>
        <w:div w:id="1395468827">
          <w:marLeft w:val="0"/>
          <w:marRight w:val="0"/>
          <w:marTop w:val="0"/>
          <w:marBottom w:val="0"/>
          <w:divBdr>
            <w:top w:val="none" w:sz="0" w:space="0" w:color="auto"/>
            <w:left w:val="none" w:sz="0" w:space="0" w:color="auto"/>
            <w:bottom w:val="none" w:sz="0" w:space="0" w:color="auto"/>
            <w:right w:val="none" w:sz="0" w:space="0" w:color="auto"/>
          </w:divBdr>
          <w:divsChild>
            <w:div w:id="2026982718">
              <w:marLeft w:val="0"/>
              <w:marRight w:val="0"/>
              <w:marTop w:val="0"/>
              <w:marBottom w:val="0"/>
              <w:divBdr>
                <w:top w:val="none" w:sz="0" w:space="0" w:color="auto"/>
                <w:left w:val="none" w:sz="0" w:space="0" w:color="auto"/>
                <w:bottom w:val="none" w:sz="0" w:space="0" w:color="auto"/>
                <w:right w:val="none" w:sz="0" w:space="0" w:color="auto"/>
              </w:divBdr>
              <w:divsChild>
                <w:div w:id="209272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1524458">
      <w:bodyDiv w:val="1"/>
      <w:marLeft w:val="0"/>
      <w:marRight w:val="0"/>
      <w:marTop w:val="0"/>
      <w:marBottom w:val="0"/>
      <w:divBdr>
        <w:top w:val="none" w:sz="0" w:space="0" w:color="auto"/>
        <w:left w:val="none" w:sz="0" w:space="0" w:color="auto"/>
        <w:bottom w:val="none" w:sz="0" w:space="0" w:color="auto"/>
        <w:right w:val="none" w:sz="0" w:space="0" w:color="auto"/>
      </w:divBdr>
      <w:divsChild>
        <w:div w:id="869030404">
          <w:marLeft w:val="0"/>
          <w:marRight w:val="0"/>
          <w:marTop w:val="0"/>
          <w:marBottom w:val="0"/>
          <w:divBdr>
            <w:top w:val="none" w:sz="0" w:space="0" w:color="auto"/>
            <w:left w:val="none" w:sz="0" w:space="0" w:color="auto"/>
            <w:bottom w:val="none" w:sz="0" w:space="0" w:color="auto"/>
            <w:right w:val="none" w:sz="0" w:space="0" w:color="auto"/>
          </w:divBdr>
          <w:divsChild>
            <w:div w:id="1710296880">
              <w:marLeft w:val="0"/>
              <w:marRight w:val="0"/>
              <w:marTop w:val="0"/>
              <w:marBottom w:val="0"/>
              <w:divBdr>
                <w:top w:val="none" w:sz="0" w:space="0" w:color="auto"/>
                <w:left w:val="none" w:sz="0" w:space="0" w:color="auto"/>
                <w:bottom w:val="none" w:sz="0" w:space="0" w:color="auto"/>
                <w:right w:val="none" w:sz="0" w:space="0" w:color="auto"/>
              </w:divBdr>
              <w:divsChild>
                <w:div w:id="869998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2078048">
      <w:bodyDiv w:val="1"/>
      <w:marLeft w:val="0"/>
      <w:marRight w:val="0"/>
      <w:marTop w:val="0"/>
      <w:marBottom w:val="0"/>
      <w:divBdr>
        <w:top w:val="none" w:sz="0" w:space="0" w:color="auto"/>
        <w:left w:val="none" w:sz="0" w:space="0" w:color="auto"/>
        <w:bottom w:val="none" w:sz="0" w:space="0" w:color="auto"/>
        <w:right w:val="none" w:sz="0" w:space="0" w:color="auto"/>
      </w:divBdr>
      <w:divsChild>
        <w:div w:id="1794979403">
          <w:marLeft w:val="0"/>
          <w:marRight w:val="0"/>
          <w:marTop w:val="0"/>
          <w:marBottom w:val="0"/>
          <w:divBdr>
            <w:top w:val="none" w:sz="0" w:space="0" w:color="auto"/>
            <w:left w:val="none" w:sz="0" w:space="0" w:color="auto"/>
            <w:bottom w:val="none" w:sz="0" w:space="0" w:color="auto"/>
            <w:right w:val="none" w:sz="0" w:space="0" w:color="auto"/>
          </w:divBdr>
        </w:div>
      </w:divsChild>
    </w:div>
    <w:div w:id="1981766243">
      <w:bodyDiv w:val="1"/>
      <w:marLeft w:val="0"/>
      <w:marRight w:val="0"/>
      <w:marTop w:val="0"/>
      <w:marBottom w:val="0"/>
      <w:divBdr>
        <w:top w:val="none" w:sz="0" w:space="0" w:color="auto"/>
        <w:left w:val="none" w:sz="0" w:space="0" w:color="auto"/>
        <w:bottom w:val="none" w:sz="0" w:space="0" w:color="auto"/>
        <w:right w:val="none" w:sz="0" w:space="0" w:color="auto"/>
      </w:divBdr>
    </w:div>
    <w:div w:id="2122455729">
      <w:bodyDiv w:val="1"/>
      <w:marLeft w:val="0"/>
      <w:marRight w:val="0"/>
      <w:marTop w:val="0"/>
      <w:marBottom w:val="0"/>
      <w:divBdr>
        <w:top w:val="none" w:sz="0" w:space="0" w:color="auto"/>
        <w:left w:val="none" w:sz="0" w:space="0" w:color="auto"/>
        <w:bottom w:val="none" w:sz="0" w:space="0" w:color="auto"/>
        <w:right w:val="none" w:sz="0" w:space="0" w:color="auto"/>
      </w:divBdr>
      <w:divsChild>
        <w:div w:id="1898390263">
          <w:marLeft w:val="0"/>
          <w:marRight w:val="0"/>
          <w:marTop w:val="0"/>
          <w:marBottom w:val="0"/>
          <w:divBdr>
            <w:top w:val="none" w:sz="0" w:space="0" w:color="auto"/>
            <w:left w:val="none" w:sz="0" w:space="0" w:color="auto"/>
            <w:bottom w:val="none" w:sz="0" w:space="0" w:color="auto"/>
            <w:right w:val="none" w:sz="0" w:space="0" w:color="auto"/>
          </w:divBdr>
          <w:divsChild>
            <w:div w:id="1269699565">
              <w:marLeft w:val="0"/>
              <w:marRight w:val="0"/>
              <w:marTop w:val="0"/>
              <w:marBottom w:val="0"/>
              <w:divBdr>
                <w:top w:val="none" w:sz="0" w:space="0" w:color="auto"/>
                <w:left w:val="none" w:sz="0" w:space="0" w:color="auto"/>
                <w:bottom w:val="none" w:sz="0" w:space="0" w:color="auto"/>
                <w:right w:val="none" w:sz="0" w:space="0" w:color="auto"/>
              </w:divBdr>
              <w:divsChild>
                <w:div w:id="1090808149">
                  <w:marLeft w:val="0"/>
                  <w:marRight w:val="0"/>
                  <w:marTop w:val="0"/>
                  <w:marBottom w:val="0"/>
                  <w:divBdr>
                    <w:top w:val="none" w:sz="0" w:space="0" w:color="auto"/>
                    <w:left w:val="none" w:sz="0" w:space="0" w:color="auto"/>
                    <w:bottom w:val="none" w:sz="0" w:space="0" w:color="auto"/>
                    <w:right w:val="none" w:sz="0" w:space="0" w:color="auto"/>
                  </w:divBdr>
                </w:div>
                <w:div w:id="202904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webSettings" Target="webSettings.xml"/><Relationship Id="rId7" Type="http://schemas.microsoft.com/office/2011/relationships/commentsExtended" Target="commentsExtended.xml"/><Relationship Id="rId12" Type="http://schemas.openxmlformats.org/officeDocument/2006/relationships/image" Target="media/image4.emf"/><Relationship Id="rId17" Type="http://schemas.microsoft.com/office/2011/relationships/people" Target="people.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comments" Target="comments.xml"/><Relationship Id="rId11" Type="http://schemas.openxmlformats.org/officeDocument/2006/relationships/image" Target="media/image3.emf"/><Relationship Id="rId5" Type="http://schemas.openxmlformats.org/officeDocument/2006/relationships/endnotes" Target="endnotes.xml"/><Relationship Id="rId15" Type="http://schemas.openxmlformats.org/officeDocument/2006/relationships/footer" Target="footer2.xml"/><Relationship Id="rId10" Type="http://schemas.openxmlformats.org/officeDocument/2006/relationships/image" Target="media/image2.png"/><Relationship Id="rId4" Type="http://schemas.openxmlformats.org/officeDocument/2006/relationships/footnotes" Target="footnotes.xml"/><Relationship Id="rId9" Type="http://schemas.openxmlformats.org/officeDocument/2006/relationships/image" Target="media/image1.emf"/><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17</Pages>
  <Words>16226</Words>
  <Characters>92491</Characters>
  <Application>Microsoft Office Word</Application>
  <DocSecurity>0</DocSecurity>
  <Lines>770</Lines>
  <Paragraphs>216</Paragraphs>
  <ScaleCrop>false</ScaleCrop>
  <HeadingPairs>
    <vt:vector size="2" baseType="variant">
      <vt:variant>
        <vt:lpstr>Title</vt:lpstr>
      </vt:variant>
      <vt:variant>
        <vt:i4>1</vt:i4>
      </vt:variant>
    </vt:vector>
  </HeadingPairs>
  <TitlesOfParts>
    <vt:vector size="1" baseType="lpstr">
      <vt:lpstr/>
    </vt:vector>
  </TitlesOfParts>
  <Company>Univ. of Miami</Company>
  <LinksUpToDate>false</LinksUpToDate>
  <CharactersWithSpaces>108501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Stefan Wuchty</dc:creator>
  <cp:lastModifiedBy>Goodacre, Norman *</cp:lastModifiedBy>
  <cp:revision>4</cp:revision>
  <dcterms:created xsi:type="dcterms:W3CDTF">2018-03-19T20:21:00Z</dcterms:created>
  <dcterms:modified xsi:type="dcterms:W3CDTF">2018-03-19T20:26:00Z</dcterms:modified>
</cp:coreProperties>
</file>