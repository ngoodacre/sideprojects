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6CC5A5" w14:textId="77777777" w:rsidR="00714B3B" w:rsidRDefault="00714B3B">
      <w:pPr>
        <w:rPr>
          <w:noProof/>
        </w:rPr>
      </w:pPr>
    </w:p>
    <w:p w14:paraId="22E72FA6" w14:textId="77777777" w:rsidR="00714B3B" w:rsidRDefault="00714B3B">
      <w:pPr>
        <w:rPr>
          <w:noProof/>
        </w:rPr>
      </w:pPr>
    </w:p>
    <w:p w14:paraId="1A1BAB94" w14:textId="5A3FD05B" w:rsidR="0047280B" w:rsidRPr="00B8198F" w:rsidRDefault="0015672C" w:rsidP="0047280B">
      <w:pPr>
        <w:rPr>
          <w:rFonts w:ascii="Times" w:hAnsi="Times" w:cs="Times New Roman"/>
          <w:sz w:val="32"/>
          <w:szCs w:val="32"/>
        </w:rPr>
      </w:pPr>
      <w:r w:rsidRPr="00B8198F">
        <w:rPr>
          <w:rFonts w:ascii="Times" w:hAnsi="Times" w:cs="Arial"/>
          <w:b/>
          <w:bCs/>
          <w:color w:val="000000"/>
          <w:sz w:val="32"/>
          <w:szCs w:val="32"/>
        </w:rPr>
        <w:t>V</w:t>
      </w:r>
      <w:r w:rsidR="0047280B" w:rsidRPr="00B8198F">
        <w:rPr>
          <w:rFonts w:ascii="Times" w:hAnsi="Times" w:cs="Arial"/>
          <w:b/>
          <w:bCs/>
          <w:color w:val="000000"/>
          <w:sz w:val="32"/>
          <w:szCs w:val="32"/>
        </w:rPr>
        <w:t xml:space="preserve">irus-host </w:t>
      </w:r>
      <w:r w:rsidR="006207FB" w:rsidRPr="00B8198F">
        <w:rPr>
          <w:rFonts w:ascii="Times" w:hAnsi="Times" w:cs="Arial"/>
          <w:b/>
          <w:bCs/>
          <w:color w:val="000000"/>
          <w:sz w:val="32"/>
          <w:szCs w:val="32"/>
        </w:rPr>
        <w:t xml:space="preserve">protein-protein </w:t>
      </w:r>
      <w:r w:rsidR="0047280B" w:rsidRPr="00B8198F">
        <w:rPr>
          <w:rFonts w:ascii="Times" w:hAnsi="Times" w:cs="Arial"/>
          <w:b/>
          <w:bCs/>
          <w:color w:val="000000"/>
          <w:sz w:val="32"/>
          <w:szCs w:val="32"/>
        </w:rPr>
        <w:t>interactions in human disease</w:t>
      </w:r>
    </w:p>
    <w:p w14:paraId="3292100D" w14:textId="77777777" w:rsidR="0047280B" w:rsidRPr="0047280B" w:rsidRDefault="0047280B" w:rsidP="0047280B">
      <w:pPr>
        <w:rPr>
          <w:rFonts w:ascii="Times" w:eastAsia="Times New Roman" w:hAnsi="Times" w:cs="Times New Roman"/>
        </w:rPr>
      </w:pPr>
    </w:p>
    <w:p w14:paraId="324FBE09" w14:textId="1AC66C2C" w:rsidR="00F60E04" w:rsidRDefault="00F60E04" w:rsidP="00F60E04">
      <w:pPr>
        <w:rPr>
          <w:rFonts w:ascii="Times" w:eastAsia="Times New Roman" w:hAnsi="Times"/>
        </w:rPr>
      </w:pPr>
      <w:r w:rsidRPr="0047280B">
        <w:rPr>
          <w:rFonts w:ascii="Times" w:hAnsi="Times" w:cs="Arial"/>
          <w:color w:val="000000"/>
        </w:rPr>
        <w:t>Norman Goodacre</w:t>
      </w:r>
      <w:r w:rsidRPr="0047280B">
        <w:rPr>
          <w:rFonts w:ascii="Times" w:hAnsi="Times" w:cs="Arial"/>
          <w:color w:val="000000"/>
          <w:vertAlign w:val="superscript"/>
        </w:rPr>
        <w:t>1</w:t>
      </w:r>
      <w:r w:rsidRPr="0047280B">
        <w:rPr>
          <w:rFonts w:ascii="Times" w:hAnsi="Times" w:cs="Arial"/>
          <w:color w:val="000000"/>
        </w:rPr>
        <w:t xml:space="preserve">, </w:t>
      </w:r>
      <w:proofErr w:type="spellStart"/>
      <w:r w:rsidRPr="0047280B">
        <w:rPr>
          <w:rFonts w:ascii="Times" w:hAnsi="Times" w:cs="Arial"/>
          <w:color w:val="000000"/>
        </w:rPr>
        <w:t>Prajwal</w:t>
      </w:r>
      <w:proofErr w:type="spellEnd"/>
      <w:r w:rsidRPr="0047280B">
        <w:rPr>
          <w:rFonts w:ascii="Times" w:hAnsi="Times" w:cs="Arial"/>
          <w:color w:val="000000"/>
        </w:rPr>
        <w:t xml:space="preserve"> Devkota</w:t>
      </w:r>
      <w:r w:rsidRPr="0047280B">
        <w:rPr>
          <w:rFonts w:ascii="Times" w:hAnsi="Times" w:cs="Arial"/>
          <w:color w:val="000000"/>
          <w:vertAlign w:val="superscript"/>
        </w:rPr>
        <w:t>2</w:t>
      </w:r>
      <w:r w:rsidRPr="0047280B">
        <w:rPr>
          <w:rFonts w:ascii="Times" w:hAnsi="Times" w:cs="Arial"/>
          <w:color w:val="000000"/>
        </w:rPr>
        <w:t xml:space="preserve">, </w:t>
      </w:r>
      <w:r>
        <w:rPr>
          <w:rFonts w:ascii="Times" w:hAnsi="Times" w:cs="Arial"/>
          <w:color w:val="000000"/>
        </w:rPr>
        <w:t>Eunhae Bae</w:t>
      </w:r>
      <w:r>
        <w:rPr>
          <w:rFonts w:ascii="Times" w:hAnsi="Times" w:cs="Arial"/>
          <w:color w:val="000000"/>
          <w:vertAlign w:val="superscript"/>
        </w:rPr>
        <w:t>1</w:t>
      </w:r>
      <w:r>
        <w:rPr>
          <w:rFonts w:ascii="Times" w:hAnsi="Times" w:cs="Arial"/>
          <w:color w:val="000000"/>
        </w:rPr>
        <w:t xml:space="preserve">, </w:t>
      </w:r>
      <w:r w:rsidRPr="0047280B">
        <w:rPr>
          <w:rFonts w:ascii="Times" w:hAnsi="Times" w:cs="Arial"/>
          <w:color w:val="000000"/>
        </w:rPr>
        <w:t>Stefan Wuchty</w:t>
      </w:r>
      <w:r w:rsidRPr="0047280B">
        <w:rPr>
          <w:rFonts w:ascii="Times" w:hAnsi="Times" w:cs="Arial"/>
          <w:color w:val="000000"/>
          <w:vertAlign w:val="superscript"/>
        </w:rPr>
        <w:t>2</w:t>
      </w:r>
      <w:proofErr w:type="gramStart"/>
      <w:r w:rsidRPr="0047280B">
        <w:rPr>
          <w:rFonts w:ascii="Times" w:hAnsi="Times" w:cs="Arial"/>
          <w:color w:val="000000"/>
          <w:vertAlign w:val="superscript"/>
        </w:rPr>
        <w:t>,3,4,5</w:t>
      </w:r>
      <w:proofErr w:type="gramEnd"/>
      <w:r w:rsidR="004976BA">
        <w:rPr>
          <w:rFonts w:ascii="Times" w:hAnsi="Times" w:cs="Arial"/>
          <w:color w:val="000000"/>
          <w:vertAlign w:val="superscript"/>
        </w:rPr>
        <w:t>*</w:t>
      </w:r>
      <w:r w:rsidRPr="0047280B">
        <w:rPr>
          <w:rFonts w:ascii="Times" w:hAnsi="Times" w:cs="Arial"/>
          <w:color w:val="000000"/>
        </w:rPr>
        <w:t>, Peter Uetz</w:t>
      </w:r>
      <w:r w:rsidRPr="0047280B">
        <w:rPr>
          <w:rFonts w:ascii="Times" w:hAnsi="Times" w:cs="Arial"/>
          <w:color w:val="000000"/>
          <w:vertAlign w:val="superscript"/>
        </w:rPr>
        <w:t>6</w:t>
      </w:r>
      <w:r w:rsidR="004976BA">
        <w:rPr>
          <w:rFonts w:ascii="Times" w:hAnsi="Times" w:cs="Arial"/>
          <w:color w:val="000000"/>
          <w:vertAlign w:val="superscript"/>
        </w:rPr>
        <w:t>*</w:t>
      </w:r>
    </w:p>
    <w:p w14:paraId="7877389E" w14:textId="77777777" w:rsidR="00F60E04" w:rsidRDefault="00F60E04" w:rsidP="00F60E04">
      <w:pPr>
        <w:spacing w:after="240"/>
        <w:rPr>
          <w:rFonts w:ascii="Times" w:eastAsia="Times New Roman" w:hAnsi="Times"/>
          <w:vertAlign w:val="superscript"/>
        </w:rPr>
      </w:pPr>
    </w:p>
    <w:p w14:paraId="1A864BD8" w14:textId="6D590495" w:rsidR="00F60E04" w:rsidRPr="002511E4" w:rsidRDefault="00F60E04" w:rsidP="00F60E04">
      <w:pPr>
        <w:spacing w:after="240"/>
        <w:ind w:left="180" w:hanging="180"/>
        <w:rPr>
          <w:rFonts w:ascii="Times" w:eastAsia="Times New Roman" w:hAnsi="Times" w:cs="Times New Roman"/>
        </w:rPr>
      </w:pPr>
      <w:r w:rsidRPr="002511E4">
        <w:rPr>
          <w:rFonts w:ascii="Times" w:eastAsia="Times New Roman" w:hAnsi="Times" w:cs="Times New Roman"/>
          <w:vertAlign w:val="superscript"/>
        </w:rPr>
        <w:t>1</w:t>
      </w:r>
      <w:r w:rsidRPr="002511E4">
        <w:rPr>
          <w:rFonts w:ascii="Times" w:eastAsia="Times New Roman" w:hAnsi="Times" w:cs="Times New Roman"/>
        </w:rPr>
        <w:t xml:space="preserve"> Division of Viral Products</w:t>
      </w:r>
      <w:proofErr w:type="gramStart"/>
      <w:r w:rsidRPr="002511E4">
        <w:rPr>
          <w:rFonts w:ascii="Times" w:eastAsia="Times New Roman" w:hAnsi="Times" w:cs="Times New Roman"/>
        </w:rPr>
        <w:t>,  Office</w:t>
      </w:r>
      <w:proofErr w:type="gramEnd"/>
      <w:r w:rsidRPr="002511E4">
        <w:rPr>
          <w:rFonts w:ascii="Times" w:eastAsia="Times New Roman" w:hAnsi="Times" w:cs="Times New Roman"/>
        </w:rPr>
        <w:t xml:space="preserve"> of Vaccines Research and Review, Center for Biologics Evaluation and Research, U.S. Food and Drug Administration, Silver Spring, Maryland, USA</w:t>
      </w:r>
    </w:p>
    <w:p w14:paraId="14F0F62D" w14:textId="03BE17CF" w:rsidR="0047280B" w:rsidRPr="0047280B" w:rsidRDefault="0047280B" w:rsidP="00F60E04">
      <w:pPr>
        <w:spacing w:after="240"/>
        <w:ind w:left="180" w:hanging="180"/>
        <w:rPr>
          <w:rFonts w:ascii="Times" w:eastAsia="Times New Roman" w:hAnsi="Times" w:cs="Times New Roman"/>
        </w:rPr>
      </w:pPr>
      <w:r>
        <w:rPr>
          <w:rFonts w:ascii="Times" w:eastAsia="Times New Roman" w:hAnsi="Times" w:cs="Times New Roman"/>
          <w:vertAlign w:val="superscript"/>
        </w:rPr>
        <w:t>2</w:t>
      </w:r>
      <w:r w:rsidR="00C1544D">
        <w:rPr>
          <w:rFonts w:ascii="Times" w:eastAsia="Times New Roman" w:hAnsi="Times" w:cs="Times New Roman"/>
          <w:vertAlign w:val="superscript"/>
        </w:rPr>
        <w:t xml:space="preserve"> </w:t>
      </w:r>
      <w:r w:rsidRPr="0047280B">
        <w:rPr>
          <w:rFonts w:ascii="Times" w:eastAsia="Times New Roman" w:hAnsi="Times" w:cs="Times New Roman"/>
        </w:rPr>
        <w:t>Dept. of Computer Science, Univ. of Miami, Coral Gables, FL 33146, USA</w:t>
      </w:r>
    </w:p>
    <w:p w14:paraId="7B20DBA9" w14:textId="2EA416C0" w:rsidR="0047280B" w:rsidRPr="0047280B" w:rsidRDefault="0047280B" w:rsidP="00F60E04">
      <w:pPr>
        <w:spacing w:after="240"/>
        <w:ind w:left="180" w:hanging="180"/>
        <w:rPr>
          <w:rFonts w:ascii="Times" w:eastAsia="Times New Roman" w:hAnsi="Times" w:cs="Times New Roman"/>
        </w:rPr>
      </w:pPr>
      <w:r w:rsidRPr="0047280B">
        <w:rPr>
          <w:rFonts w:ascii="Times" w:eastAsia="Times New Roman" w:hAnsi="Times" w:cs="Times New Roman"/>
          <w:vertAlign w:val="superscript"/>
        </w:rPr>
        <w:t>3</w:t>
      </w:r>
      <w:r w:rsidR="00C1544D">
        <w:rPr>
          <w:rFonts w:ascii="Times" w:eastAsia="Times New Roman" w:hAnsi="Times" w:cs="Times New Roman"/>
          <w:vertAlign w:val="superscript"/>
        </w:rPr>
        <w:t xml:space="preserve"> </w:t>
      </w:r>
      <w:proofErr w:type="gramStart"/>
      <w:r w:rsidRPr="0047280B">
        <w:rPr>
          <w:rFonts w:ascii="Times" w:eastAsia="Times New Roman" w:hAnsi="Times" w:cs="Times New Roman"/>
        </w:rPr>
        <w:t>Center</w:t>
      </w:r>
      <w:proofErr w:type="gramEnd"/>
      <w:r w:rsidRPr="0047280B">
        <w:rPr>
          <w:rFonts w:ascii="Times" w:eastAsia="Times New Roman" w:hAnsi="Times" w:cs="Times New Roman"/>
        </w:rPr>
        <w:t xml:space="preserve"> for Computational Science, Univ. of Miami, Coral Gables, FL 33146, USA</w:t>
      </w:r>
    </w:p>
    <w:p w14:paraId="3697CEE4" w14:textId="68098037" w:rsidR="0047280B" w:rsidRPr="0047280B" w:rsidRDefault="0047280B" w:rsidP="00F60E04">
      <w:pPr>
        <w:spacing w:after="240"/>
        <w:ind w:left="180" w:hanging="180"/>
        <w:rPr>
          <w:rFonts w:ascii="Times" w:eastAsia="Times New Roman" w:hAnsi="Times" w:cs="Times New Roman"/>
        </w:rPr>
      </w:pPr>
      <w:r w:rsidRPr="0047280B">
        <w:rPr>
          <w:rFonts w:ascii="Times" w:eastAsia="Times New Roman" w:hAnsi="Times" w:cs="Times New Roman"/>
          <w:vertAlign w:val="superscript"/>
        </w:rPr>
        <w:t>4</w:t>
      </w:r>
      <w:r w:rsidR="00C1544D">
        <w:rPr>
          <w:rFonts w:ascii="Times" w:eastAsia="Times New Roman" w:hAnsi="Times" w:cs="Times New Roman"/>
          <w:vertAlign w:val="superscript"/>
        </w:rPr>
        <w:t xml:space="preserve"> </w:t>
      </w:r>
      <w:r w:rsidRPr="0047280B">
        <w:rPr>
          <w:rFonts w:ascii="Times" w:eastAsia="Times New Roman" w:hAnsi="Times" w:cs="Times New Roman"/>
        </w:rPr>
        <w:t>Dept. of Biology, Univ. of Miami, Coral Gables, FL 33146, USA</w:t>
      </w:r>
    </w:p>
    <w:p w14:paraId="78E8DB43" w14:textId="4F88AE39" w:rsidR="0047280B" w:rsidRDefault="0047280B" w:rsidP="00F60E04">
      <w:pPr>
        <w:spacing w:after="240"/>
        <w:ind w:left="180" w:hanging="180"/>
        <w:rPr>
          <w:rFonts w:ascii="Times" w:eastAsia="Times New Roman" w:hAnsi="Times" w:cs="Times New Roman"/>
        </w:rPr>
      </w:pPr>
      <w:r w:rsidRPr="0047280B">
        <w:rPr>
          <w:rFonts w:ascii="Times" w:eastAsia="Times New Roman" w:hAnsi="Times" w:cs="Times New Roman"/>
          <w:vertAlign w:val="superscript"/>
        </w:rPr>
        <w:t>5</w:t>
      </w:r>
      <w:r w:rsidR="00C1544D">
        <w:rPr>
          <w:rFonts w:ascii="Times" w:eastAsia="Times New Roman" w:hAnsi="Times" w:cs="Times New Roman"/>
          <w:vertAlign w:val="superscript"/>
        </w:rPr>
        <w:t xml:space="preserve"> </w:t>
      </w:r>
      <w:r w:rsidRPr="0047280B">
        <w:rPr>
          <w:rFonts w:ascii="Times" w:eastAsia="Times New Roman" w:hAnsi="Times" w:cs="Times New Roman"/>
        </w:rPr>
        <w:t>Sylvester Comprehensive Cancer Center, Miller School of Medicine, University of Miami, Miami, FL 33136, USA</w:t>
      </w:r>
    </w:p>
    <w:p w14:paraId="1830A2C3" w14:textId="6EABEF54" w:rsidR="0047280B" w:rsidRDefault="00C1544D" w:rsidP="00F60E04">
      <w:pPr>
        <w:spacing w:line="276" w:lineRule="auto"/>
        <w:ind w:left="180" w:hanging="180"/>
        <w:rPr>
          <w:rFonts w:ascii="Times" w:hAnsi="Times"/>
        </w:rPr>
      </w:pPr>
      <w:r>
        <w:rPr>
          <w:rFonts w:ascii="Times" w:eastAsia="Times New Roman" w:hAnsi="Times" w:cs="Times New Roman"/>
          <w:vertAlign w:val="superscript"/>
        </w:rPr>
        <w:t xml:space="preserve">6 </w:t>
      </w:r>
      <w:proofErr w:type="gramStart"/>
      <w:r w:rsidR="0047280B" w:rsidRPr="00343841">
        <w:rPr>
          <w:rFonts w:ascii="Times" w:hAnsi="Times"/>
          <w:iCs/>
        </w:rPr>
        <w:t>Center</w:t>
      </w:r>
      <w:proofErr w:type="gramEnd"/>
      <w:r w:rsidR="0047280B" w:rsidRPr="00343841">
        <w:rPr>
          <w:rFonts w:ascii="Times" w:hAnsi="Times"/>
          <w:iCs/>
        </w:rPr>
        <w:t xml:space="preserve"> for the Study of Biological Complexity, Virginia Commonwealth University, Richmond, VA 23284, USA</w:t>
      </w:r>
      <w:r w:rsidR="0047280B">
        <w:rPr>
          <w:rFonts w:ascii="Times" w:hAnsi="Times"/>
        </w:rPr>
        <w:t xml:space="preserve"> </w:t>
      </w:r>
    </w:p>
    <w:p w14:paraId="1CE0CB6A" w14:textId="77777777" w:rsidR="0047280B" w:rsidRPr="0047280B" w:rsidRDefault="0047280B" w:rsidP="0047280B">
      <w:pPr>
        <w:spacing w:after="240"/>
        <w:rPr>
          <w:rFonts w:ascii="Times" w:eastAsia="Times New Roman" w:hAnsi="Times" w:cs="Times New Roman"/>
          <w:vertAlign w:val="superscript"/>
        </w:rPr>
      </w:pPr>
    </w:p>
    <w:p w14:paraId="76E85A4D" w14:textId="77777777" w:rsidR="0047280B" w:rsidRDefault="0047280B" w:rsidP="0047280B">
      <w:pPr>
        <w:spacing w:after="240"/>
        <w:rPr>
          <w:rFonts w:ascii="Times" w:eastAsia="Times New Roman" w:hAnsi="Times" w:cs="Times New Roman"/>
        </w:rPr>
      </w:pPr>
    </w:p>
    <w:p w14:paraId="70FCE2C9" w14:textId="1BE84A5B" w:rsidR="0047280B" w:rsidRDefault="004976BA" w:rsidP="0047280B">
      <w:pPr>
        <w:rPr>
          <w:rFonts w:ascii="Times" w:eastAsia="Times New Roman" w:hAnsi="Times" w:cs="Times New Roman"/>
        </w:rPr>
      </w:pPr>
      <w:r>
        <w:rPr>
          <w:rFonts w:ascii="Times" w:eastAsia="Times New Roman" w:hAnsi="Times" w:cs="Times New Roman"/>
        </w:rPr>
        <w:t xml:space="preserve">* Corresponding authors: </w:t>
      </w:r>
      <w:hyperlink r:id="rId7" w:history="1">
        <w:r w:rsidRPr="00990F12">
          <w:rPr>
            <w:rStyle w:val="Hyperlink"/>
            <w:rFonts w:ascii="Times" w:eastAsia="Times New Roman" w:hAnsi="Times" w:cs="Times New Roman"/>
          </w:rPr>
          <w:t>wuchtys@cs.miami.edu</w:t>
        </w:r>
      </w:hyperlink>
      <w:r>
        <w:rPr>
          <w:rFonts w:ascii="Times" w:eastAsia="Times New Roman" w:hAnsi="Times" w:cs="Times New Roman"/>
        </w:rPr>
        <w:t xml:space="preserve">, </w:t>
      </w:r>
      <w:hyperlink r:id="rId8" w:history="1">
        <w:r w:rsidRPr="00990F12">
          <w:rPr>
            <w:rStyle w:val="Hyperlink"/>
            <w:rFonts w:ascii="Times" w:eastAsia="Times New Roman" w:hAnsi="Times" w:cs="Times New Roman"/>
          </w:rPr>
          <w:t>peter@uetz.us</w:t>
        </w:r>
      </w:hyperlink>
      <w:r>
        <w:rPr>
          <w:rFonts w:ascii="Times" w:eastAsia="Times New Roman" w:hAnsi="Times" w:cs="Times New Roman"/>
        </w:rPr>
        <w:t xml:space="preserve"> </w:t>
      </w:r>
    </w:p>
    <w:p w14:paraId="71E91420" w14:textId="77777777" w:rsidR="00CB5ABB" w:rsidRDefault="00CB5ABB">
      <w:pPr>
        <w:rPr>
          <w:rFonts w:ascii="Times" w:eastAsia="Times New Roman" w:hAnsi="Times" w:cs="Times New Roman"/>
          <w:b/>
        </w:rPr>
      </w:pPr>
      <w:r>
        <w:rPr>
          <w:rFonts w:ascii="Times" w:eastAsia="Times New Roman" w:hAnsi="Times" w:cs="Times New Roman"/>
          <w:b/>
        </w:rPr>
        <w:br w:type="page"/>
      </w:r>
    </w:p>
    <w:p w14:paraId="30953986" w14:textId="04F624A9" w:rsidR="0047280B" w:rsidRPr="00CB5ABB" w:rsidRDefault="00167CE7" w:rsidP="0047280B">
      <w:pPr>
        <w:rPr>
          <w:rFonts w:ascii="Times" w:eastAsia="Times New Roman" w:hAnsi="Times" w:cs="Times New Roman"/>
          <w:b/>
        </w:rPr>
      </w:pPr>
      <w:r w:rsidRPr="00CB5ABB">
        <w:rPr>
          <w:rFonts w:ascii="Times" w:eastAsia="Times New Roman" w:hAnsi="Times" w:cs="Times New Roman"/>
          <w:b/>
        </w:rPr>
        <w:lastRenderedPageBreak/>
        <w:t>Abstract</w:t>
      </w:r>
    </w:p>
    <w:p w14:paraId="67CC90EF" w14:textId="3D204339" w:rsidR="0047280B" w:rsidRDefault="00EC7EB7" w:rsidP="0047280B">
      <w:pPr>
        <w:rPr>
          <w:rFonts w:ascii="Times" w:eastAsia="Times New Roman" w:hAnsi="Times" w:cs="Times New Roman"/>
        </w:rPr>
      </w:pPr>
      <w:r>
        <w:rPr>
          <w:rFonts w:ascii="Times" w:eastAsia="Times New Roman" w:hAnsi="Times" w:cs="Times New Roman"/>
        </w:rPr>
        <w:t>Viruses infect their hosts by a series of protein-protein interactions, starting with virus binding to surface receptors, and concluding with virus assemb</w:t>
      </w:r>
      <w:ins w:id="0" w:author="Goodacre, Norman *" w:date="2017-09-05T14:50:00Z">
        <w:r w:rsidR="002C4F2D">
          <w:rPr>
            <w:rFonts w:ascii="Times" w:eastAsia="Times New Roman" w:hAnsi="Times" w:cs="Times New Roman"/>
          </w:rPr>
          <w:t>l</w:t>
        </w:r>
      </w:ins>
      <w:r>
        <w:rPr>
          <w:rFonts w:ascii="Times" w:eastAsia="Times New Roman" w:hAnsi="Times" w:cs="Times New Roman"/>
        </w:rPr>
        <w:t xml:space="preserve">y and egress of complete virus particle. </w:t>
      </w:r>
      <w:r w:rsidRPr="00EC7EB7">
        <w:rPr>
          <w:rFonts w:ascii="Times" w:eastAsia="Times New Roman" w:hAnsi="Times" w:cs="Times New Roman"/>
        </w:rPr>
        <w:t>We discuss the coverage o</w:t>
      </w:r>
      <w:r>
        <w:rPr>
          <w:rFonts w:ascii="Times" w:eastAsia="Times New Roman" w:hAnsi="Times" w:cs="Times New Roman"/>
        </w:rPr>
        <w:t>f human viruses and how well their proteins have been stud</w:t>
      </w:r>
      <w:r w:rsidR="003C0748">
        <w:rPr>
          <w:rFonts w:ascii="Times" w:eastAsia="Times New Roman" w:hAnsi="Times" w:cs="Times New Roman"/>
        </w:rPr>
        <w:t xml:space="preserve">ied for host-virus interactions: only 4 virus families have </w:t>
      </w:r>
      <w:r w:rsidR="00B258F7">
        <w:rPr>
          <w:rFonts w:ascii="Times" w:eastAsia="Times New Roman" w:hAnsi="Times" w:cs="Times New Roman"/>
        </w:rPr>
        <w:t xml:space="preserve">accumulated </w:t>
      </w:r>
      <w:r w:rsidR="003C0748" w:rsidRPr="003C0748">
        <w:rPr>
          <w:rFonts w:ascii="Times" w:eastAsia="Times New Roman" w:hAnsi="Times" w:cs="Times New Roman"/>
        </w:rPr>
        <w:t xml:space="preserve">more than 1000 PPIs when all their PPIs are combined, namely </w:t>
      </w:r>
      <w:proofErr w:type="spellStart"/>
      <w:r w:rsidR="003C0748" w:rsidRPr="003C0748">
        <w:rPr>
          <w:rFonts w:ascii="Times" w:eastAsia="Times New Roman" w:hAnsi="Times" w:cs="Times New Roman"/>
        </w:rPr>
        <w:t>Orthomyxoviruses</w:t>
      </w:r>
      <w:proofErr w:type="spellEnd"/>
      <w:r w:rsidR="003C0748" w:rsidRPr="003C0748">
        <w:rPr>
          <w:rFonts w:ascii="Times" w:eastAsia="Times New Roman" w:hAnsi="Times" w:cs="Times New Roman"/>
        </w:rPr>
        <w:t xml:space="preserve"> (5</w:t>
      </w:r>
      <w:r w:rsidR="00B258F7">
        <w:rPr>
          <w:rFonts w:ascii="Times" w:eastAsia="Times New Roman" w:hAnsi="Times" w:cs="Times New Roman"/>
        </w:rPr>
        <w:t>,</w:t>
      </w:r>
      <w:r w:rsidR="003C0748" w:rsidRPr="003C0748">
        <w:rPr>
          <w:rFonts w:ascii="Times" w:eastAsia="Times New Roman" w:hAnsi="Times" w:cs="Times New Roman"/>
        </w:rPr>
        <w:t>494)</w:t>
      </w:r>
      <w:proofErr w:type="gramStart"/>
      <w:r w:rsidR="003C0748" w:rsidRPr="003C0748">
        <w:rPr>
          <w:rFonts w:ascii="Times" w:eastAsia="Times New Roman" w:hAnsi="Times" w:cs="Times New Roman"/>
        </w:rPr>
        <w:t>,  herpesviruses</w:t>
      </w:r>
      <w:proofErr w:type="gramEnd"/>
      <w:r w:rsidR="003C0748" w:rsidRPr="003C0748">
        <w:rPr>
          <w:rFonts w:ascii="Times" w:eastAsia="Times New Roman" w:hAnsi="Times" w:cs="Times New Roman"/>
        </w:rPr>
        <w:t xml:space="preserve"> (5</w:t>
      </w:r>
      <w:r w:rsidR="00B258F7">
        <w:rPr>
          <w:rFonts w:ascii="Times" w:eastAsia="Times New Roman" w:hAnsi="Times" w:cs="Times New Roman"/>
        </w:rPr>
        <w:t>,</w:t>
      </w:r>
      <w:r w:rsidR="003C0748" w:rsidRPr="003C0748">
        <w:rPr>
          <w:rFonts w:ascii="Times" w:eastAsia="Times New Roman" w:hAnsi="Times" w:cs="Times New Roman"/>
        </w:rPr>
        <w:t>423), papillomaviruses (3</w:t>
      </w:r>
      <w:r w:rsidR="00B258F7">
        <w:rPr>
          <w:rFonts w:ascii="Times" w:eastAsia="Times New Roman" w:hAnsi="Times" w:cs="Times New Roman"/>
        </w:rPr>
        <w:t>,</w:t>
      </w:r>
      <w:r w:rsidR="003C0748" w:rsidRPr="003C0748">
        <w:rPr>
          <w:rFonts w:ascii="Times" w:eastAsia="Times New Roman" w:hAnsi="Times" w:cs="Times New Roman"/>
        </w:rPr>
        <w:t>927) and retroviruses (2</w:t>
      </w:r>
      <w:r w:rsidR="00B258F7">
        <w:rPr>
          <w:rFonts w:ascii="Times" w:eastAsia="Times New Roman" w:hAnsi="Times" w:cs="Times New Roman"/>
        </w:rPr>
        <w:t>,285).</w:t>
      </w:r>
      <w:r>
        <w:rPr>
          <w:rFonts w:ascii="Times" w:eastAsia="Times New Roman" w:hAnsi="Times" w:cs="Times New Roman"/>
        </w:rPr>
        <w:t xml:space="preserve"> </w:t>
      </w:r>
      <w:r w:rsidR="00B258F7">
        <w:rPr>
          <w:rFonts w:ascii="Times" w:eastAsia="Times New Roman" w:hAnsi="Times" w:cs="Times New Roman"/>
        </w:rPr>
        <w:t>Thus, s</w:t>
      </w:r>
      <w:r>
        <w:rPr>
          <w:rFonts w:ascii="Times" w:eastAsia="Times New Roman" w:hAnsi="Times" w:cs="Times New Roman"/>
        </w:rPr>
        <w:t xml:space="preserve">ome viruses have been extremely well studied, with some viruses, such as HIV, having more than a hundred interactions identified for each of its proteins. It remains unclear how many of these interactions are physiologically relevant. However, for many </w:t>
      </w:r>
      <w:r w:rsidR="00B258F7">
        <w:rPr>
          <w:rFonts w:ascii="Times" w:eastAsia="Times New Roman" w:hAnsi="Times" w:cs="Times New Roman"/>
        </w:rPr>
        <w:t>me</w:t>
      </w:r>
      <w:ins w:id="1" w:author="Goodacre, Norman *" w:date="2017-09-05T14:50:00Z">
        <w:r w:rsidR="002C4F2D">
          <w:rPr>
            <w:rFonts w:ascii="Times" w:eastAsia="Times New Roman" w:hAnsi="Times" w:cs="Times New Roman"/>
          </w:rPr>
          <w:t>d</w:t>
        </w:r>
      </w:ins>
      <w:del w:id="2" w:author="Goodacre, Norman *" w:date="2017-09-05T14:50:00Z">
        <w:r w:rsidR="00B258F7" w:rsidDel="002C4F2D">
          <w:rPr>
            <w:rFonts w:ascii="Times" w:eastAsia="Times New Roman" w:hAnsi="Times" w:cs="Times New Roman"/>
          </w:rPr>
          <w:delText>c</w:delText>
        </w:r>
      </w:del>
      <w:r w:rsidR="00B258F7">
        <w:rPr>
          <w:rFonts w:ascii="Times" w:eastAsia="Times New Roman" w:hAnsi="Times" w:cs="Times New Roman"/>
        </w:rPr>
        <w:t>i</w:t>
      </w:r>
      <w:ins w:id="3" w:author="Goodacre, Norman *" w:date="2017-09-05T14:50:00Z">
        <w:r w:rsidR="002C4F2D">
          <w:rPr>
            <w:rFonts w:ascii="Times" w:eastAsia="Times New Roman" w:hAnsi="Times" w:cs="Times New Roman"/>
          </w:rPr>
          <w:t>c</w:t>
        </w:r>
      </w:ins>
      <w:r w:rsidR="00B258F7">
        <w:rPr>
          <w:rFonts w:ascii="Times" w:eastAsia="Times New Roman" w:hAnsi="Times" w:cs="Times New Roman"/>
        </w:rPr>
        <w:t xml:space="preserve">ally important </w:t>
      </w:r>
      <w:r>
        <w:rPr>
          <w:rFonts w:ascii="Times" w:eastAsia="Times New Roman" w:hAnsi="Times" w:cs="Times New Roman"/>
        </w:rPr>
        <w:t xml:space="preserve">viruses </w:t>
      </w:r>
      <w:r w:rsidR="007F4D4D">
        <w:rPr>
          <w:rFonts w:ascii="Times" w:eastAsia="Times New Roman" w:hAnsi="Times" w:cs="Times New Roman"/>
        </w:rPr>
        <w:t xml:space="preserve">there are numerous genome sequences available but </w:t>
      </w:r>
      <w:r>
        <w:rPr>
          <w:rFonts w:ascii="Times" w:eastAsia="Times New Roman" w:hAnsi="Times" w:cs="Times New Roman"/>
        </w:rPr>
        <w:t>only few interactions are known</w:t>
      </w:r>
      <w:r w:rsidR="00B258F7">
        <w:rPr>
          <w:rFonts w:ascii="Times" w:eastAsia="Times New Roman" w:hAnsi="Times" w:cs="Times New Roman"/>
        </w:rPr>
        <w:t xml:space="preserve"> (e.g. rhinoviruses)</w:t>
      </w:r>
      <w:r>
        <w:rPr>
          <w:rFonts w:ascii="Times" w:eastAsia="Times New Roman" w:hAnsi="Times" w:cs="Times New Roman"/>
        </w:rPr>
        <w:t xml:space="preserve">. We discuss </w:t>
      </w:r>
      <w:r w:rsidR="007F4D4D">
        <w:rPr>
          <w:rFonts w:ascii="Times" w:eastAsia="Times New Roman" w:hAnsi="Times" w:cs="Times New Roman"/>
        </w:rPr>
        <w:t>the</w:t>
      </w:r>
      <w:r>
        <w:rPr>
          <w:rFonts w:ascii="Times" w:eastAsia="Times New Roman" w:hAnsi="Times" w:cs="Times New Roman"/>
        </w:rPr>
        <w:t xml:space="preserve"> conclusions that can be drawn from </w:t>
      </w:r>
      <w:r w:rsidR="00CB5ABB">
        <w:rPr>
          <w:rFonts w:ascii="Times" w:eastAsia="Times New Roman" w:hAnsi="Times" w:cs="Times New Roman"/>
        </w:rPr>
        <w:t>large- and small-scale PPI studies in human viruses, how they reflect the relevance of important viruses for human health, and finally compare them to some insights gained fro</w:t>
      </w:r>
      <w:r w:rsidR="007F4D4D">
        <w:rPr>
          <w:rFonts w:ascii="Times" w:eastAsia="Times New Roman" w:hAnsi="Times" w:cs="Times New Roman"/>
        </w:rPr>
        <w:t>m phage-bacterial interactions.</w:t>
      </w:r>
    </w:p>
    <w:p w14:paraId="29723024" w14:textId="77777777" w:rsidR="0047280B" w:rsidRDefault="0047280B" w:rsidP="0047280B">
      <w:pPr>
        <w:rPr>
          <w:rFonts w:ascii="Times" w:eastAsia="Times New Roman" w:hAnsi="Times" w:cs="Times New Roman"/>
        </w:rPr>
      </w:pPr>
    </w:p>
    <w:p w14:paraId="1CAD8FE6" w14:textId="77777777" w:rsidR="0047280B" w:rsidRDefault="0047280B" w:rsidP="0047280B">
      <w:pPr>
        <w:rPr>
          <w:rFonts w:ascii="Times" w:eastAsia="Times New Roman" w:hAnsi="Times" w:cs="Times New Roman"/>
        </w:rPr>
      </w:pPr>
    </w:p>
    <w:p w14:paraId="56CC23A6" w14:textId="77777777" w:rsidR="0047280B" w:rsidRPr="0047280B" w:rsidRDefault="0047280B" w:rsidP="0047280B">
      <w:pPr>
        <w:rPr>
          <w:rFonts w:ascii="Times" w:hAnsi="Times" w:cs="Times New Roman"/>
        </w:rPr>
      </w:pPr>
      <w:r w:rsidRPr="0047280B">
        <w:rPr>
          <w:rFonts w:ascii="Times" w:hAnsi="Times" w:cs="Arial"/>
          <w:b/>
          <w:bCs/>
          <w:color w:val="000000"/>
        </w:rPr>
        <w:t>Introduction</w:t>
      </w:r>
    </w:p>
    <w:p w14:paraId="70808A3E" w14:textId="6B56FDDB" w:rsidR="0047280B" w:rsidRDefault="00137861" w:rsidP="0047280B">
      <w:pPr>
        <w:spacing w:after="240"/>
        <w:rPr>
          <w:rFonts w:ascii="Times" w:eastAsia="Times New Roman" w:hAnsi="Times" w:cs="Times New Roman"/>
        </w:rPr>
      </w:pPr>
      <w:r>
        <w:rPr>
          <w:rFonts w:ascii="Times" w:eastAsia="Times New Roman" w:hAnsi="Times" w:cs="Times New Roman"/>
        </w:rPr>
        <w:t>Viruses are, together with bacteria, the most important pathogens on earth. While most bacteria are still easy to treat with antibiotics, viruses are much harder to control. That is a direct consequence of their nature, being composed of only a few nucleic acids and proteins and sometimes lipids and a few other compounds. Given their simple composition and structure viruses are completely dependen</w:t>
      </w:r>
      <w:del w:id="4" w:author="Goodacre, Norman *" w:date="2017-09-05T14:50:00Z">
        <w:r w:rsidDel="002C4F2D">
          <w:rPr>
            <w:rFonts w:ascii="Times" w:eastAsia="Times New Roman" w:hAnsi="Times" w:cs="Times New Roman"/>
          </w:rPr>
          <w:delText>d</w:delText>
        </w:r>
      </w:del>
      <w:ins w:id="5" w:author="Goodacre, Norman *" w:date="2017-09-05T14:50:00Z">
        <w:r w:rsidR="002C4F2D">
          <w:rPr>
            <w:rFonts w:ascii="Times" w:eastAsia="Times New Roman" w:hAnsi="Times" w:cs="Times New Roman"/>
          </w:rPr>
          <w:t>t</w:t>
        </w:r>
      </w:ins>
      <w:r>
        <w:rPr>
          <w:rFonts w:ascii="Times" w:eastAsia="Times New Roman" w:hAnsi="Times" w:cs="Times New Roman"/>
        </w:rPr>
        <w:t xml:space="preserve"> on their hosts, and hence they have to extensively interact with host proteins and other host components.</w:t>
      </w:r>
    </w:p>
    <w:p w14:paraId="271BEA2A" w14:textId="7B0E0D7D" w:rsidR="00137861" w:rsidRPr="0047280B" w:rsidRDefault="00F92ABB" w:rsidP="0047280B">
      <w:pPr>
        <w:spacing w:after="240"/>
        <w:rPr>
          <w:rFonts w:ascii="Times" w:eastAsia="Times New Roman" w:hAnsi="Times" w:cs="Times New Roman"/>
        </w:rPr>
      </w:pPr>
      <w:r>
        <w:rPr>
          <w:rFonts w:ascii="Times" w:eastAsia="Times New Roman" w:hAnsi="Times" w:cs="Times New Roman"/>
        </w:rPr>
        <w:t xml:space="preserve">In this review we provide an overview of virus diversity and how it related to the diversity of host-virus diversity. </w:t>
      </w:r>
      <w:r w:rsidR="00E0610D">
        <w:rPr>
          <w:rFonts w:ascii="Times" w:eastAsia="Times New Roman" w:hAnsi="Times" w:cs="Times New Roman"/>
        </w:rPr>
        <w:t xml:space="preserve">We surmise that medically important viruses have received more attention and thus more research, hence more interactions should be known and understood. While this is often the case, there is no simple correlation. In fact, being highly pathogenic does not mean a virus is easy to study or it may not be of interest, given a very restricted geographic range or very narrow host range. For some viruses, such as </w:t>
      </w:r>
      <w:proofErr w:type="spellStart"/>
      <w:r w:rsidR="00E0610D">
        <w:rPr>
          <w:rFonts w:ascii="Times" w:eastAsia="Times New Roman" w:hAnsi="Times" w:cs="Times New Roman"/>
        </w:rPr>
        <w:t>Zika</w:t>
      </w:r>
      <w:proofErr w:type="spellEnd"/>
      <w:r w:rsidR="00E0610D">
        <w:rPr>
          <w:rFonts w:ascii="Times" w:eastAsia="Times New Roman" w:hAnsi="Times" w:cs="Times New Roman"/>
        </w:rPr>
        <w:t xml:space="preserve">, the threat is </w:t>
      </w:r>
      <w:r w:rsidR="005B09A7">
        <w:rPr>
          <w:rFonts w:ascii="Times" w:eastAsia="Times New Roman" w:hAnsi="Times" w:cs="Times New Roman"/>
        </w:rPr>
        <w:t>relatively</w:t>
      </w:r>
      <w:r w:rsidR="00E0610D">
        <w:rPr>
          <w:rFonts w:ascii="Times" w:eastAsia="Times New Roman" w:hAnsi="Times" w:cs="Times New Roman"/>
        </w:rPr>
        <w:t xml:space="preserve"> recent </w:t>
      </w:r>
      <w:r w:rsidR="005B09A7">
        <w:rPr>
          <w:rFonts w:ascii="Times" w:eastAsia="Times New Roman" w:hAnsi="Times" w:cs="Times New Roman"/>
        </w:rPr>
        <w:t xml:space="preserve">so </w:t>
      </w:r>
      <w:r w:rsidR="00E0610D">
        <w:rPr>
          <w:rFonts w:ascii="Times" w:eastAsia="Times New Roman" w:hAnsi="Times" w:cs="Times New Roman"/>
        </w:rPr>
        <w:t xml:space="preserve">that research has only ramped up </w:t>
      </w:r>
      <w:r w:rsidR="005B09A7">
        <w:rPr>
          <w:rFonts w:ascii="Times" w:eastAsia="Times New Roman" w:hAnsi="Times" w:cs="Times New Roman"/>
        </w:rPr>
        <w:t>during the past few years</w:t>
      </w:r>
      <w:r w:rsidR="00E0610D">
        <w:rPr>
          <w:rFonts w:ascii="Times" w:eastAsia="Times New Roman" w:hAnsi="Times" w:cs="Times New Roman"/>
        </w:rPr>
        <w:t xml:space="preserve"> and there is no extensive data available yet.</w:t>
      </w:r>
    </w:p>
    <w:p w14:paraId="0E445ECB" w14:textId="77777777" w:rsidR="0047280B" w:rsidRPr="0047280B" w:rsidRDefault="0047280B" w:rsidP="0047280B">
      <w:pPr>
        <w:rPr>
          <w:rFonts w:ascii="Times" w:hAnsi="Times" w:cs="Times New Roman"/>
        </w:rPr>
      </w:pPr>
      <w:r w:rsidRPr="0047280B">
        <w:rPr>
          <w:rFonts w:ascii="Times" w:hAnsi="Times" w:cs="Arial"/>
          <w:b/>
          <w:bCs/>
          <w:color w:val="000000"/>
        </w:rPr>
        <w:t>Diversity of human viruses</w:t>
      </w:r>
    </w:p>
    <w:p w14:paraId="29E09F1A" w14:textId="294465BD" w:rsidR="002012FD" w:rsidRDefault="00971ECC" w:rsidP="0047280B">
      <w:pPr>
        <w:rPr>
          <w:rFonts w:ascii="Times" w:hAnsi="Times" w:cs="Arial"/>
          <w:color w:val="000000"/>
        </w:rPr>
      </w:pPr>
      <w:r>
        <w:rPr>
          <w:rFonts w:ascii="Times" w:hAnsi="Times" w:cs="Arial"/>
          <w:color w:val="000000"/>
        </w:rPr>
        <w:t xml:space="preserve">Most people are infected by one or more viruses. Wylie et al. </w:t>
      </w:r>
      <w:r w:rsidRPr="00971ECC">
        <w:rPr>
          <w:rFonts w:ascii="Times" w:hAnsi="Times" w:cs="Arial"/>
          <w:color w:val="000000"/>
        </w:rPr>
        <w:t xml:space="preserve">detected an average of 5.5 viral genera in each </w:t>
      </w:r>
      <w:r>
        <w:rPr>
          <w:rFonts w:ascii="Times" w:hAnsi="Times" w:cs="Arial"/>
          <w:color w:val="000000"/>
        </w:rPr>
        <w:t xml:space="preserve">of 102 healthy </w:t>
      </w:r>
      <w:r w:rsidRPr="00971ECC">
        <w:rPr>
          <w:rFonts w:ascii="Times" w:hAnsi="Times" w:cs="Arial"/>
          <w:color w:val="000000"/>
        </w:rPr>
        <w:t>individual</w:t>
      </w:r>
      <w:r>
        <w:rPr>
          <w:rFonts w:ascii="Times" w:hAnsi="Times" w:cs="Arial"/>
          <w:color w:val="000000"/>
        </w:rPr>
        <w:t>s. Given that no more than 5 habitats were screened (</w:t>
      </w:r>
      <w:r w:rsidRPr="00971ECC">
        <w:rPr>
          <w:rFonts w:ascii="Times" w:hAnsi="Times" w:cs="Arial"/>
          <w:color w:val="000000"/>
        </w:rPr>
        <w:t>nose, skin, mouth, vagina, and stool</w:t>
      </w:r>
      <w:r>
        <w:rPr>
          <w:rFonts w:ascii="Times" w:hAnsi="Times" w:cs="Arial"/>
          <w:color w:val="000000"/>
        </w:rPr>
        <w:t xml:space="preserve">) we can safely assume that most people have dozens of different viruses in their body. However, only few of them lead to clinical symptoms or disease. We </w:t>
      </w:r>
      <w:r w:rsidR="007B11EA">
        <w:rPr>
          <w:rFonts w:ascii="Times" w:hAnsi="Times" w:cs="Arial"/>
          <w:color w:val="000000"/>
        </w:rPr>
        <w:t>have thus compiled data on the diversity of human viruses by looking both at sequence diversity (</w:t>
      </w:r>
      <w:r w:rsidR="007B11EA" w:rsidRPr="002217EA">
        <w:rPr>
          <w:rFonts w:ascii="Times" w:hAnsi="Times" w:cs="Arial"/>
          <w:b/>
          <w:color w:val="000000"/>
        </w:rPr>
        <w:t>Table 1</w:t>
      </w:r>
      <w:r w:rsidR="007B11EA">
        <w:rPr>
          <w:rFonts w:ascii="Times" w:hAnsi="Times" w:cs="Arial"/>
          <w:color w:val="000000"/>
        </w:rPr>
        <w:t>) and epidemiology (</w:t>
      </w:r>
      <w:r w:rsidR="007B11EA" w:rsidRPr="002217EA">
        <w:rPr>
          <w:rFonts w:ascii="Times" w:hAnsi="Times" w:cs="Arial"/>
          <w:b/>
          <w:color w:val="000000"/>
        </w:rPr>
        <w:t>Table 2</w:t>
      </w:r>
      <w:r w:rsidR="007B11EA">
        <w:rPr>
          <w:rFonts w:ascii="Times" w:hAnsi="Times" w:cs="Arial"/>
          <w:color w:val="000000"/>
        </w:rPr>
        <w:t>).</w:t>
      </w:r>
    </w:p>
    <w:p w14:paraId="2913C590" w14:textId="77777777" w:rsidR="00451A12" w:rsidRDefault="00451A12" w:rsidP="0047280B">
      <w:pPr>
        <w:rPr>
          <w:rFonts w:ascii="Times" w:hAnsi="Times" w:cs="Arial"/>
          <w:color w:val="000000"/>
        </w:rPr>
      </w:pPr>
    </w:p>
    <w:p w14:paraId="38D32C54" w14:textId="77777777" w:rsidR="0047280B" w:rsidRPr="0047280B" w:rsidRDefault="0047280B" w:rsidP="0047280B">
      <w:pPr>
        <w:rPr>
          <w:rFonts w:ascii="Times" w:hAnsi="Times" w:cs="Times New Roman"/>
        </w:rPr>
      </w:pPr>
      <w:r w:rsidRPr="0047280B">
        <w:rPr>
          <w:rFonts w:ascii="Times" w:hAnsi="Times" w:cs="Arial"/>
          <w:b/>
          <w:bCs/>
          <w:color w:val="000000"/>
        </w:rPr>
        <w:t>Virus-host interactions in humans</w:t>
      </w:r>
    </w:p>
    <w:p w14:paraId="4F7FAAB6" w14:textId="6BF68FF0" w:rsidR="008E5B21" w:rsidRDefault="008E5B21" w:rsidP="0047280B">
      <w:pPr>
        <w:rPr>
          <w:rFonts w:ascii="Times" w:hAnsi="Times" w:cs="Arial"/>
          <w:color w:val="000000"/>
        </w:rPr>
      </w:pPr>
      <w:r>
        <w:rPr>
          <w:rFonts w:ascii="Times" w:hAnsi="Times" w:cs="Arial"/>
          <w:color w:val="000000"/>
        </w:rPr>
        <w:t>Our level of understanding human-virus PPIs is highly biased towards a few well-studied viruses. For instance, only 2 viruses have more than 1000 inte</w:t>
      </w:r>
      <w:r w:rsidR="00BF3A61">
        <w:rPr>
          <w:rFonts w:ascii="Times" w:hAnsi="Times" w:cs="Arial"/>
          <w:color w:val="000000"/>
        </w:rPr>
        <w:t xml:space="preserve">ractions listed in </w:t>
      </w:r>
      <w:proofErr w:type="spellStart"/>
      <w:r w:rsidR="00BF3A61">
        <w:rPr>
          <w:rFonts w:ascii="Times" w:hAnsi="Times" w:cs="Arial"/>
          <w:color w:val="000000"/>
        </w:rPr>
        <w:t>VirusMentha</w:t>
      </w:r>
      <w:proofErr w:type="spellEnd"/>
      <w:r w:rsidR="00BF3A61">
        <w:rPr>
          <w:rFonts w:ascii="Times" w:hAnsi="Times" w:cs="Arial"/>
          <w:color w:val="000000"/>
        </w:rPr>
        <w:t xml:space="preserve">, namely </w:t>
      </w:r>
      <w:proofErr w:type="gramStart"/>
      <w:r w:rsidR="00BF3A61">
        <w:rPr>
          <w:rFonts w:ascii="Times" w:hAnsi="Times" w:cs="Arial"/>
          <w:color w:val="000000"/>
        </w:rPr>
        <w:t>Epstein-Barr Virus</w:t>
      </w:r>
      <w:proofErr w:type="gramEnd"/>
      <w:r w:rsidR="00BF3A61">
        <w:rPr>
          <w:rFonts w:ascii="Times" w:hAnsi="Times" w:cs="Arial"/>
          <w:color w:val="000000"/>
        </w:rPr>
        <w:t xml:space="preserve"> (EBV) with 1766 and HIV-1</w:t>
      </w:r>
      <w:r w:rsidR="005C2037">
        <w:rPr>
          <w:rFonts w:ascii="Times" w:hAnsi="Times" w:cs="Arial"/>
          <w:color w:val="000000"/>
        </w:rPr>
        <w:t xml:space="preserve"> with 1304 PPIs, respectively (</w:t>
      </w:r>
      <w:r w:rsidR="005C2037" w:rsidRPr="000550AF">
        <w:rPr>
          <w:rFonts w:ascii="Times" w:hAnsi="Times" w:cs="Arial"/>
          <w:b/>
          <w:color w:val="000000"/>
        </w:rPr>
        <w:t xml:space="preserve">Table </w:t>
      </w:r>
      <w:r w:rsidR="005C2037" w:rsidRPr="002217EA">
        <w:rPr>
          <w:rFonts w:ascii="Times" w:hAnsi="Times" w:cs="Arial"/>
          <w:b/>
          <w:color w:val="000000"/>
          <w:highlight w:val="yellow"/>
        </w:rPr>
        <w:t>X</w:t>
      </w:r>
      <w:r w:rsidR="005C2037">
        <w:rPr>
          <w:rFonts w:ascii="Times" w:hAnsi="Times" w:cs="Arial"/>
          <w:color w:val="000000"/>
        </w:rPr>
        <w:t xml:space="preserve">). </w:t>
      </w:r>
      <w:bookmarkStart w:id="6" w:name="OLE_LINK42"/>
      <w:bookmarkStart w:id="7" w:name="OLE_LINK43"/>
      <w:r w:rsidR="005C2037">
        <w:rPr>
          <w:rFonts w:ascii="Times" w:hAnsi="Times" w:cs="Arial"/>
          <w:color w:val="000000"/>
        </w:rPr>
        <w:t>Only 4 virus families have more th</w:t>
      </w:r>
      <w:r w:rsidR="00CF615F">
        <w:rPr>
          <w:rFonts w:ascii="Times" w:hAnsi="Times" w:cs="Arial"/>
          <w:color w:val="000000"/>
        </w:rPr>
        <w:t xml:space="preserve">an 1000 PPIs when all their </w:t>
      </w:r>
      <w:r w:rsidR="00CF615F">
        <w:rPr>
          <w:rFonts w:ascii="Times" w:hAnsi="Times" w:cs="Arial"/>
          <w:color w:val="000000"/>
        </w:rPr>
        <w:lastRenderedPageBreak/>
        <w:t>PPIs</w:t>
      </w:r>
      <w:r w:rsidR="005C2037">
        <w:rPr>
          <w:rFonts w:ascii="Times" w:hAnsi="Times" w:cs="Arial"/>
          <w:color w:val="000000"/>
        </w:rPr>
        <w:t xml:space="preserve"> are combined, namely </w:t>
      </w:r>
      <w:proofErr w:type="spellStart"/>
      <w:r w:rsidR="005C2037">
        <w:rPr>
          <w:rFonts w:ascii="Times" w:hAnsi="Times" w:cs="Arial"/>
          <w:color w:val="000000"/>
        </w:rPr>
        <w:t>O</w:t>
      </w:r>
      <w:r w:rsidR="00C93F7B">
        <w:rPr>
          <w:rFonts w:ascii="Times" w:hAnsi="Times" w:cs="Arial"/>
          <w:color w:val="000000"/>
        </w:rPr>
        <w:t>rthomyxoviruses</w:t>
      </w:r>
      <w:proofErr w:type="spellEnd"/>
      <w:r w:rsidR="005C2037">
        <w:rPr>
          <w:rFonts w:ascii="Times" w:hAnsi="Times" w:cs="Arial"/>
          <w:color w:val="000000"/>
        </w:rPr>
        <w:t xml:space="preserve"> (5494)</w:t>
      </w:r>
      <w:proofErr w:type="gramStart"/>
      <w:r w:rsidR="005C2037">
        <w:rPr>
          <w:rFonts w:ascii="Times" w:hAnsi="Times" w:cs="Arial"/>
          <w:color w:val="000000"/>
        </w:rPr>
        <w:t>,  herpesviruses</w:t>
      </w:r>
      <w:proofErr w:type="gramEnd"/>
      <w:r w:rsidR="005C2037">
        <w:rPr>
          <w:rFonts w:ascii="Times" w:hAnsi="Times" w:cs="Arial"/>
          <w:color w:val="000000"/>
        </w:rPr>
        <w:t xml:space="preserve"> (5423), </w:t>
      </w:r>
      <w:r w:rsidR="00C93F7B">
        <w:rPr>
          <w:rFonts w:ascii="Times" w:hAnsi="Times" w:cs="Arial"/>
          <w:color w:val="000000"/>
        </w:rPr>
        <w:t>papillomaviruses</w:t>
      </w:r>
      <w:r w:rsidR="005C2037">
        <w:rPr>
          <w:rFonts w:ascii="Times" w:hAnsi="Times" w:cs="Arial"/>
          <w:color w:val="000000"/>
        </w:rPr>
        <w:t xml:space="preserve"> (3927) and retroviruses (</w:t>
      </w:r>
      <w:r w:rsidR="00C93F7B">
        <w:rPr>
          <w:rFonts w:ascii="Times" w:hAnsi="Times" w:cs="Arial"/>
          <w:color w:val="000000"/>
        </w:rPr>
        <w:t xml:space="preserve">2285), </w:t>
      </w:r>
      <w:bookmarkEnd w:id="6"/>
      <w:bookmarkEnd w:id="7"/>
      <w:r w:rsidR="00C93F7B">
        <w:rPr>
          <w:rFonts w:ascii="Times" w:hAnsi="Times" w:cs="Arial"/>
          <w:color w:val="000000"/>
        </w:rPr>
        <w:t xml:space="preserve">respectively. </w:t>
      </w:r>
      <w:r w:rsidR="000643F6">
        <w:rPr>
          <w:rFonts w:ascii="Times" w:hAnsi="Times" w:cs="Arial"/>
          <w:color w:val="000000"/>
        </w:rPr>
        <w:t xml:space="preserve">While these numbers are roughly similar, they represent vastly different genome sizes and virus diversity within families. For instance, HIV encodes only about 10 proteins while it has more than a </w:t>
      </w:r>
      <w:proofErr w:type="gramStart"/>
      <w:r w:rsidR="000643F6">
        <w:rPr>
          <w:rFonts w:ascii="Times" w:hAnsi="Times" w:cs="Arial"/>
          <w:color w:val="000000"/>
        </w:rPr>
        <w:t>100  interactions</w:t>
      </w:r>
      <w:proofErr w:type="gramEnd"/>
      <w:r w:rsidR="000643F6">
        <w:rPr>
          <w:rFonts w:ascii="Times" w:hAnsi="Times" w:cs="Arial"/>
          <w:color w:val="000000"/>
        </w:rPr>
        <w:t xml:space="preserve"> per protein. EBV, by comparison, encodes about 85 proteins and thus each protein interacts with “only” 20 proteins on average. </w:t>
      </w:r>
    </w:p>
    <w:p w14:paraId="6FC4ECF8" w14:textId="77777777" w:rsidR="008E5B21" w:rsidRDefault="008E5B21" w:rsidP="0047280B">
      <w:pPr>
        <w:rPr>
          <w:rFonts w:ascii="Times" w:hAnsi="Times" w:cs="Arial"/>
          <w:color w:val="000000"/>
        </w:rPr>
      </w:pPr>
    </w:p>
    <w:p w14:paraId="4CC99BB7" w14:textId="3B876910" w:rsidR="00920886" w:rsidRPr="00B2401F" w:rsidRDefault="00920886" w:rsidP="0047280B">
      <w:pPr>
        <w:rPr>
          <w:rFonts w:ascii="Times" w:hAnsi="Times" w:cs="Arial"/>
          <w:b/>
          <w:color w:val="000000"/>
        </w:rPr>
      </w:pPr>
      <w:r w:rsidRPr="00B2401F">
        <w:rPr>
          <w:rFonts w:ascii="Times" w:hAnsi="Times" w:cs="Arial"/>
          <w:b/>
          <w:color w:val="000000"/>
        </w:rPr>
        <w:t xml:space="preserve">How </w:t>
      </w:r>
      <w:proofErr w:type="spellStart"/>
      <w:r w:rsidRPr="00B2401F">
        <w:rPr>
          <w:rFonts w:ascii="Times" w:hAnsi="Times" w:cs="Arial"/>
          <w:b/>
          <w:color w:val="000000"/>
        </w:rPr>
        <w:t>realiable</w:t>
      </w:r>
      <w:proofErr w:type="spellEnd"/>
      <w:r w:rsidRPr="00B2401F">
        <w:rPr>
          <w:rFonts w:ascii="Times" w:hAnsi="Times" w:cs="Arial"/>
          <w:b/>
          <w:color w:val="000000"/>
        </w:rPr>
        <w:t xml:space="preserve"> are published virus-host interactions?</w:t>
      </w:r>
    </w:p>
    <w:p w14:paraId="69F4F204" w14:textId="77777777" w:rsidR="00E36E34" w:rsidRDefault="00920886" w:rsidP="00E36E34">
      <w:pPr>
        <w:spacing w:after="120"/>
        <w:rPr>
          <w:rFonts w:ascii="Times" w:hAnsi="Times" w:cs="Arial"/>
          <w:color w:val="000000"/>
        </w:rPr>
      </w:pPr>
      <w:r>
        <w:rPr>
          <w:rFonts w:ascii="Times" w:hAnsi="Times" w:cs="Arial"/>
          <w:color w:val="000000"/>
        </w:rPr>
        <w:t xml:space="preserve">There are very few studies that systematically validated human-virus interactions for their biochemical or even physiological validity. </w:t>
      </w:r>
      <w:proofErr w:type="spellStart"/>
      <w:r w:rsidR="00B2401F">
        <w:rPr>
          <w:rFonts w:ascii="Times" w:hAnsi="Times" w:cs="Arial"/>
          <w:color w:val="000000"/>
        </w:rPr>
        <w:t>Blasche</w:t>
      </w:r>
      <w:proofErr w:type="spellEnd"/>
      <w:r w:rsidR="00B2401F">
        <w:rPr>
          <w:rFonts w:ascii="Times" w:hAnsi="Times" w:cs="Arial"/>
          <w:color w:val="000000"/>
        </w:rPr>
        <w:t xml:space="preserve"> et al. found 60 “high-confidence” interactions among phage lambda and its host, E. coli, while only 30 interactions had been found during intense study over 50 years. Only </w:t>
      </w:r>
      <w:r w:rsidR="00B2401F" w:rsidRPr="002217EA">
        <w:rPr>
          <w:rFonts w:ascii="Times" w:hAnsi="Times" w:cs="Arial"/>
          <w:color w:val="000000"/>
          <w:highlight w:val="yellow"/>
        </w:rPr>
        <w:t>X</w:t>
      </w:r>
      <w:r w:rsidR="00B2401F">
        <w:rPr>
          <w:rFonts w:ascii="Times" w:hAnsi="Times" w:cs="Arial"/>
          <w:color w:val="000000"/>
        </w:rPr>
        <w:t xml:space="preserve"> out of 60 had been found before, hence we can infer a false negative rate of </w:t>
      </w:r>
      <w:r w:rsidR="00B2401F" w:rsidRPr="002217EA">
        <w:rPr>
          <w:rFonts w:ascii="Times" w:hAnsi="Times" w:cs="Arial"/>
          <w:color w:val="000000"/>
          <w:highlight w:val="yellow"/>
        </w:rPr>
        <w:t>X</w:t>
      </w:r>
      <w:r w:rsidR="00B2401F">
        <w:rPr>
          <w:rFonts w:ascii="Times" w:hAnsi="Times" w:cs="Arial"/>
          <w:color w:val="000000"/>
        </w:rPr>
        <w:t xml:space="preserve"> and a substantial false positive rate.</w:t>
      </w:r>
    </w:p>
    <w:p w14:paraId="03B525DF" w14:textId="5ADC81FC" w:rsidR="00C122A2" w:rsidRDefault="00C122A2" w:rsidP="00E36E34">
      <w:pPr>
        <w:spacing w:after="120"/>
        <w:rPr>
          <w:rFonts w:ascii="Times" w:hAnsi="Times" w:cs="Arial"/>
          <w:color w:val="000000"/>
        </w:rPr>
      </w:pPr>
      <w:r>
        <w:rPr>
          <w:rFonts w:ascii="Times" w:hAnsi="Times" w:cs="Arial"/>
          <w:color w:val="000000"/>
        </w:rPr>
        <w:t>Among the first attempts to validate human virus-host interactions was our study of KSHV-human interactions</w:t>
      </w:r>
      <w:r w:rsidR="00245D05">
        <w:rPr>
          <w:rFonts w:ascii="Times" w:hAnsi="Times" w:cs="Arial"/>
          <w:color w:val="000000"/>
        </w:rPr>
        <w:t xml:space="preserve"> </w:t>
      </w:r>
      <w:r w:rsidR="007C3EB7">
        <w:rPr>
          <w:rFonts w:ascii="Times" w:hAnsi="Times" w:cs="Arial"/>
          <w:color w:val="000000"/>
        </w:rPr>
        <w:fldChar w:fldCharType="begin"/>
      </w:r>
      <w:r w:rsidR="00167CE7">
        <w:rPr>
          <w:rFonts w:ascii="Times" w:hAnsi="Times" w:cs="Arial"/>
          <w:color w:val="000000"/>
        </w:rPr>
        <w:instrText xml:space="preserve"> ADDIN EN.CITE &lt;EndNote&gt;&lt;Cite&gt;&lt;Author&gt;Uetz&lt;/Author&gt;&lt;Year&gt;2006&lt;/Year&gt;&lt;RecNum&gt;127&lt;/RecNum&gt;&lt;DisplayText&gt;(1)&lt;/DisplayText&gt;&lt;record&gt;&lt;rec-number&gt;127&lt;/rec-number&gt;&lt;foreign-keys&gt;&lt;key app="EN" db-id="fzxf5s9pk0992pefpet5d9rcvs2ae90rrfad" timestamp="1504493836"&gt;127&lt;/key&gt;&lt;/foreign-keys&gt;&lt;ref-type name="Journal Article"&gt;17&lt;/ref-type&gt;&lt;contributors&gt;&lt;authors&gt;&lt;author&gt;Uetz, P.&lt;/author&gt;&lt;author&gt;Dong, Y. A.&lt;/author&gt;&lt;author&gt;Zeretzke, C.&lt;/author&gt;&lt;author&gt;Atzler, C.&lt;/author&gt;&lt;author&gt;Baiker, A.&lt;/author&gt;&lt;author&gt;Berger, B.&lt;/author&gt;&lt;author&gt;Rajagopala, S. V.&lt;/author&gt;&lt;author&gt;Roupelieva, M.&lt;/author&gt;&lt;author&gt;Rose, D.&lt;/author&gt;&lt;author&gt;Fossum, E.&lt;/author&gt;&lt;author&gt;Haas, J.&lt;/author&gt;&lt;/authors&gt;&lt;/contributors&gt;&lt;auth-address&gt;Institut fur Genetik, Forschungszentrum Karlsruhe, Postfach 3640, Karlsruhe, D-76021 Germany.&lt;/auth-address&gt;&lt;titles&gt;&lt;title&gt;Herpesviral protein networks and their interaction with the human proteome&lt;/title&gt;&lt;secondary-title&gt;Science&lt;/secondary-title&gt;&lt;/titles&gt;&lt;periodical&gt;&lt;full-title&gt;Science&lt;/full-title&gt;&lt;/periodical&gt;&lt;pages&gt;239-42&lt;/pages&gt;&lt;volume&gt;311&lt;/volume&gt;&lt;number&gt;5758&lt;/number&gt;&lt;keywords&gt;&lt;keyword&gt;Cell Line&lt;/keyword&gt;&lt;keyword&gt;Cloning, Molecular&lt;/keyword&gt;&lt;keyword&gt;Herpesvirus 3, Human/*metabolism&lt;/keyword&gt;&lt;keyword&gt;Herpesvirus 8, Human/*metabolism&lt;/keyword&gt;&lt;keyword&gt;Humans&lt;/keyword&gt;&lt;keyword&gt;Open Reading Frames&lt;/keyword&gt;&lt;keyword&gt;Protein Binding&lt;/keyword&gt;&lt;keyword&gt;Proteome/*metabolism&lt;/keyword&gt;&lt;keyword&gt;Systems Biology&lt;/keyword&gt;&lt;keyword&gt;Two-Hybrid System Techniques&lt;/keyword&gt;&lt;keyword&gt;Viral Proteins/*metabolism&lt;/keyword&gt;&lt;/keywords&gt;&lt;dates&gt;&lt;year&gt;2006&lt;/year&gt;&lt;pub-dates&gt;&lt;date&gt;Jan 13&lt;/date&gt;&lt;/pub-dates&gt;&lt;/dates&gt;&lt;isbn&gt;1095-9203 (Electronic)&amp;#xD;0036-8075 (Linking)&lt;/isbn&gt;&lt;accession-num&gt;16339411&lt;/accession-num&gt;&lt;urls&gt;&lt;related-urls&gt;&lt;url&gt;https://www.ncbi.nlm.nih.gov/pubmed/16339411&lt;/url&gt;&lt;/related-urls&gt;&lt;/urls&gt;&lt;electronic-resource-num&gt;10.1126/science.1116804&lt;/electronic-resource-num&gt;&lt;/record&gt;&lt;/Cite&gt;&lt;/EndNote&gt;</w:instrText>
      </w:r>
      <w:r w:rsidR="007C3EB7">
        <w:rPr>
          <w:rFonts w:ascii="Times" w:hAnsi="Times" w:cs="Arial"/>
          <w:color w:val="000000"/>
        </w:rPr>
        <w:fldChar w:fldCharType="separate"/>
      </w:r>
      <w:r w:rsidR="00167CE7">
        <w:rPr>
          <w:rFonts w:ascii="Times" w:hAnsi="Times" w:cs="Arial"/>
          <w:noProof/>
          <w:color w:val="000000"/>
        </w:rPr>
        <w:t>(1)</w:t>
      </w:r>
      <w:r w:rsidR="007C3EB7">
        <w:rPr>
          <w:rFonts w:ascii="Times" w:hAnsi="Times" w:cs="Arial"/>
          <w:color w:val="000000"/>
        </w:rPr>
        <w:fldChar w:fldCharType="end"/>
      </w:r>
      <w:r>
        <w:rPr>
          <w:rFonts w:ascii="Times" w:hAnsi="Times" w:cs="Arial"/>
          <w:color w:val="000000"/>
        </w:rPr>
        <w:t xml:space="preserve">. We predicted homologous </w:t>
      </w:r>
      <w:r w:rsidRPr="00C122A2">
        <w:rPr>
          <w:rFonts w:ascii="Times" w:hAnsi="Times" w:cs="Arial"/>
          <w:color w:val="000000"/>
        </w:rPr>
        <w:t xml:space="preserve">interactions </w:t>
      </w:r>
      <w:r>
        <w:rPr>
          <w:rFonts w:ascii="Times" w:hAnsi="Times" w:cs="Arial"/>
          <w:color w:val="000000"/>
        </w:rPr>
        <w:t xml:space="preserve">from experimental data </w:t>
      </w:r>
      <w:r w:rsidRPr="00C122A2">
        <w:rPr>
          <w:rFonts w:ascii="Times" w:hAnsi="Times" w:cs="Arial"/>
          <w:i/>
          <w:color w:val="000000"/>
        </w:rPr>
        <w:t xml:space="preserve">in S. cerevisiae, Caenorhabditis </w:t>
      </w:r>
      <w:proofErr w:type="spellStart"/>
      <w:r w:rsidRPr="00C122A2">
        <w:rPr>
          <w:rFonts w:ascii="Times" w:hAnsi="Times" w:cs="Arial"/>
          <w:i/>
          <w:color w:val="000000"/>
        </w:rPr>
        <w:t>elegans</w:t>
      </w:r>
      <w:proofErr w:type="spellEnd"/>
      <w:r w:rsidRPr="00C122A2">
        <w:rPr>
          <w:rFonts w:ascii="Times" w:hAnsi="Times" w:cs="Arial"/>
          <w:color w:val="000000"/>
        </w:rPr>
        <w:t xml:space="preserve">, and </w:t>
      </w:r>
      <w:r w:rsidRPr="00C122A2">
        <w:rPr>
          <w:rFonts w:ascii="Times" w:hAnsi="Times" w:cs="Arial"/>
          <w:i/>
          <w:color w:val="000000"/>
        </w:rPr>
        <w:t>Drosophila melanogaster</w:t>
      </w:r>
      <w:r>
        <w:rPr>
          <w:rFonts w:ascii="Times" w:hAnsi="Times" w:cs="Arial"/>
          <w:color w:val="000000"/>
        </w:rPr>
        <w:t xml:space="preserve">. That is, we predicted interactions among </w:t>
      </w:r>
      <w:r w:rsidRPr="00C122A2">
        <w:rPr>
          <w:rFonts w:ascii="Times" w:hAnsi="Times" w:cs="Arial"/>
          <w:color w:val="000000"/>
        </w:rPr>
        <w:t xml:space="preserve">KSHV and human proteins </w:t>
      </w:r>
      <w:r>
        <w:rPr>
          <w:rFonts w:ascii="Times" w:hAnsi="Times" w:cs="Arial"/>
          <w:color w:val="000000"/>
        </w:rPr>
        <w:t>when</w:t>
      </w:r>
      <w:r w:rsidRPr="00C122A2">
        <w:rPr>
          <w:rFonts w:ascii="Times" w:hAnsi="Times" w:cs="Arial"/>
          <w:color w:val="000000"/>
        </w:rPr>
        <w:t xml:space="preserve"> </w:t>
      </w:r>
      <w:proofErr w:type="gramStart"/>
      <w:r w:rsidRPr="00C122A2">
        <w:rPr>
          <w:rFonts w:ascii="Times" w:hAnsi="Times" w:cs="Arial"/>
          <w:color w:val="000000"/>
        </w:rPr>
        <w:t xml:space="preserve">either </w:t>
      </w:r>
      <w:r w:rsidRPr="00893DC4">
        <w:rPr>
          <w:rFonts w:ascii="Times" w:hAnsi="Times" w:cs="Arial"/>
          <w:i/>
          <w:color w:val="000000"/>
        </w:rPr>
        <w:t>S</w:t>
      </w:r>
      <w:proofErr w:type="gramEnd"/>
      <w:r w:rsidRPr="00893DC4">
        <w:rPr>
          <w:rFonts w:ascii="Times" w:hAnsi="Times" w:cs="Arial"/>
          <w:i/>
          <w:color w:val="000000"/>
        </w:rPr>
        <w:t xml:space="preserve">. cerevisiae, C. </w:t>
      </w:r>
      <w:proofErr w:type="spellStart"/>
      <w:r w:rsidRPr="00893DC4">
        <w:rPr>
          <w:rFonts w:ascii="Times" w:hAnsi="Times" w:cs="Arial"/>
          <w:i/>
          <w:color w:val="000000"/>
        </w:rPr>
        <w:t>elegan</w:t>
      </w:r>
      <w:r>
        <w:rPr>
          <w:rFonts w:ascii="Times" w:hAnsi="Times" w:cs="Arial"/>
          <w:color w:val="000000"/>
        </w:rPr>
        <w:t>s</w:t>
      </w:r>
      <w:proofErr w:type="spellEnd"/>
      <w:r>
        <w:rPr>
          <w:rFonts w:ascii="Times" w:hAnsi="Times" w:cs="Arial"/>
          <w:color w:val="000000"/>
        </w:rPr>
        <w:t xml:space="preserve">, or </w:t>
      </w:r>
      <w:r w:rsidRPr="00893DC4">
        <w:rPr>
          <w:rFonts w:ascii="Times" w:hAnsi="Times" w:cs="Arial"/>
          <w:i/>
          <w:color w:val="000000"/>
        </w:rPr>
        <w:t>D. melanogaster</w:t>
      </w:r>
      <w:r w:rsidRPr="00C122A2">
        <w:rPr>
          <w:rFonts w:ascii="Times" w:hAnsi="Times" w:cs="Arial"/>
          <w:color w:val="000000"/>
        </w:rPr>
        <w:t xml:space="preserve"> </w:t>
      </w:r>
      <w:r>
        <w:rPr>
          <w:rFonts w:ascii="Times" w:hAnsi="Times" w:cs="Arial"/>
          <w:color w:val="000000"/>
        </w:rPr>
        <w:t xml:space="preserve">had interacting </w:t>
      </w:r>
      <w:proofErr w:type="spellStart"/>
      <w:r>
        <w:rPr>
          <w:rFonts w:ascii="Times" w:hAnsi="Times" w:cs="Arial"/>
          <w:color w:val="000000"/>
        </w:rPr>
        <w:t>orthologs</w:t>
      </w:r>
      <w:proofErr w:type="spellEnd"/>
      <w:r w:rsidRPr="00C122A2">
        <w:rPr>
          <w:rFonts w:ascii="Times" w:hAnsi="Times" w:cs="Arial"/>
          <w:color w:val="000000"/>
        </w:rPr>
        <w:t xml:space="preserve">. </w:t>
      </w:r>
      <w:r w:rsidR="002D0EE5">
        <w:rPr>
          <w:rFonts w:ascii="Times" w:hAnsi="Times" w:cs="Arial"/>
          <w:color w:val="000000"/>
        </w:rPr>
        <w:t>Although this is a rather far-fetched approach</w:t>
      </w:r>
      <w:r w:rsidRPr="00C122A2">
        <w:rPr>
          <w:rFonts w:ascii="Times" w:hAnsi="Times" w:cs="Arial"/>
          <w:color w:val="000000"/>
        </w:rPr>
        <w:t xml:space="preserve">, we </w:t>
      </w:r>
      <w:r w:rsidR="002D0EE5" w:rsidRPr="00C122A2">
        <w:rPr>
          <w:rFonts w:ascii="Times" w:hAnsi="Times" w:cs="Arial"/>
          <w:color w:val="000000"/>
        </w:rPr>
        <w:t xml:space="preserve">predicted </w:t>
      </w:r>
      <w:r w:rsidRPr="00C122A2">
        <w:rPr>
          <w:rFonts w:ascii="Times" w:hAnsi="Times" w:cs="Arial"/>
          <w:color w:val="000000"/>
        </w:rPr>
        <w:t xml:space="preserve">20 interactions between 8 KSHV and 20 human proteins. Nineteen of these 20 virus-host interactions were tested by </w:t>
      </w:r>
      <w:proofErr w:type="spellStart"/>
      <w:r w:rsidRPr="00C122A2">
        <w:rPr>
          <w:rFonts w:ascii="Times" w:hAnsi="Times" w:cs="Arial"/>
          <w:color w:val="000000"/>
        </w:rPr>
        <w:t>CoIP</w:t>
      </w:r>
      <w:proofErr w:type="spellEnd"/>
      <w:r w:rsidRPr="00C122A2">
        <w:rPr>
          <w:rFonts w:ascii="Times" w:hAnsi="Times" w:cs="Arial"/>
          <w:color w:val="000000"/>
        </w:rPr>
        <w:t xml:space="preserve"> and an unexpectedly large percentage (13 out of 19, or 68%) could be confirmed</w:t>
      </w:r>
      <w:r w:rsidR="002D0EE5">
        <w:rPr>
          <w:rFonts w:ascii="Times" w:hAnsi="Times" w:cs="Arial"/>
          <w:color w:val="000000"/>
        </w:rPr>
        <w:t>.</w:t>
      </w:r>
    </w:p>
    <w:p w14:paraId="577A8F09" w14:textId="0B5AA0CE" w:rsidR="00C122A2" w:rsidRDefault="00CA0524" w:rsidP="00E36E34">
      <w:pPr>
        <w:spacing w:after="120"/>
        <w:rPr>
          <w:rFonts w:ascii="Times" w:hAnsi="Times" w:cs="Arial"/>
          <w:color w:val="000000"/>
        </w:rPr>
      </w:pPr>
      <w:r>
        <w:rPr>
          <w:rFonts w:ascii="Times" w:hAnsi="Times" w:cs="Arial"/>
          <w:color w:val="000000"/>
        </w:rPr>
        <w:t xml:space="preserve">Zhang et al. found 109 interactions among 33 Vaccinia and X human proteins, of which 27 were tested by GST pull-downs </w:t>
      </w:r>
      <w:r w:rsidR="007C3EB7">
        <w:rPr>
          <w:rFonts w:ascii="Times" w:hAnsi="Times" w:cs="Arial"/>
          <w:color w:val="000000"/>
        </w:rPr>
        <w:fldChar w:fldCharType="begin"/>
      </w:r>
      <w:r w:rsidR="00167CE7">
        <w:rPr>
          <w:rFonts w:ascii="Times" w:hAnsi="Times" w:cs="Arial"/>
          <w:color w:val="000000"/>
        </w:rPr>
        <w:instrText xml:space="preserve"> ADDIN EN.CITE &lt;EndNote&gt;&lt;Cite&gt;&lt;Author&gt;Zhang&lt;/Author&gt;&lt;Year&gt;2009&lt;/Year&gt;&lt;RecNum&gt;128&lt;/RecNum&gt;&lt;DisplayText&gt;(2)&lt;/DisplayText&gt;&lt;record&gt;&lt;rec-number&gt;128&lt;/rec-number&gt;&lt;foreign-keys&gt;&lt;key app="EN" db-id="fzxf5s9pk0992pefpet5d9rcvs2ae90rrfad" timestamp="1504493894"&gt;128&lt;/key&gt;&lt;/foreign-keys&gt;&lt;ref-type name="Journal Article"&gt;17&lt;/ref-type&gt;&lt;contributors&gt;&lt;authors&gt;&lt;author&gt;Zhang, L.&lt;/author&gt;&lt;author&gt;Villa, N. Y.&lt;/author&gt;&lt;author&gt;Rahman, M. M.&lt;/author&gt;&lt;author&gt;Smallwood, S.&lt;/author&gt;&lt;author&gt;Shattuck, D.&lt;/author&gt;&lt;author&gt;Neff, C.&lt;/author&gt;&lt;author&gt;Dufford, M.&lt;/author&gt;&lt;author&gt;Lanchbury, J. S.&lt;/author&gt;&lt;author&gt;Labaer, J.&lt;/author&gt;&lt;author&gt;McFadden, G.&lt;/author&gt;&lt;/authors&gt;&lt;/contributors&gt;&lt;auth-address&gt;Department of Molecular Genetics and Microbiology, College of Medicine, University of Florida, Gainesville, FL 32610, USA.&lt;/auth-address&gt;&lt;titles&gt;&lt;title&gt;Analysis of vaccinia virus-host protein-protein interactions: validations of yeast two-hybrid screenings&lt;/title&gt;&lt;secondary-title&gt;J Proteome Res&lt;/secondary-title&gt;&lt;/titles&gt;&lt;periodical&gt;&lt;full-title&gt;J Proteome Res&lt;/full-title&gt;&lt;/periodical&gt;&lt;pages&gt;4311-8&lt;/pages&gt;&lt;volume&gt;8&lt;/volume&gt;&lt;number&gt;9&lt;/number&gt;&lt;keywords&gt;&lt;keyword&gt;Host-Pathogen Interactions/*physiology&lt;/keyword&gt;&lt;keyword&gt;Humans&lt;/keyword&gt;&lt;keyword&gt;Open Reading Frames&lt;/keyword&gt;&lt;keyword&gt;Polymerase Chain Reaction&lt;/keyword&gt;&lt;keyword&gt;Protein Interaction Mapping/methods&lt;/keyword&gt;&lt;keyword&gt;Proteomics/methods&lt;/keyword&gt;&lt;keyword&gt;Recombinant Fusion Proteins/metabolism&lt;/keyword&gt;&lt;keyword&gt;Reproducibility of Results&lt;/keyword&gt;&lt;keyword&gt;*Two-Hybrid System Techniques&lt;/keyword&gt;&lt;keyword&gt;Vaccinia/*metabolism&lt;/keyword&gt;&lt;keyword&gt;Viral Proteins/*metabolism&lt;/keyword&gt;&lt;/keywords&gt;&lt;dates&gt;&lt;year&gt;2009&lt;/year&gt;&lt;pub-dates&gt;&lt;date&gt;Sep&lt;/date&gt;&lt;/pub-dates&gt;&lt;/dates&gt;&lt;isbn&gt;1535-3893 (Print)&amp;#xD;1535-3893 (Linking)&lt;/isbn&gt;&lt;accession-num&gt;19637933&lt;/accession-num&gt;&lt;urls&gt;&lt;related-urls&gt;&lt;url&gt;https://www.ncbi.nlm.nih.gov/pubmed/19637933&lt;/url&gt;&lt;/related-urls&gt;&lt;/urls&gt;&lt;custom2&gt;PMC2738428&lt;/custom2&gt;&lt;electronic-resource-num&gt;10.1021/pr900491n&lt;/electronic-resource-num&gt;&lt;/record&gt;&lt;/Cite&gt;&lt;/EndNote&gt;</w:instrText>
      </w:r>
      <w:r w:rsidR="007C3EB7">
        <w:rPr>
          <w:rFonts w:ascii="Times" w:hAnsi="Times" w:cs="Arial"/>
          <w:color w:val="000000"/>
        </w:rPr>
        <w:fldChar w:fldCharType="separate"/>
      </w:r>
      <w:r w:rsidR="00167CE7">
        <w:rPr>
          <w:rFonts w:ascii="Times" w:hAnsi="Times" w:cs="Arial"/>
          <w:noProof/>
          <w:color w:val="000000"/>
        </w:rPr>
        <w:t>(2)</w:t>
      </w:r>
      <w:r w:rsidR="007C3EB7">
        <w:rPr>
          <w:rFonts w:ascii="Times" w:hAnsi="Times" w:cs="Arial"/>
          <w:color w:val="000000"/>
        </w:rPr>
        <w:fldChar w:fldCharType="end"/>
      </w:r>
      <w:r>
        <w:rPr>
          <w:rFonts w:ascii="Times" w:hAnsi="Times" w:cs="Arial"/>
          <w:color w:val="000000"/>
        </w:rPr>
        <w:t>. This translates to a 63% validation rate. While these numbers appear to be rather high, one has to remember that certain subsets were selected and thus do not necessarily represent an unbiased validation rate of complete Y2H data sets.</w:t>
      </w:r>
    </w:p>
    <w:p w14:paraId="4DB6C8CE" w14:textId="7169893C" w:rsidR="00E36E34" w:rsidRDefault="00B2401F" w:rsidP="00E36E34">
      <w:pPr>
        <w:spacing w:after="120"/>
        <w:rPr>
          <w:rFonts w:ascii="Times" w:hAnsi="Times" w:cs="Arial"/>
          <w:color w:val="000000"/>
        </w:rPr>
      </w:pPr>
      <w:r>
        <w:rPr>
          <w:rFonts w:ascii="Times" w:hAnsi="Times" w:cs="Arial"/>
          <w:color w:val="000000"/>
        </w:rPr>
        <w:t>However, systematic Y</w:t>
      </w:r>
      <w:r w:rsidR="00632D53">
        <w:rPr>
          <w:rFonts w:ascii="Times" w:hAnsi="Times" w:cs="Arial"/>
          <w:color w:val="000000"/>
        </w:rPr>
        <w:t>2H screens have long suggested</w:t>
      </w:r>
      <w:r>
        <w:rPr>
          <w:rFonts w:ascii="Times" w:hAnsi="Times" w:cs="Arial"/>
          <w:color w:val="000000"/>
        </w:rPr>
        <w:t xml:space="preserve"> that there may be many legitimate and reproducible interactions that nevertheless have no physiological function</w:t>
      </w:r>
      <w:r w:rsidR="00FA32D5">
        <w:rPr>
          <w:rFonts w:ascii="Times" w:hAnsi="Times" w:cs="Arial"/>
          <w:color w:val="000000"/>
        </w:rPr>
        <w:t xml:space="preserve"> – or at least minor functions so that they are difficult to detect</w:t>
      </w:r>
      <w:r w:rsidR="00632D53">
        <w:rPr>
          <w:rFonts w:ascii="Times" w:hAnsi="Times" w:cs="Arial"/>
          <w:color w:val="000000"/>
        </w:rPr>
        <w:t xml:space="preserve"> (Uetz et al, unpublished)</w:t>
      </w:r>
      <w:r>
        <w:rPr>
          <w:rFonts w:ascii="Times" w:hAnsi="Times" w:cs="Arial"/>
          <w:color w:val="000000"/>
        </w:rPr>
        <w:t xml:space="preserve">. </w:t>
      </w:r>
    </w:p>
    <w:p w14:paraId="6D67A08E" w14:textId="1151A8E1" w:rsidR="00920886" w:rsidRDefault="004E0FAF" w:rsidP="00E36E34">
      <w:pPr>
        <w:spacing w:after="120"/>
        <w:rPr>
          <w:rFonts w:ascii="Times" w:hAnsi="Times" w:cs="Arial"/>
          <w:color w:val="000000"/>
        </w:rPr>
      </w:pPr>
      <w:r>
        <w:rPr>
          <w:rFonts w:ascii="Times" w:hAnsi="Times" w:cs="Arial"/>
          <w:color w:val="000000"/>
        </w:rPr>
        <w:t xml:space="preserve">In fact, interactions can and most likely do evolve relatively quickly, </w:t>
      </w:r>
      <w:r w:rsidR="0068427C">
        <w:rPr>
          <w:rFonts w:ascii="Times" w:hAnsi="Times" w:cs="Arial"/>
          <w:color w:val="000000"/>
        </w:rPr>
        <w:t>especially among virus-host interactions, so that</w:t>
      </w:r>
      <w:r>
        <w:rPr>
          <w:rFonts w:ascii="Times" w:hAnsi="Times" w:cs="Arial"/>
          <w:color w:val="000000"/>
        </w:rPr>
        <w:t xml:space="preserve"> a substantial number of bona fide interactions </w:t>
      </w:r>
      <w:r w:rsidR="0068427C">
        <w:rPr>
          <w:rFonts w:ascii="Times" w:hAnsi="Times" w:cs="Arial"/>
          <w:color w:val="000000"/>
        </w:rPr>
        <w:t xml:space="preserve">may arise </w:t>
      </w:r>
      <w:r>
        <w:rPr>
          <w:rFonts w:ascii="Times" w:hAnsi="Times" w:cs="Arial"/>
          <w:color w:val="000000"/>
        </w:rPr>
        <w:t xml:space="preserve">that </w:t>
      </w:r>
      <w:r w:rsidR="0068427C">
        <w:rPr>
          <w:rFonts w:ascii="Times" w:hAnsi="Times" w:cs="Arial"/>
          <w:color w:val="000000"/>
        </w:rPr>
        <w:t xml:space="preserve">either have only minor advantages or </w:t>
      </w:r>
      <w:r>
        <w:rPr>
          <w:rFonts w:ascii="Times" w:hAnsi="Times" w:cs="Arial"/>
          <w:color w:val="000000"/>
        </w:rPr>
        <w:t xml:space="preserve">simply do not </w:t>
      </w:r>
      <w:r w:rsidR="000533C7">
        <w:rPr>
          <w:rFonts w:ascii="Times" w:hAnsi="Times" w:cs="Arial"/>
          <w:color w:val="000000"/>
        </w:rPr>
        <w:t>have any disadvantage to a cell</w:t>
      </w:r>
      <w:r>
        <w:rPr>
          <w:rFonts w:ascii="Times" w:hAnsi="Times" w:cs="Arial"/>
          <w:color w:val="000000"/>
        </w:rPr>
        <w:t>.</w:t>
      </w:r>
    </w:p>
    <w:p w14:paraId="17E49387" w14:textId="77777777" w:rsidR="00E368A0" w:rsidRDefault="00E368A0" w:rsidP="00E36E34">
      <w:pPr>
        <w:spacing w:after="120"/>
        <w:rPr>
          <w:rFonts w:ascii="Times" w:hAnsi="Times" w:cs="Arial"/>
          <w:color w:val="000000"/>
        </w:rPr>
      </w:pPr>
    </w:p>
    <w:p w14:paraId="13A36C56" w14:textId="1CD6C00E" w:rsidR="0047280B" w:rsidRPr="000550AF" w:rsidRDefault="008242B9" w:rsidP="0047280B">
      <w:pPr>
        <w:rPr>
          <w:rFonts w:ascii="Times" w:hAnsi="Times" w:cs="Times New Roman"/>
          <w:b/>
        </w:rPr>
      </w:pPr>
      <w:bookmarkStart w:id="8" w:name="OLE_LINK38"/>
      <w:bookmarkStart w:id="9" w:name="OLE_LINK39"/>
      <w:r w:rsidRPr="000550AF">
        <w:rPr>
          <w:rFonts w:ascii="Times" w:hAnsi="Times" w:cs="Arial"/>
          <w:b/>
          <w:color w:val="000000"/>
        </w:rPr>
        <w:t>How many interactions does a virus require?</w:t>
      </w:r>
    </w:p>
    <w:bookmarkEnd w:id="8"/>
    <w:bookmarkEnd w:id="9"/>
    <w:p w14:paraId="52386E03" w14:textId="62BBC7C0" w:rsidR="00DE65A4" w:rsidRDefault="00D86208" w:rsidP="0047280B">
      <w:pPr>
        <w:rPr>
          <w:rFonts w:ascii="Times" w:eastAsia="Times New Roman" w:hAnsi="Times" w:cs="Times New Roman"/>
        </w:rPr>
      </w:pPr>
      <w:r>
        <w:rPr>
          <w:rFonts w:ascii="Times" w:eastAsia="Times New Roman" w:hAnsi="Times" w:cs="Times New Roman"/>
        </w:rPr>
        <w:t xml:space="preserve">The sheer number of host-virus interactions that have been found for many viruses may suggest that we have identified all interactions. This may be close to true but these numbers are also so large that they are likely to contain a large number of false positives. So, the key question is: how many interactions does a virus need or use to infect an organism and how </w:t>
      </w:r>
      <w:r w:rsidR="00A80458">
        <w:rPr>
          <w:rFonts w:ascii="Times" w:eastAsia="Times New Roman" w:hAnsi="Times" w:cs="Times New Roman"/>
        </w:rPr>
        <w:t>do we identify the</w:t>
      </w:r>
      <w:r>
        <w:rPr>
          <w:rFonts w:ascii="Times" w:eastAsia="Times New Roman" w:hAnsi="Times" w:cs="Times New Roman"/>
        </w:rPr>
        <w:t xml:space="preserve"> physiological interactions </w:t>
      </w:r>
      <w:r w:rsidR="00A80458">
        <w:rPr>
          <w:rFonts w:ascii="Times" w:eastAsia="Times New Roman" w:hAnsi="Times" w:cs="Times New Roman"/>
        </w:rPr>
        <w:t xml:space="preserve">among those </w:t>
      </w:r>
      <w:proofErr w:type="spellStart"/>
      <w:r w:rsidR="00A80458">
        <w:rPr>
          <w:rFonts w:ascii="Times" w:eastAsia="Times New Roman" w:hAnsi="Times" w:cs="Times New Roman"/>
        </w:rPr>
        <w:t>tha</w:t>
      </w:r>
      <w:proofErr w:type="spellEnd"/>
      <w:r w:rsidR="00A80458">
        <w:rPr>
          <w:rFonts w:ascii="Times" w:eastAsia="Times New Roman" w:hAnsi="Times" w:cs="Times New Roman"/>
        </w:rPr>
        <w:t xml:space="preserve"> have been</w:t>
      </w:r>
      <w:r>
        <w:rPr>
          <w:rFonts w:ascii="Times" w:eastAsia="Times New Roman" w:hAnsi="Times" w:cs="Times New Roman"/>
        </w:rPr>
        <w:t xml:space="preserve"> </w:t>
      </w:r>
      <w:r w:rsidR="00A80458">
        <w:rPr>
          <w:rFonts w:ascii="Times" w:eastAsia="Times New Roman" w:hAnsi="Times" w:cs="Times New Roman"/>
        </w:rPr>
        <w:t>found overall</w:t>
      </w:r>
      <w:r>
        <w:rPr>
          <w:rFonts w:ascii="Times" w:eastAsia="Times New Roman" w:hAnsi="Times" w:cs="Times New Roman"/>
        </w:rPr>
        <w:t>?</w:t>
      </w:r>
    </w:p>
    <w:p w14:paraId="1623BF32" w14:textId="48EC85CF" w:rsidR="00D86208" w:rsidRDefault="00A80458" w:rsidP="0047280B">
      <w:pPr>
        <w:rPr>
          <w:rFonts w:ascii="Times" w:eastAsia="Times New Roman" w:hAnsi="Times" w:cs="Times New Roman"/>
        </w:rPr>
      </w:pPr>
      <w:r>
        <w:rPr>
          <w:rFonts w:ascii="Times" w:eastAsia="Times New Roman" w:hAnsi="Times" w:cs="Times New Roman"/>
        </w:rPr>
        <w:t xml:space="preserve">These are two different questions and both are hard to answer. Bacteriophage may serve as a model: 50 years of research have identified about 30 host-virus interactions between </w:t>
      </w:r>
      <w:r w:rsidRPr="00C44DAE">
        <w:rPr>
          <w:rFonts w:ascii="Times" w:eastAsia="Times New Roman" w:hAnsi="Times" w:cs="Times New Roman"/>
          <w:i/>
        </w:rPr>
        <w:t>E. coli</w:t>
      </w:r>
      <w:r>
        <w:rPr>
          <w:rFonts w:ascii="Times" w:eastAsia="Times New Roman" w:hAnsi="Times" w:cs="Times New Roman"/>
        </w:rPr>
        <w:t xml:space="preserve"> and phage lambda</w:t>
      </w:r>
      <w:r w:rsidR="00C44DAE">
        <w:rPr>
          <w:rFonts w:ascii="Times" w:eastAsia="Times New Roman" w:hAnsi="Times" w:cs="Times New Roman"/>
        </w:rPr>
        <w:t>, which encode ~4000 and 73 proteins, respectively</w:t>
      </w:r>
      <w:r>
        <w:rPr>
          <w:rFonts w:ascii="Times" w:eastAsia="Times New Roman" w:hAnsi="Times" w:cs="Times New Roman"/>
        </w:rPr>
        <w:t xml:space="preserve"> </w:t>
      </w:r>
      <w:r w:rsidR="00FA32D5">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&lt;EndNote&gt;&lt;Cite&gt;&lt;Author&gt;Hauser&lt;/Author&gt;&lt;Year&gt;2012&lt;/Year&gt;&lt;RecNum&gt;133&lt;/RecNum&gt;&lt;DisplayText&gt;(3)&lt;/DisplayText&gt;&lt;record&gt;&lt;rec-number&gt;133&lt;/rec-number&gt;&lt;foreign-keys&gt;&lt;key app="EN" db-id="fzxf5s9pk0992pefpet5d9rcvs2ae90rrfad" timestamp="1504542355"&gt;133&lt;/key&gt;&lt;/foreign-keys&gt;&lt;ref-type name="Journal Article"&gt;17&lt;/ref-type&gt;&lt;contributors&gt;&lt;authors&gt;&lt;author&gt;Hauser, R.&lt;/author&gt;&lt;author&gt;Blasche, S.&lt;/author&gt;&lt;author&gt;Dokland, T.&lt;/author&gt;&lt;author&gt;Haggard-Ljungquist, E.&lt;/author&gt;&lt;author&gt;von Brunn, A.&lt;/author&gt;&lt;author&gt;Salas, M.&lt;/author&gt;&lt;author&gt;Casjens, S.&lt;/author&gt;&lt;author&gt;Molineux, I.&lt;/author&gt;&lt;author&gt;Uetz, P.&lt;/author&gt;&lt;/authors&gt;&lt;/contributors&gt;&lt;auth-address&gt;Institute of Toxicology and Genetics, Karlsruhe Institute of Technology, Karlsruhe, Germany.&lt;/auth-address&gt;&lt;titles&gt;&lt;title&gt;Bacteriophage protein-protein interactions&lt;/title&gt;&lt;secondary-title&gt;Adv Virus Res&lt;/secondary-title&gt;&lt;/titles&gt;&lt;periodical&gt;&lt;full-title&gt;Adv Virus Res&lt;/full-title&gt;&lt;/periodical&gt;&lt;pages&gt;219-98&lt;/pages&gt;&lt;volume&gt;83&lt;/volume&gt;&lt;edition&gt;2012/07/04&lt;/edition&gt;&lt;keywords&gt;&lt;keyword&gt;Bacillus Phages/*physiology&lt;/keyword&gt;&lt;keyword&gt;Bacillus subtilis/virology&lt;/keyword&gt;&lt;keyword&gt;Coliphages/*physiology&lt;/keyword&gt;&lt;keyword&gt;Escherichia coli/virology&lt;/keyword&gt;&lt;keyword&gt;Host-Parasite Interactions&lt;/keyword&gt;&lt;keyword&gt;Protein Binding&lt;/keyword&gt;&lt;keyword&gt;*Protein Interaction Mapping&lt;/keyword&gt;&lt;keyword&gt;Streptococcus Phages/*physiology&lt;/keyword&gt;&lt;keyword&gt;Streptococcus pneumoniae/virology&lt;/keyword&gt;&lt;keyword&gt;Viral Proteins/*metabolism&lt;/keyword&gt;&lt;/keywords&gt;&lt;dates&gt;&lt;year&gt;2012&lt;/year&gt;&lt;/dates&gt;&lt;isbn&gt;1557-8399 (Electronic)&amp;#xD;0065-3527 (Linking)&lt;/isbn&gt;&lt;accession-num&gt;22748812&lt;/accession-num&gt;&lt;urls&gt;&lt;related-urls&gt;&lt;url&gt;http://www.ncbi.nlm.nih.gov/pubmed/22748812&lt;/url&gt;&lt;/related-urls&gt;&lt;/urls&gt;&lt;custom2&gt;3461333&lt;/custom2&gt;&lt;electronic-resource-num&gt;10.1016/B978-0-12-394438-2.00006-2&amp;#xD;B978-0-12-394438-2.00006-2 [pii]&lt;/electronic-resource-num&gt;&lt;language&gt;eng&lt;/language&gt;&lt;/record&gt;&lt;/Cite&gt;&lt;/EndNote&gt;</w:instrText>
      </w:r>
      <w:r w:rsidR="00FA32D5">
        <w:rPr>
          <w:rFonts w:ascii="Times" w:eastAsia="Times New Roman" w:hAnsi="Times" w:cs="Times New Roman"/>
        </w:rPr>
        <w:fldChar w:fldCharType="separate"/>
      </w:r>
      <w:r w:rsidR="00167CE7">
        <w:rPr>
          <w:rFonts w:ascii="Times" w:eastAsia="Times New Roman" w:hAnsi="Times" w:cs="Times New Roman"/>
          <w:noProof/>
        </w:rPr>
        <w:t>(3)</w:t>
      </w:r>
      <w:r w:rsidR="00FA32D5">
        <w:rPr>
          <w:rFonts w:ascii="Times" w:eastAsia="Times New Roman" w:hAnsi="Times" w:cs="Times New Roman"/>
        </w:rPr>
        <w:fldChar w:fldCharType="end"/>
      </w:r>
      <w:r>
        <w:rPr>
          <w:rFonts w:ascii="Times" w:eastAsia="Times New Roman" w:hAnsi="Times" w:cs="Times New Roman"/>
        </w:rPr>
        <w:t xml:space="preserve">. </w:t>
      </w:r>
      <w:r w:rsidR="00026BFD">
        <w:rPr>
          <w:rFonts w:ascii="Times" w:eastAsia="Times New Roman" w:hAnsi="Times" w:cs="Times New Roman"/>
        </w:rPr>
        <w:t xml:space="preserve">Let’s assume that most host-virus interactions in this system have been identified. </w:t>
      </w:r>
      <w:r>
        <w:rPr>
          <w:rFonts w:ascii="Times" w:eastAsia="Times New Roman" w:hAnsi="Times" w:cs="Times New Roman"/>
        </w:rPr>
        <w:t xml:space="preserve">A large-scale </w:t>
      </w:r>
      <w:r>
        <w:rPr>
          <w:rFonts w:ascii="Times" w:eastAsia="Times New Roman" w:hAnsi="Times" w:cs="Times New Roman"/>
        </w:rPr>
        <w:lastRenderedPageBreak/>
        <w:t xml:space="preserve">analysis of </w:t>
      </w:r>
      <w:r w:rsidRPr="00AD1E45">
        <w:rPr>
          <w:rFonts w:ascii="Times" w:eastAsia="Times New Roman" w:hAnsi="Times" w:cs="Times New Roman"/>
          <w:i/>
        </w:rPr>
        <w:t>E. coli</w:t>
      </w:r>
      <w:r>
        <w:rPr>
          <w:rFonts w:ascii="Times" w:eastAsia="Times New Roman" w:hAnsi="Times" w:cs="Times New Roman"/>
        </w:rPr>
        <w:t xml:space="preserve">-lambda interactions revealed 62 high-confidence set (among a raw data set of 631 PPIs total) </w:t>
      </w:r>
      <w:r w:rsidR="00FA32D5">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&lt;EndNote&gt;&lt;Cite&gt;&lt;Author&gt;Blasche&lt;/Author&gt;&lt;Year&gt;2013&lt;/Year&gt;&lt;RecNum&gt;134&lt;/RecNum&gt;&lt;DisplayText&gt;(4)&lt;/DisplayText&gt;&lt;record&gt;&lt;rec-number&gt;134&lt;/rec-number&gt;&lt;foreign-keys&gt;&lt;key app="EN" db-id="fzxf5s9pk0992pefpet5d9rcvs2ae90rrfad" timestamp="1504542475"&gt;134&lt;/key&gt;&lt;/foreign-keys&gt;&lt;ref-type name="Journal Article"&gt;17&lt;/ref-type&gt;&lt;contributors&gt;&lt;authors&gt;&lt;author&gt;Blasche, S.&lt;/author&gt;&lt;author&gt;Wuchty, S.&lt;/author&gt;&lt;author&gt;Rajagopala, S. V.&lt;/author&gt;&lt;author&gt;Uetz, P.&lt;/author&gt;&lt;/authors&gt;&lt;/contributors&gt;&lt;auth-address&gt;Genomics and Proteomics Core Facilities, German Cancer Research Center, Heidelberg, Germany.&lt;/auth-address&gt;&lt;titles&gt;&lt;title&gt;The protein interaction network of bacteriophage lambda with its host, Escherichia coli&lt;/title&gt;&lt;secondary-title&gt;J Virol&lt;/secondary-title&gt;&lt;/titles&gt;&lt;periodical&gt;&lt;full-title&gt;J Virol&lt;/full-title&gt;&lt;/periodical&gt;&lt;pages&gt;12745-55&lt;/pages&gt;&lt;volume&gt;87&lt;/volume&gt;&lt;number&gt;23&lt;/number&gt;&lt;keywords&gt;&lt;keyword&gt;Bacterial Proteins/genetics/*metabolism&lt;/keyword&gt;&lt;keyword&gt;Bacteriophage lambda/genetics/*metabolism&lt;/keyword&gt;&lt;keyword&gt;Escherichia coli/genetics/*metabolism/*virology&lt;/keyword&gt;&lt;keyword&gt;Host-Pathogen Interactions&lt;/keyword&gt;&lt;keyword&gt;Protein Binding&lt;/keyword&gt;&lt;keyword&gt;*Protein Interaction Maps&lt;/keyword&gt;&lt;keyword&gt;Viral Proteins/genetics/*metabolism&lt;/keyword&gt;&lt;/keywords&gt;&lt;dates&gt;&lt;year&gt;2013&lt;/year&gt;&lt;pub-dates&gt;&lt;date&gt;Dec&lt;/date&gt;&lt;/pub-dates&gt;&lt;/dates&gt;&lt;isbn&gt;1098-5514 (Electronic)&amp;#xD;0022-538X (Linking)&lt;/isbn&gt;&lt;accession-num&gt;24049175&lt;/accession-num&gt;&lt;urls&gt;&lt;related-urls&gt;&lt;url&gt;https://www.ncbi.nlm.nih.gov/pubmed/24049175&lt;/url&gt;&lt;/related-urls&gt;&lt;/urls&gt;&lt;custom2&gt;PMC3838138&lt;/custom2&gt;&lt;electronic-resource-num&gt;10.1128/JVI.02495-13&lt;/electronic-resource-num&gt;&lt;/record&gt;&lt;/Cite&gt;&lt;/EndNote&gt;</w:instrText>
      </w:r>
      <w:r w:rsidR="00FA32D5">
        <w:rPr>
          <w:rFonts w:ascii="Times" w:eastAsia="Times New Roman" w:hAnsi="Times" w:cs="Times New Roman"/>
        </w:rPr>
        <w:fldChar w:fldCharType="separate"/>
      </w:r>
      <w:r w:rsidR="00167CE7">
        <w:rPr>
          <w:rFonts w:ascii="Times" w:eastAsia="Times New Roman" w:hAnsi="Times" w:cs="Times New Roman"/>
          <w:noProof/>
        </w:rPr>
        <w:t>(4)</w:t>
      </w:r>
      <w:r w:rsidR="00FA32D5">
        <w:rPr>
          <w:rFonts w:ascii="Times" w:eastAsia="Times New Roman" w:hAnsi="Times" w:cs="Times New Roman"/>
        </w:rPr>
        <w:fldChar w:fldCharType="end"/>
      </w:r>
      <w:r>
        <w:rPr>
          <w:rFonts w:ascii="Times" w:eastAsia="Times New Roman" w:hAnsi="Times" w:cs="Times New Roman"/>
        </w:rPr>
        <w:t>. Howev</w:t>
      </w:r>
      <w:r w:rsidR="0037614E">
        <w:rPr>
          <w:rFonts w:ascii="Times" w:eastAsia="Times New Roman" w:hAnsi="Times" w:cs="Times New Roman"/>
        </w:rPr>
        <w:t>er, among the 62 high-</w:t>
      </w:r>
      <w:proofErr w:type="spellStart"/>
      <w:r w:rsidR="0037614E">
        <w:rPr>
          <w:rFonts w:ascii="Times" w:eastAsia="Times New Roman" w:hAnsi="Times" w:cs="Times New Roman"/>
        </w:rPr>
        <w:t>confidene</w:t>
      </w:r>
      <w:proofErr w:type="spellEnd"/>
      <w:r w:rsidR="0037614E">
        <w:rPr>
          <w:rFonts w:ascii="Times" w:eastAsia="Times New Roman" w:hAnsi="Times" w:cs="Times New Roman"/>
        </w:rPr>
        <w:t xml:space="preserve"> PPIs only two were previously known to be physiological, </w:t>
      </w:r>
      <w:r w:rsidR="00026BFD">
        <w:rPr>
          <w:rFonts w:ascii="Times" w:eastAsia="Times New Roman" w:hAnsi="Times" w:cs="Times New Roman"/>
        </w:rPr>
        <w:t xml:space="preserve">but </w:t>
      </w:r>
      <w:r w:rsidR="0037614E">
        <w:rPr>
          <w:rFonts w:ascii="Times" w:eastAsia="Times New Roman" w:hAnsi="Times" w:cs="Times New Roman"/>
        </w:rPr>
        <w:t>the role of the other 60 remains unknown.</w:t>
      </w:r>
      <w:r w:rsidR="00AD1E45">
        <w:rPr>
          <w:rFonts w:ascii="Times" w:eastAsia="Times New Roman" w:hAnsi="Times" w:cs="Times New Roman"/>
        </w:rPr>
        <w:t xml:space="preserve"> It is possible that lambda is unusual in the sense that many proteins are processed during maturation and thus interactions are more difficult to detect.</w:t>
      </w:r>
    </w:p>
    <w:p w14:paraId="6C0E07CE" w14:textId="7F8B44AC" w:rsidR="00AD1E45" w:rsidRDefault="00AD1E45" w:rsidP="0047280B">
      <w:pPr>
        <w:rPr>
          <w:rFonts w:ascii="Times" w:eastAsia="Times New Roman" w:hAnsi="Times" w:cs="Times New Roman"/>
        </w:rPr>
      </w:pPr>
      <w:r>
        <w:rPr>
          <w:rFonts w:ascii="Times" w:eastAsia="Times New Roman" w:hAnsi="Times" w:cs="Times New Roman"/>
        </w:rPr>
        <w:t xml:space="preserve">Protein processing seems to be less common among phage T7 and its 55 proteins are known to be involved in only 15 interactions with its host </w:t>
      </w:r>
      <w:r w:rsidR="00FA32D5">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&lt;EndNote&gt;&lt;Cite&gt;&lt;Author&gt;Hauser&lt;/Author&gt;&lt;Year&gt;2012&lt;/Year&gt;&lt;RecNum&gt;133&lt;/RecNum&gt;&lt;DisplayText&gt;(3)&lt;/DisplayText&gt;&lt;record&gt;&lt;rec-number&gt;133&lt;/rec-number&gt;&lt;foreign-keys&gt;&lt;key app="EN" db-id="fzxf5s9pk0992pefpet5d9rcvs2ae90rrfad" timestamp="1504542355"&gt;133&lt;/key&gt;&lt;/foreign-keys&gt;&lt;ref-type name="Journal Article"&gt;17&lt;/ref-type&gt;&lt;contributors&gt;&lt;authors&gt;&lt;author&gt;Hauser, R.&lt;/author&gt;&lt;author&gt;Blasche, S.&lt;/author&gt;&lt;author&gt;Dokland, T.&lt;/author&gt;&lt;author&gt;Haggard-Ljungquist, E.&lt;/author&gt;&lt;author&gt;von Brunn, A.&lt;/author&gt;&lt;author&gt;Salas, M.&lt;/author&gt;&lt;author&gt;Casjens, S.&lt;/author&gt;&lt;author&gt;Molineux, I.&lt;/author&gt;&lt;author&gt;Uetz, P.&lt;/author&gt;&lt;/authors&gt;&lt;/contributors&gt;&lt;auth-address&gt;Institute of Toxicology and Genetics, Karlsruhe Institute of Technology, Karlsruhe, Germany.&lt;/auth-address&gt;&lt;titles&gt;&lt;title&gt;Bacteriophage protein-protein interactions&lt;/title&gt;&lt;secondary-title&gt;Adv Virus Res&lt;/secondary-title&gt;&lt;/titles&gt;&lt;periodical&gt;&lt;full-title&gt;Adv Virus Res&lt;/full-title&gt;&lt;/periodical&gt;&lt;pages&gt;219-98&lt;/pages&gt;&lt;volume&gt;83&lt;/volume&gt;&lt;edition&gt;2012/07/04&lt;/edition&gt;&lt;keywords&gt;&lt;keyword&gt;Bacillus Phages/*physiology&lt;/keyword&gt;&lt;keyword&gt;Bacillus subtilis/virology&lt;/keyword&gt;&lt;keyword&gt;Coliphages/*physiology&lt;/keyword&gt;&lt;keyword&gt;Escherichia coli/virology&lt;/keyword&gt;&lt;keyword&gt;Host-Parasite Interactions&lt;/keyword&gt;&lt;keyword&gt;Protein Binding&lt;/keyword&gt;&lt;keyword&gt;*Protein Interaction Mapping&lt;/keyword&gt;&lt;keyword&gt;Streptococcus Phages/*physiology&lt;/keyword&gt;&lt;keyword&gt;Streptococcus pneumoniae/virology&lt;/keyword&gt;&lt;keyword&gt;Viral Proteins/*metabolism&lt;/keyword&gt;&lt;/keywords&gt;&lt;dates&gt;&lt;year&gt;2012&lt;/year&gt;&lt;/dates&gt;&lt;isbn&gt;1557-8399 (Electronic)&amp;#xD;0065-3527 (Linking)&lt;/isbn&gt;&lt;accession-num&gt;22748812&lt;/accession-num&gt;&lt;urls&gt;&lt;related-urls&gt;&lt;url&gt;http://www.ncbi.nlm.nih.gov/pubmed/22748812&lt;/url&gt;&lt;/related-urls&gt;&lt;/urls&gt;&lt;custom2&gt;3461333&lt;/custom2&gt;&lt;electronic-resource-num&gt;10.1016/B978-0-12-394438-2.00006-2&amp;#xD;B978-0-12-394438-2.00006-2 [pii]&lt;/electronic-resource-num&gt;&lt;language&gt;eng&lt;/language&gt;&lt;/record&gt;&lt;/Cite&gt;&lt;/EndNote&gt;</w:instrText>
      </w:r>
      <w:r w:rsidR="00FA32D5">
        <w:rPr>
          <w:rFonts w:ascii="Times" w:eastAsia="Times New Roman" w:hAnsi="Times" w:cs="Times New Roman"/>
        </w:rPr>
        <w:fldChar w:fldCharType="separate"/>
      </w:r>
      <w:r w:rsidR="00167CE7">
        <w:rPr>
          <w:rFonts w:ascii="Times" w:eastAsia="Times New Roman" w:hAnsi="Times" w:cs="Times New Roman"/>
          <w:noProof/>
        </w:rPr>
        <w:t>(3)</w:t>
      </w:r>
      <w:r w:rsidR="00FA32D5">
        <w:rPr>
          <w:rFonts w:ascii="Times" w:eastAsia="Times New Roman" w:hAnsi="Times" w:cs="Times New Roman"/>
        </w:rPr>
        <w:fldChar w:fldCharType="end"/>
      </w:r>
      <w:r>
        <w:rPr>
          <w:rFonts w:ascii="Times" w:eastAsia="Times New Roman" w:hAnsi="Times" w:cs="Times New Roman"/>
        </w:rPr>
        <w:t>. Both T7 and lambda have about 30-40 interactions among virus proteins, which are obviously easier to detect but possibly more common, given the more elaborate virus structure in these tailed phage when compared to the often simple-structured human viruses.</w:t>
      </w:r>
    </w:p>
    <w:p w14:paraId="3CBEDF43" w14:textId="1F164A6B" w:rsidR="00AD1E45" w:rsidRDefault="001A1D71" w:rsidP="0047280B">
      <w:pPr>
        <w:rPr>
          <w:rFonts w:ascii="Times" w:eastAsia="Times New Roman" w:hAnsi="Times" w:cs="Times New Roman"/>
        </w:rPr>
      </w:pPr>
      <w:r>
        <w:rPr>
          <w:rFonts w:ascii="Times" w:eastAsia="Times New Roman" w:hAnsi="Times" w:cs="Times New Roman"/>
        </w:rPr>
        <w:t>Unfortunately, we could not find any published comprehensive analysis or even a review of published interactions among human and virus proteins that attempted to evaluate these interactions for their plausibility or physiological relevance.</w:t>
      </w:r>
    </w:p>
    <w:p w14:paraId="78A061C2" w14:textId="77777777" w:rsidR="00095A87" w:rsidRDefault="00095A87" w:rsidP="0047280B">
      <w:pPr>
        <w:rPr>
          <w:rFonts w:ascii="Times" w:eastAsia="Times New Roman" w:hAnsi="Times" w:cs="Times New Roman"/>
        </w:rPr>
      </w:pPr>
    </w:p>
    <w:p w14:paraId="389024C9" w14:textId="30468C2B" w:rsidR="00D005CD" w:rsidRPr="006D72B6" w:rsidRDefault="006D72B6" w:rsidP="0047280B">
      <w:pPr>
        <w:rPr>
          <w:rFonts w:ascii="Times" w:eastAsia="Times New Roman" w:hAnsi="Times" w:cs="Times New Roman"/>
          <w:b/>
        </w:rPr>
      </w:pPr>
      <w:r w:rsidRPr="006D72B6">
        <w:rPr>
          <w:rFonts w:ascii="Times" w:eastAsia="Times New Roman" w:hAnsi="Times" w:cs="Times New Roman"/>
          <w:b/>
        </w:rPr>
        <w:t>Human targets of virus proteins</w:t>
      </w:r>
    </w:p>
    <w:p w14:paraId="4E60D043" w14:textId="4F9E0BE7" w:rsidR="00CD0ABA" w:rsidRPr="00D555BC" w:rsidRDefault="00C62719" w:rsidP="003751AD">
      <w:pPr>
        <w:rPr>
          <w:rFonts w:ascii="Times" w:eastAsia="Times New Roman" w:hAnsi="Times"/>
        </w:rPr>
      </w:pPr>
      <w:r>
        <w:rPr>
          <w:rFonts w:ascii="Times" w:eastAsia="Times New Roman" w:hAnsi="Times" w:cs="Times New Roman"/>
        </w:rPr>
        <w:t>During the last decade numerous protein interaction interfaces between human viruses and their host cells have been investigated</w:t>
      </w:r>
      <w:r w:rsidR="003751AD">
        <w:rPr>
          <w:rFonts w:ascii="Times" w:eastAsia="Times New Roman" w:hAnsi="Times" w:cs="Times New Roman"/>
        </w:rPr>
        <w:t>. Mostly such efforts focused on</w:t>
      </w:r>
      <w:r w:rsidR="006E1AD1" w:rsidRPr="006E1AD1">
        <w:rPr>
          <w:rFonts w:ascii="Times" w:eastAsia="Times New Roman" w:hAnsi="Times" w:cs="Times New Roman"/>
        </w:rPr>
        <w:t xml:space="preserve">, Hepatitis C virus </w:t>
      </w:r>
      <w:r w:rsidR="006E1AD1">
        <w:rPr>
          <w:rFonts w:ascii="Times" w:eastAsia="Times New Roman" w:hAnsi="Times" w:cs="Times New Roman"/>
        </w:rPr>
        <w:fldChar w:fldCharType="begin">
          <w:fldData xml:space="preserve">PEVuZE5vdGU+PENpdGU+PEF1dGhvcj5kZSBDaGFzc2V5PC9BdXRob3I+PFllYXI+MjAwODwvWWVh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==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PEVuZE5vdGU+PENpdGU+PEF1dGhvcj5kZSBDaGFzc2V5PC9BdXRob3I+PFllYXI+MjAwODwvWWVh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==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6E1AD1">
        <w:rPr>
          <w:rFonts w:ascii="Times" w:eastAsia="Times New Roman" w:hAnsi="Times" w:cs="Times New Roman"/>
        </w:rPr>
      </w:r>
      <w:r w:rsidR="006E1AD1">
        <w:rPr>
          <w:rFonts w:ascii="Times" w:eastAsia="Times New Roman" w:hAnsi="Times" w:cs="Times New Roman"/>
        </w:rPr>
        <w:fldChar w:fldCharType="separate"/>
      </w:r>
      <w:r w:rsidR="00167CE7">
        <w:rPr>
          <w:rFonts w:ascii="Times" w:eastAsia="Times New Roman" w:hAnsi="Times" w:cs="Times New Roman"/>
          <w:noProof/>
        </w:rPr>
        <w:t>(5-8)</w:t>
      </w:r>
      <w:r w:rsidR="006E1AD1">
        <w:rPr>
          <w:rFonts w:ascii="Times" w:eastAsia="Times New Roman" w:hAnsi="Times" w:cs="Times New Roman"/>
        </w:rPr>
        <w:fldChar w:fldCharType="end"/>
      </w:r>
      <w:r w:rsidR="006E1AD1" w:rsidRPr="006E1AD1">
        <w:rPr>
          <w:rFonts w:ascii="Times" w:eastAsia="Times New Roman" w:hAnsi="Times" w:cs="Times New Roman"/>
        </w:rPr>
        <w:t xml:space="preserve">, Human Immunodeficiency Virus </w:t>
      </w:r>
      <w:r w:rsidR="006E1AD1">
        <w:rPr>
          <w:rFonts w:ascii="Times" w:eastAsia="Times New Roman" w:hAnsi="Times" w:cs="Times New Roman"/>
        </w:rPr>
        <w:fldChar w:fldCharType="begin">
          <w:fldData xml:space="preserve">PEVuZE5vdGU+PENpdGU+PEF1dGhvcj5HYXV0aWVyPC9BdXRob3I+PFllYXI+MjAwOTwvWWVhcj48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PEVuZE5vdGU+PENpdGU+PEF1dGhvcj5HYXV0aWVyPC9BdXRob3I+PFllYXI+MjAwOTwvWWVhcj48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6E1AD1">
        <w:rPr>
          <w:rFonts w:ascii="Times" w:eastAsia="Times New Roman" w:hAnsi="Times" w:cs="Times New Roman"/>
        </w:rPr>
      </w:r>
      <w:r w:rsidR="006E1AD1">
        <w:rPr>
          <w:rFonts w:ascii="Times" w:eastAsia="Times New Roman" w:hAnsi="Times" w:cs="Times New Roman"/>
        </w:rPr>
        <w:fldChar w:fldCharType="separate"/>
      </w:r>
      <w:r w:rsidR="00167CE7">
        <w:rPr>
          <w:rFonts w:ascii="Times" w:eastAsia="Times New Roman" w:hAnsi="Times" w:cs="Times New Roman"/>
          <w:noProof/>
        </w:rPr>
        <w:t>(9, 10)</w:t>
      </w:r>
      <w:r w:rsidR="006E1AD1">
        <w:rPr>
          <w:rFonts w:ascii="Times" w:eastAsia="Times New Roman" w:hAnsi="Times" w:cs="Times New Roman"/>
        </w:rPr>
        <w:fldChar w:fldCharType="end"/>
      </w:r>
      <w:r w:rsidR="006E1AD1" w:rsidRPr="006E1AD1">
        <w:rPr>
          <w:rFonts w:ascii="Times" w:eastAsia="Times New Roman" w:hAnsi="Times" w:cs="Times New Roman"/>
        </w:rPr>
        <w:t xml:space="preserve">, Influenza A virus </w:t>
      </w:r>
      <w:r w:rsidR="003751AD">
        <w:rPr>
          <w:rFonts w:ascii="Times" w:eastAsia="Times New Roman" w:hAnsi="Times" w:cs="Times New Roman"/>
        </w:rPr>
        <w:fldChar w:fldCharType="begin">
          <w:fldData xml:space="preserve">PEVuZE5vdGU+PENpdGU+PEF1dGhvcj5TaGFwaXJhPC9BdXRob3I+PFllYXI+MjAwOTwvWWVhcj48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PEVuZE5vdGU+PENpdGU+PEF1dGhvcj5TaGFwaXJhPC9BdXRob3I+PFllYXI+MjAwOTwvWWVhcj48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3751AD">
        <w:rPr>
          <w:rFonts w:ascii="Times" w:eastAsia="Times New Roman" w:hAnsi="Times" w:cs="Times New Roman"/>
        </w:rPr>
      </w:r>
      <w:r w:rsidR="003751AD">
        <w:rPr>
          <w:rFonts w:ascii="Times" w:eastAsia="Times New Roman" w:hAnsi="Times" w:cs="Times New Roman"/>
        </w:rPr>
        <w:fldChar w:fldCharType="separate"/>
      </w:r>
      <w:r w:rsidR="00167CE7">
        <w:rPr>
          <w:rFonts w:ascii="Times" w:eastAsia="Times New Roman" w:hAnsi="Times" w:cs="Times New Roman"/>
          <w:noProof/>
        </w:rPr>
        <w:t>(11)</w:t>
      </w:r>
      <w:r w:rsidR="003751AD">
        <w:rPr>
          <w:rFonts w:ascii="Times" w:eastAsia="Times New Roman" w:hAnsi="Times" w:cs="Times New Roman"/>
        </w:rPr>
        <w:fldChar w:fldCharType="end"/>
      </w:r>
      <w:r w:rsidR="003751AD">
        <w:rPr>
          <w:rFonts w:ascii="Times" w:eastAsia="Times New Roman" w:hAnsi="Times" w:cs="Times New Roman"/>
        </w:rPr>
        <w:t xml:space="preserve">, Herpes </w:t>
      </w:r>
      <w:r w:rsidR="003751AD">
        <w:rPr>
          <w:rFonts w:ascii="Times" w:eastAsia="Times New Roman" w:hAnsi="Times" w:cs="Times New Roman"/>
        </w:rPr>
        <w:fldChar w:fldCharType="begin">
          <w:fldData xml:space="preserve">PEVuZE5vdGU+PENpdGU+PEF1dGhvcj5Gb3NzdW08L0F1dGhvcj48WWVhcj4yMDA5PC9ZZWFyPjxS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PEVuZE5vdGU+PENpdGU+PEF1dGhvcj5Gb3NzdW08L0F1dGhvcj48WWVhcj4yMDA5PC9ZZWFyPjxS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3751AD">
        <w:rPr>
          <w:rFonts w:ascii="Times" w:eastAsia="Times New Roman" w:hAnsi="Times" w:cs="Times New Roman"/>
        </w:rPr>
      </w:r>
      <w:r w:rsidR="003751AD">
        <w:rPr>
          <w:rFonts w:ascii="Times" w:eastAsia="Times New Roman" w:hAnsi="Times" w:cs="Times New Roman"/>
        </w:rPr>
        <w:fldChar w:fldCharType="separate"/>
      </w:r>
      <w:r w:rsidR="00167CE7">
        <w:rPr>
          <w:rFonts w:ascii="Times" w:eastAsia="Times New Roman" w:hAnsi="Times" w:cs="Times New Roman"/>
          <w:noProof/>
        </w:rPr>
        <w:t>(12)</w:t>
      </w:r>
      <w:r w:rsidR="003751AD">
        <w:rPr>
          <w:rFonts w:ascii="Times" w:eastAsia="Times New Roman" w:hAnsi="Times" w:cs="Times New Roman"/>
        </w:rPr>
        <w:fldChar w:fldCharType="end"/>
      </w:r>
      <w:r w:rsidR="003751AD">
        <w:rPr>
          <w:rFonts w:ascii="Times" w:eastAsia="Times New Roman" w:hAnsi="Times" w:cs="Times New Roman"/>
        </w:rPr>
        <w:t xml:space="preserve"> and other viruses including Epstein-Barr </w:t>
      </w:r>
      <w:r w:rsidR="003751AD">
        <w:rPr>
          <w:rFonts w:ascii="Times" w:eastAsia="Times New Roman" w:hAnsi="Times" w:cs="Times New Roman"/>
        </w:rPr>
        <w:fldChar w:fldCharType="begin">
          <w:fldData xml:space="preserve">PEVuZE5vdGU+PENpdGU+PEF1dGhvcj5DYWxkZXJ3b29kPC9BdXRob3I+PFllYXI+MjAwNzwvWWVh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=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PEVuZE5vdGU+PENpdGU+PEF1dGhvcj5DYWxkZXJ3b29kPC9BdXRob3I+PFllYXI+MjAwNzwvWWVh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=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3751AD">
        <w:rPr>
          <w:rFonts w:ascii="Times" w:eastAsia="Times New Roman" w:hAnsi="Times" w:cs="Times New Roman"/>
        </w:rPr>
      </w:r>
      <w:r w:rsidR="003751AD">
        <w:rPr>
          <w:rFonts w:ascii="Times" w:eastAsia="Times New Roman" w:hAnsi="Times" w:cs="Times New Roman"/>
        </w:rPr>
        <w:fldChar w:fldCharType="separate"/>
      </w:r>
      <w:r w:rsidR="00167CE7">
        <w:rPr>
          <w:rFonts w:ascii="Times" w:eastAsia="Times New Roman" w:hAnsi="Times" w:cs="Times New Roman"/>
          <w:noProof/>
        </w:rPr>
        <w:t>(13, 14)</w:t>
      </w:r>
      <w:r w:rsidR="003751AD">
        <w:rPr>
          <w:rFonts w:ascii="Times" w:eastAsia="Times New Roman" w:hAnsi="Times" w:cs="Times New Roman"/>
        </w:rPr>
        <w:fldChar w:fldCharType="end"/>
      </w:r>
      <w:r w:rsidR="003751AD">
        <w:rPr>
          <w:rFonts w:ascii="Times" w:eastAsia="Times New Roman" w:hAnsi="Times" w:cs="Times New Roman"/>
        </w:rPr>
        <w:t xml:space="preserve"> and Dengue </w:t>
      </w:r>
      <w:r w:rsidR="003751AD">
        <w:rPr>
          <w:rFonts w:ascii="Times" w:eastAsia="Times New Roman" w:hAnsi="Times" w:cs="Times New Roman"/>
        </w:rPr>
        <w:fldChar w:fldCharType="begin">
          <w:fldData xml:space="preserve">PEVuZE5vdGU+PENpdGU+PEF1dGhvcj5LaGFka2E8L0F1dGhvcj48WWVhcj4yMDExPC9ZZWFyPjxS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PEVuZE5vdGU+PENpdGU+PEF1dGhvcj5LaGFka2E8L0F1dGhvcj48WWVhcj4yMDExPC9ZZWFyPjxS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3751AD">
        <w:rPr>
          <w:rFonts w:ascii="Times" w:eastAsia="Times New Roman" w:hAnsi="Times" w:cs="Times New Roman"/>
        </w:rPr>
      </w:r>
      <w:r w:rsidR="003751AD">
        <w:rPr>
          <w:rFonts w:ascii="Times" w:eastAsia="Times New Roman" w:hAnsi="Times" w:cs="Times New Roman"/>
        </w:rPr>
        <w:fldChar w:fldCharType="separate"/>
      </w:r>
      <w:r w:rsidR="00167CE7">
        <w:rPr>
          <w:rFonts w:ascii="Times" w:eastAsia="Times New Roman" w:hAnsi="Times" w:cs="Times New Roman"/>
          <w:noProof/>
        </w:rPr>
        <w:t>(15)</w:t>
      </w:r>
      <w:r w:rsidR="003751AD">
        <w:rPr>
          <w:rFonts w:ascii="Times" w:eastAsia="Times New Roman" w:hAnsi="Times" w:cs="Times New Roman"/>
        </w:rPr>
        <w:fldChar w:fldCharType="end"/>
      </w:r>
      <w:r w:rsidR="003751AD">
        <w:rPr>
          <w:rFonts w:ascii="Times" w:eastAsia="Times New Roman" w:hAnsi="Times" w:cs="Times New Roman"/>
        </w:rPr>
        <w:t xml:space="preserve"> and </w:t>
      </w:r>
      <w:r w:rsidR="00AE1D27">
        <w:rPr>
          <w:rFonts w:ascii="Times" w:eastAsia="Times New Roman" w:hAnsi="Times" w:cs="Times New Roman"/>
        </w:rPr>
        <w:t xml:space="preserve">numerous </w:t>
      </w:r>
      <w:r w:rsidR="003751AD">
        <w:rPr>
          <w:rFonts w:ascii="Times" w:eastAsia="Times New Roman" w:hAnsi="Times" w:cs="Times New Roman"/>
        </w:rPr>
        <w:t>other viruses</w:t>
      </w:r>
      <w:r w:rsidR="00AE1D27">
        <w:rPr>
          <w:rFonts w:ascii="Times" w:eastAsia="Times New Roman" w:hAnsi="Times" w:cs="Times New Roman"/>
        </w:rPr>
        <w:t xml:space="preserve"> </w:t>
      </w:r>
      <w:r w:rsidR="00AE1D27">
        <w:rPr>
          <w:rFonts w:ascii="Times" w:eastAsia="Times New Roman" w:hAnsi="Times" w:cs="Times New Roman"/>
        </w:rPr>
        <w:fldChar w:fldCharType="begin">
          <w:fldData xml:space="preserve">PEVuZE5vdGU+PENpdGU+PEF1dGhvcj5QaWNobG1haXI8L0F1dGhvcj48WWVhcj4yMDEyPC9ZZWFy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PEVuZE5vdGU+PENpdGU+PEF1dGhvcj5QaWNobG1haXI8L0F1dGhvcj48WWVhcj4yMDEyPC9ZZWFy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AE1D27">
        <w:rPr>
          <w:rFonts w:ascii="Times" w:eastAsia="Times New Roman" w:hAnsi="Times" w:cs="Times New Roman"/>
        </w:rPr>
      </w:r>
      <w:r w:rsidR="00AE1D27">
        <w:rPr>
          <w:rFonts w:ascii="Times" w:eastAsia="Times New Roman" w:hAnsi="Times" w:cs="Times New Roman"/>
        </w:rPr>
        <w:fldChar w:fldCharType="separate"/>
      </w:r>
      <w:r w:rsidR="00167CE7">
        <w:rPr>
          <w:rFonts w:ascii="Times" w:eastAsia="Times New Roman" w:hAnsi="Times" w:cs="Times New Roman"/>
          <w:noProof/>
        </w:rPr>
        <w:t>(16)</w:t>
      </w:r>
      <w:r w:rsidR="00AE1D27">
        <w:rPr>
          <w:rFonts w:ascii="Times" w:eastAsia="Times New Roman" w:hAnsi="Times" w:cs="Times New Roman"/>
        </w:rPr>
        <w:fldChar w:fldCharType="end"/>
      </w:r>
      <w:r w:rsidR="003751AD">
        <w:rPr>
          <w:rFonts w:ascii="Times" w:eastAsia="Times New Roman" w:hAnsi="Times" w:cs="Times New Roman"/>
        </w:rPr>
        <w:t>. As a consequence, many different databases have been designed to capture the abundance of such interactions (</w:t>
      </w:r>
      <w:r w:rsidR="003751AD" w:rsidRPr="003452F0">
        <w:rPr>
          <w:rFonts w:ascii="Times" w:eastAsia="Times New Roman" w:hAnsi="Times" w:cs="Times New Roman"/>
          <w:b/>
        </w:rPr>
        <w:t>Table 1</w:t>
      </w:r>
      <w:r w:rsidR="003751AD">
        <w:rPr>
          <w:rFonts w:ascii="Times" w:eastAsia="Times New Roman" w:hAnsi="Times" w:cs="Times New Roman"/>
        </w:rPr>
        <w:t>).</w:t>
      </w:r>
      <w:r w:rsidR="00CD0ABA">
        <w:rPr>
          <w:rFonts w:ascii="Times" w:eastAsia="Times New Roman" w:hAnsi="Times" w:cs="Times New Roman"/>
        </w:rPr>
        <w:t xml:space="preserve"> </w:t>
      </w:r>
      <w:r w:rsidR="00CD0ABA" w:rsidRPr="00CD0ABA">
        <w:rPr>
          <w:rFonts w:ascii="Times" w:eastAsia="Times New Roman" w:hAnsi="Times"/>
        </w:rPr>
        <w:t>Currently, a number of Web-based resources aim to integrate pathoge</w:t>
      </w:r>
      <w:r w:rsidR="00CD0ABA">
        <w:rPr>
          <w:rFonts w:ascii="Times" w:eastAsia="Times New Roman" w:hAnsi="Times"/>
        </w:rPr>
        <w:t>n–host molecular interac</w:t>
      </w:r>
      <w:r w:rsidR="00CD0ABA" w:rsidRPr="00CD0ABA">
        <w:rPr>
          <w:rFonts w:ascii="Times" w:eastAsia="Times New Roman" w:hAnsi="Times"/>
        </w:rPr>
        <w:t xml:space="preserve">tions and related data available in the literature. Some of them store data on only one specific pathogen species </w:t>
      </w:r>
      <w:r w:rsidR="00CD0ABA">
        <w:rPr>
          <w:rFonts w:ascii="Times" w:eastAsia="Times New Roman" w:hAnsi="Times"/>
        </w:rPr>
        <w:t>such as</w:t>
      </w:r>
      <w:r w:rsidR="00CD0ABA" w:rsidRPr="00CD0ABA">
        <w:rPr>
          <w:rFonts w:ascii="Times" w:eastAsia="Times New Roman" w:hAnsi="Times"/>
        </w:rPr>
        <w:t xml:space="preserve"> </w:t>
      </w:r>
      <w:proofErr w:type="spellStart"/>
      <w:r w:rsidR="00CD0ABA" w:rsidRPr="00CD0ABA">
        <w:rPr>
          <w:rFonts w:ascii="Times" w:eastAsia="Times New Roman" w:hAnsi="Times"/>
        </w:rPr>
        <w:t>HCVpro</w:t>
      </w:r>
      <w:proofErr w:type="spellEnd"/>
      <w:r w:rsidR="00CD0ABA" w:rsidRPr="00CD0ABA">
        <w:rPr>
          <w:rFonts w:ascii="Times" w:eastAsia="Times New Roman" w:hAnsi="Times"/>
        </w:rPr>
        <w:t xml:space="preserve"> </w:t>
      </w:r>
      <w:r w:rsidR="00CD0ABA" w:rsidRPr="003452F0">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&lt;EndNote&gt;&lt;Cite&gt;&lt;Author&gt;Kwofie&lt;/Author&gt;&lt;Year&gt;2011&lt;/Year&gt;&lt;RecNum&gt;46&lt;/RecNum&gt;&lt;DisplayText&gt;(17)&lt;/DisplayText&gt;&lt;record&gt;&lt;rec-number&gt;46&lt;/rec-number&gt;&lt;foreign-keys&gt;&lt;key app="EN" db-id="fzxf5s9pk0992pefpet5d9rcvs2ae90rrfad" timestamp="1504480305"&gt;46&lt;/key&gt;&lt;/foreign-keys&gt;&lt;ref-type name="Journal Article"&gt;17&lt;/ref-type&gt;&lt;contributors&gt;&lt;authors&gt;&lt;author&gt;Kwofie, S. K.&lt;/author&gt;&lt;author&gt;Schaefer, U.&lt;/author&gt;&lt;author&gt;Sundararajan, V. S.&lt;/author&gt;&lt;author&gt;Bajic, V. B.&lt;/author&gt;&lt;author&gt;Christoffels, A.&lt;/author&gt;&lt;/authors&gt;&lt;/contributors&gt;&lt;auth-address&gt;South African National Bioinformatics Institute, University of the Western Cape, Private Bag X17, Modderdam Road, Bellville 7535, Cape Town, South Africa. samuel@sanbi.ac.za&lt;/auth-address&gt;&lt;titles&gt;&lt;title&gt;HCVpro: hepatitis C virus protein interaction database&lt;/title&gt;&lt;secondary-title&gt;Infect Genet Evol&lt;/secondary-title&gt;&lt;/titles&gt;&lt;periodical&gt;&lt;full-title&gt;Infect Genet Evol&lt;/full-title&gt;&lt;/periodical&gt;&lt;pages&gt;1971-7&lt;/pages&gt;&lt;volume&gt;11&lt;/volume&gt;&lt;number&gt;8&lt;/number&gt;&lt;keywords&gt;&lt;keyword&gt;Biomarkers/metabolism&lt;/keyword&gt;&lt;keyword&gt;*Databases, Protein&lt;/keyword&gt;&lt;keyword&gt;Hepacivirus/*chemistry/genetics/*metabolism&lt;/keyword&gt;&lt;keyword&gt;Hepatitis C/diagnosis/metabolism&lt;/keyword&gt;&lt;keyword&gt;Humans&lt;/keyword&gt;&lt;keyword&gt;Protein Interaction Maps&lt;/keyword&gt;&lt;keyword&gt;Software&lt;/keyword&gt;&lt;keyword&gt;User-Computer Interface&lt;/keyword&gt;&lt;keyword&gt;Viral Proteins/genetics/*metabolism&lt;/keyword&gt;&lt;/keywords&gt;&lt;dates&gt;&lt;year&gt;2011&lt;/year&gt;&lt;pub-dates&gt;&lt;date&gt;Dec&lt;/date&gt;&lt;/pub-dates&gt;&lt;/dates&gt;&lt;isbn&gt;1567-7257 (Electronic)&amp;#xD;1567-1348 (Linking)&lt;/isbn&gt;&lt;accession-num&gt;21930248&lt;/accession-num&gt;&lt;urls&gt;&lt;related-urls&gt;&lt;url&gt;http://www.ncbi.nlm.nih.gov/pubmed/21930248&lt;/url&gt;&lt;/related-urls&gt;&lt;/urls&gt;&lt;electronic-resource-num&gt;10.1016/j.meegid.2011.09.001&lt;/electronic-resource-num&gt;&lt;/record&gt;&lt;/Cite&gt;&lt;/EndNote&gt;</w:instrText>
      </w:r>
      <w:r w:rsidR="00CD0ABA" w:rsidRPr="003452F0">
        <w:rPr>
          <w:rFonts w:ascii="Times" w:eastAsia="Times New Roman" w:hAnsi="Times" w:cs="Times New Roman"/>
        </w:rPr>
        <w:fldChar w:fldCharType="separate"/>
      </w:r>
      <w:r w:rsidR="00167CE7">
        <w:rPr>
          <w:rFonts w:ascii="Times" w:eastAsia="Times New Roman" w:hAnsi="Times" w:cs="Times New Roman"/>
          <w:noProof/>
        </w:rPr>
        <w:t>(17)</w:t>
      </w:r>
      <w:r w:rsidR="00CD0ABA" w:rsidRPr="003452F0">
        <w:rPr>
          <w:rFonts w:ascii="Times" w:eastAsia="Times New Roman" w:hAnsi="Times" w:cs="Times New Roman"/>
        </w:rPr>
        <w:fldChar w:fldCharType="end"/>
      </w:r>
      <w:r w:rsidR="00CD0ABA" w:rsidRPr="00CD0ABA">
        <w:rPr>
          <w:rFonts w:ascii="Times" w:eastAsia="Times New Roman" w:hAnsi="Times"/>
        </w:rPr>
        <w:t xml:space="preserve"> and</w:t>
      </w:r>
      <w:r w:rsidR="00CD0ABA">
        <w:rPr>
          <w:rFonts w:ascii="Times" w:eastAsia="Times New Roman" w:hAnsi="Times"/>
        </w:rPr>
        <w:t xml:space="preserve"> </w:t>
      </w:r>
      <w:r w:rsidR="00CD0ABA" w:rsidRPr="00CD0ABA">
        <w:rPr>
          <w:rFonts w:ascii="Times" w:eastAsia="Times New Roman" w:hAnsi="Times"/>
        </w:rPr>
        <w:t>HIV-1 Human Inter</w:t>
      </w:r>
      <w:r w:rsidR="00C54756">
        <w:rPr>
          <w:rFonts w:ascii="Times" w:eastAsia="Times New Roman" w:hAnsi="Times"/>
        </w:rPr>
        <w:t>action Database @</w:t>
      </w:r>
      <w:r w:rsidR="00CD0ABA" w:rsidRPr="00CD0ABA">
        <w:rPr>
          <w:rFonts w:ascii="Times" w:eastAsia="Times New Roman" w:hAnsi="Times"/>
        </w:rPr>
        <w:t xml:space="preserve">NCBI </w:t>
      </w:r>
      <w:r w:rsidR="00CD0ABA" w:rsidRPr="003452F0">
        <w:rPr>
          <w:rFonts w:ascii="Times" w:eastAsia="Times New Roman" w:hAnsi="Times" w:cs="Times New Roman"/>
        </w:rPr>
        <w:fldChar w:fldCharType="begin">
          <w:fldData xml:space="preserve">PEVuZE5vdGU+PENpdGU+PEF1dGhvcj5Ba28tQWRqZWk8L0F1dGhvcj48WWVhcj4yMDE1PC9ZZWFy
PjxSZWNOdW0+NTI8L1JlY051bT48RGlzcGxheVRleHQ+KDE4KTwvRGlzcGxheVRleHQ+PHJlY29y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PEVuZE5vdGU+PENpdGU+PEF1dGhvcj5Ba28tQWRqZWk8L0F1dGhvcj48WWVhcj4yMDE1PC9ZZWFy
PjxSZWNOdW0+NTI8L1JlY051bT48RGlzcGxheVRleHQ+KDE4KTwvRGlzcGxheVRleHQ+PHJlY29y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CD0ABA" w:rsidRPr="003452F0">
        <w:rPr>
          <w:rFonts w:ascii="Times" w:eastAsia="Times New Roman" w:hAnsi="Times" w:cs="Times New Roman"/>
        </w:rPr>
      </w:r>
      <w:r w:rsidR="00CD0ABA" w:rsidRPr="003452F0">
        <w:rPr>
          <w:rFonts w:ascii="Times" w:eastAsia="Times New Roman" w:hAnsi="Times" w:cs="Times New Roman"/>
        </w:rPr>
        <w:fldChar w:fldCharType="separate"/>
      </w:r>
      <w:r w:rsidR="00167CE7">
        <w:rPr>
          <w:rFonts w:ascii="Times" w:eastAsia="Times New Roman" w:hAnsi="Times" w:cs="Times New Roman"/>
          <w:noProof/>
        </w:rPr>
        <w:t>(18)</w:t>
      </w:r>
      <w:r w:rsidR="00CD0ABA" w:rsidRPr="003452F0">
        <w:rPr>
          <w:rFonts w:ascii="Times" w:eastAsia="Times New Roman" w:hAnsi="Times" w:cs="Times New Roman"/>
        </w:rPr>
        <w:fldChar w:fldCharType="end"/>
      </w:r>
      <w:r w:rsidR="00CD0ABA" w:rsidRPr="00CD0ABA">
        <w:rPr>
          <w:rFonts w:ascii="Times" w:eastAsia="Times New Roman" w:hAnsi="Times"/>
        </w:rPr>
        <w:t xml:space="preserve">. The resources based on a </w:t>
      </w:r>
      <w:r w:rsidR="00CD0ABA">
        <w:rPr>
          <w:rFonts w:ascii="Times" w:eastAsia="Times New Roman" w:hAnsi="Times"/>
        </w:rPr>
        <w:t xml:space="preserve">wider range of human specific viruses </w:t>
      </w:r>
      <w:r w:rsidR="00CD0ABA" w:rsidRPr="00CD0ABA">
        <w:rPr>
          <w:rFonts w:ascii="Times" w:eastAsia="Times New Roman" w:hAnsi="Times"/>
        </w:rPr>
        <w:t xml:space="preserve">are </w:t>
      </w:r>
      <w:proofErr w:type="spellStart"/>
      <w:r w:rsidR="00CD0ABA" w:rsidRPr="00CD0ABA">
        <w:rPr>
          <w:rFonts w:ascii="Times" w:eastAsia="Times New Roman" w:hAnsi="Times"/>
        </w:rPr>
        <w:t>VirHostNet</w:t>
      </w:r>
      <w:proofErr w:type="spellEnd"/>
      <w:r w:rsidR="00CD0ABA" w:rsidRPr="00CD0ABA">
        <w:rPr>
          <w:rFonts w:ascii="Times" w:eastAsia="Times New Roman" w:hAnsi="Times"/>
        </w:rPr>
        <w:t xml:space="preserve"> </w:t>
      </w:r>
      <w:r w:rsidR="00CD0ABA" w:rsidRPr="003452F0">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&lt;EndNote&gt;&lt;Cite&gt;&lt;Author&gt;Guirimand&lt;/Author&gt;&lt;Year&gt;2015&lt;/Year&gt;&lt;RecNum&gt;70&lt;/RecNum&gt;&lt;DisplayText&gt;(19)&lt;/DisplayText&gt;&lt;record&gt;&lt;rec-number&gt;70&lt;/rec-number&gt;&lt;foreign-keys&gt;&lt;key app="EN" db-id="fzxf5s9pk0992pefpet5d9rcvs2ae90rrfad" timestamp="1504480781"&gt;70&lt;/key&gt;&lt;/foreign-keys&gt;&lt;ref-type name="Journal Article"&gt;17&lt;/ref-type&gt;&lt;contributors&gt;&lt;authors&gt;&lt;author&gt;Guirimand, T.&lt;/author&gt;&lt;author&gt;Delmotte, S.&lt;/author&gt;&lt;author&gt;Navratil, V.&lt;/author&gt;&lt;/authors&gt;&lt;/contributors&gt;&lt;auth-address&gt;PRABI, Rhone Alpes Bioinformatics Center, UCBL, Lyon1, Universite de Lyon, Lyon, France.&amp;#xD;PRABI, Rhone Alpes Bioinformatics Center, UCBL, Lyon1, Universite de Lyon, Lyon, France UMR5558, UCBL, Lyon1, Universite de Lyon, Lyon, France.&amp;#xD;PRABI, Rhone Alpes Bioinformatics Center, UCBL, Lyon1, Universite de Lyon, Lyon, France navratil@prabi.fr.&lt;/auth-address&gt;&lt;titles&gt;&lt;title&gt;VirHostNet 2.0: surfing on the web of virus/host molecular interactions data&lt;/title&gt;&lt;secondary-title&gt;Nucleic Acids Res&lt;/secondary-title&gt;&lt;/titles&gt;&lt;periodical&gt;&lt;full-title&gt;Nucleic Acids Res&lt;/full-title&gt;&lt;/periodical&gt;&lt;pages&gt;D583-7&lt;/pages&gt;&lt;volume&gt;43&lt;/volume&gt;&lt;number&gt;Database issue&lt;/number&gt;&lt;keywords&gt;&lt;keyword&gt;*Databases, Protein&lt;/keyword&gt;&lt;keyword&gt;Internet&lt;/keyword&gt;&lt;keyword&gt;*Protein Interaction Mapping&lt;/keyword&gt;&lt;keyword&gt;Viral Proteins/*metabolism&lt;/keyword&gt;&lt;keyword&gt;Virus Diseases/metabolism/virology&lt;/keyword&gt;&lt;/keywords&gt;&lt;dates&gt;&lt;year&gt;2015&lt;/year&gt;&lt;pub-dates&gt;&lt;date&gt;Jan&lt;/date&gt;&lt;/pub-dates&gt;&lt;/dates&gt;&lt;isbn&gt;1362-4962 (Electronic)&amp;#xD;0305-1048 (Linking)&lt;/isbn&gt;&lt;accession-num&gt;25392406&lt;/accession-num&gt;&lt;urls&gt;&lt;related-urls&gt;&lt;url&gt;http://www.ncbi.nlm.nih.gov/pubmed/25392406&lt;/url&gt;&lt;/related-urls&gt;&lt;/urls&gt;&lt;custom2&gt;PMC4383936&lt;/custom2&gt;&lt;electronic-resource-num&gt;10.1093/nar/gku1121&lt;/electronic-resource-num&gt;&lt;/record&gt;&lt;/Cite&gt;&lt;/EndNote&gt;</w:instrText>
      </w:r>
      <w:r w:rsidR="00CD0ABA" w:rsidRPr="003452F0">
        <w:rPr>
          <w:rFonts w:ascii="Times" w:eastAsia="Times New Roman" w:hAnsi="Times" w:cs="Times New Roman"/>
        </w:rPr>
        <w:fldChar w:fldCharType="separate"/>
      </w:r>
      <w:r w:rsidR="00167CE7">
        <w:rPr>
          <w:rFonts w:ascii="Times" w:eastAsia="Times New Roman" w:hAnsi="Times" w:cs="Times New Roman"/>
          <w:noProof/>
        </w:rPr>
        <w:t>(19)</w:t>
      </w:r>
      <w:r w:rsidR="00CD0ABA" w:rsidRPr="003452F0">
        <w:rPr>
          <w:rFonts w:ascii="Times" w:eastAsia="Times New Roman" w:hAnsi="Times" w:cs="Times New Roman"/>
        </w:rPr>
        <w:fldChar w:fldCharType="end"/>
      </w:r>
      <w:r w:rsidR="00CD0ABA" w:rsidRPr="00CD0ABA">
        <w:rPr>
          <w:rFonts w:ascii="Times" w:eastAsia="Times New Roman" w:hAnsi="Times"/>
        </w:rPr>
        <w:t xml:space="preserve">, </w:t>
      </w:r>
      <w:proofErr w:type="spellStart"/>
      <w:r w:rsidR="00CD0ABA" w:rsidRPr="00CD0ABA">
        <w:rPr>
          <w:rFonts w:ascii="Times" w:eastAsia="Times New Roman" w:hAnsi="Times"/>
        </w:rPr>
        <w:t>VirusMentha</w:t>
      </w:r>
      <w:proofErr w:type="spellEnd"/>
      <w:r w:rsidR="00CD0ABA" w:rsidRPr="00CD0ABA">
        <w:rPr>
          <w:rFonts w:ascii="Times" w:eastAsia="Times New Roman" w:hAnsi="Times"/>
        </w:rPr>
        <w:t xml:space="preserve"> </w:t>
      </w:r>
      <w:r w:rsidR="00CD0ABA" w:rsidRPr="00CD0ABA">
        <w:rPr>
          <w:rFonts w:ascii="Times" w:eastAsia="Times New Roman" w:hAnsi="Times"/>
        </w:rPr>
        <w:fldChar w:fldCharType="begin"/>
      </w:r>
      <w:r w:rsidR="00167CE7">
        <w:rPr>
          <w:rFonts w:ascii="Times" w:eastAsia="Times New Roman" w:hAnsi="Times"/>
        </w:rPr>
        <w:instrText xml:space="preserve"> ADDIN EN.CITE &lt;EndNote&gt;&lt;Cite&gt;&lt;Author&gt;Calderone&lt;/Author&gt;&lt;Year&gt;2015&lt;/Year&gt;&lt;RecNum&gt;71&lt;/RecNum&gt;&lt;DisplayText&gt;(20)&lt;/DisplayText&gt;&lt;record&gt;&lt;rec-number&gt;71&lt;/rec-number&gt;&lt;foreign-keys&gt;&lt;key app="EN" db-id="fzxf5s9pk0992pefpet5d9rcvs2ae90rrfad" timestamp="1504480840"&gt;71&lt;/key&gt;&lt;/foreign-keys&gt;&lt;ref-type name="Journal Article"&gt;17&lt;/ref-type&gt;&lt;contributors&gt;&lt;authors&gt;&lt;author&gt;Calderone, A.&lt;/author&gt;&lt;author&gt;Licata, L.&lt;/author&gt;&lt;author&gt;Cesareni, G.&lt;/author&gt;&lt;/authors&gt;&lt;/contributors&gt;&lt;auth-address&gt;Department of Biology, University of Rome Tor Vergata, Rome, Italy sinnefa@gmail.com.&amp;#xD;Department of Biology, University of Rome Tor Vergata, Rome, Italy.&amp;#xD;Department of Biology, University of Rome Tor Vergata, Rome, Italy Fondazione Santa Lucia Istituto di Ricovero e Cura a Carattere Scientifico (IRCCS), Rome, Italy.&lt;/auth-address&gt;&lt;titles&gt;&lt;title&gt;VirusMentha: a new resource for virus-host protein interactions&lt;/title&gt;&lt;secondary-title&gt;Nucleic Acids Res&lt;/secondary-title&gt;&lt;/titles&gt;&lt;periodical&gt;&lt;full-title&gt;Nucleic Acids Res&lt;/full-title&gt;&lt;/periodical&gt;&lt;pages&gt;D588-92&lt;/pages&gt;&lt;volume&gt;43&lt;/volume&gt;&lt;number&gt;Database issue&lt;/number&gt;&lt;keywords&gt;&lt;keyword&gt;Animals&lt;/keyword&gt;&lt;keyword&gt;*Databases, Protein&lt;/keyword&gt;&lt;keyword&gt;Humans&lt;/keyword&gt;&lt;keyword&gt;Internet&lt;/keyword&gt;&lt;keyword&gt;Mice&lt;/keyword&gt;&lt;keyword&gt;*Protein Interaction Mapping&lt;/keyword&gt;&lt;keyword&gt;Viral Proteins/*metabolism&lt;/keyword&gt;&lt;keyword&gt;Viruses/classification&lt;/keyword&gt;&lt;/keywords&gt;&lt;dates&gt;&lt;year&gt;2015&lt;/year&gt;&lt;pub-dates&gt;&lt;date&gt;Jan&lt;/date&gt;&lt;/pub-dates&gt;&lt;/dates&gt;&lt;isbn&gt;1362-4962 (Electronic)&amp;#xD;0305-1048 (Linking)&lt;/isbn&gt;&lt;accession-num&gt;25217587&lt;/accession-num&gt;&lt;urls&gt;&lt;related-urls&gt;&lt;url&gt;http://www.ncbi.nlm.nih.gov/pubmed/25217587&lt;/url&gt;&lt;/related-urls&gt;&lt;/urls&gt;&lt;custom2&gt;PMC4384001&lt;/custom2&gt;&lt;electronic-resource-num&gt;10.1093/nar/gku830&lt;/electronic-resource-num&gt;&lt;/record&gt;&lt;/Cite&gt;&lt;/EndNote&gt;</w:instrText>
      </w:r>
      <w:r w:rsidR="00CD0ABA" w:rsidRPr="00CD0ABA">
        <w:rPr>
          <w:rFonts w:ascii="Times" w:eastAsia="Times New Roman" w:hAnsi="Times"/>
        </w:rPr>
        <w:fldChar w:fldCharType="separate"/>
      </w:r>
      <w:r w:rsidR="00167CE7">
        <w:rPr>
          <w:rFonts w:ascii="Times" w:eastAsia="Times New Roman" w:hAnsi="Times"/>
          <w:noProof/>
        </w:rPr>
        <w:t>(20)</w:t>
      </w:r>
      <w:r w:rsidR="00CD0ABA" w:rsidRPr="00CD0ABA">
        <w:rPr>
          <w:rFonts w:ascii="Times" w:eastAsia="Times New Roman" w:hAnsi="Times"/>
        </w:rPr>
        <w:fldChar w:fldCharType="end"/>
      </w:r>
      <w:r w:rsidR="00CD0ABA">
        <w:rPr>
          <w:rFonts w:ascii="Times" w:eastAsia="Times New Roman" w:hAnsi="Times"/>
        </w:rPr>
        <w:t xml:space="preserve">, </w:t>
      </w:r>
      <w:r w:rsidR="00CD0ABA" w:rsidRPr="00CD0ABA">
        <w:rPr>
          <w:rFonts w:ascii="Times" w:eastAsia="Times New Roman" w:hAnsi="Times"/>
        </w:rPr>
        <w:t>PHIDIAS</w:t>
      </w:r>
      <w:r w:rsidR="00CD0ABA">
        <w:rPr>
          <w:rFonts w:ascii="Times" w:eastAsia="Times New Roman" w:hAnsi="Times"/>
        </w:rPr>
        <w:t xml:space="preserve"> </w:t>
      </w:r>
      <w:r w:rsidR="00CD0ABA" w:rsidRPr="00CD0ABA">
        <w:rPr>
          <w:rFonts w:ascii="Times" w:eastAsia="Times New Roman" w:hAnsi="Times"/>
        </w:rPr>
        <w:fldChar w:fldCharType="begin"/>
      </w:r>
      <w:r w:rsidR="00167CE7">
        <w:rPr>
          <w:rFonts w:ascii="Times" w:eastAsia="Times New Roman" w:hAnsi="Times"/>
        </w:rPr>
        <w:instrText xml:space="preserve"> ADDIN EN.CITE &lt;EndNote&gt;&lt;Cite&gt;&lt;Author&gt;Xiang&lt;/Author&gt;&lt;Year&gt;2007&lt;/Year&gt;&lt;RecNum&gt;55&lt;/RecNum&gt;&lt;DisplayText&gt;(21)&lt;/DisplayText&gt;&lt;record&gt;&lt;rec-number&gt;55&lt;/rec-number&gt;&lt;foreign-keys&gt;&lt;key app="EN" db-id="fzxf5s9pk0992pefpet5d9rcvs2ae90rrfad" timestamp="1504480531"&gt;55&lt;/key&gt;&lt;/foreign-keys&gt;&lt;ref-type name="Journal Article"&gt;17&lt;/ref-type&gt;&lt;contributors&gt;&lt;authors&gt;&lt;author&gt;Xiang, Z.&lt;/author&gt;&lt;author&gt;Tian, Y.&lt;/author&gt;&lt;author&gt;He, Y.&lt;/author&gt;&lt;/authors&gt;&lt;/contributors&gt;&lt;auth-address&gt;Unit for Laboratory Animal Medicine, University of Michigan, 1150 W. Medical Dr, Ann Arbor, MI 48109, USA.&lt;/auth-address&gt;&lt;titles&gt;&lt;title&gt;PHIDIAS: a pathogen-host interaction data integration and analysis system&lt;/title&gt;&lt;secondary-title&gt;Genome Biol&lt;/secondary-title&gt;&lt;/titles&gt;&lt;periodical&gt;&lt;full-title&gt;Genome Biol&lt;/full-title&gt;&lt;/periodical&gt;&lt;pages&gt;R150&lt;/pages&gt;&lt;volume&gt;8&lt;/volume&gt;&lt;number&gt;7&lt;/number&gt;&lt;keywords&gt;&lt;keyword&gt;*Databases, Genetic&lt;/keyword&gt;&lt;keyword&gt;Host-Pathogen Interactions/*genetics&lt;/keyword&gt;&lt;keyword&gt;Humans&lt;/keyword&gt;&lt;keyword&gt;Protein Structure, Tertiary&lt;/keyword&gt;&lt;keyword&gt;*Software&lt;/keyword&gt;&lt;/keywords&gt;&lt;dates&gt;&lt;year&gt;2007&lt;/year&gt;&lt;/dates&gt;&lt;isbn&gt;1474-760X (Electronic)&amp;#xD;1474-7596 (Linking)&lt;/isbn&gt;&lt;accession-num&gt;17663773&lt;/accession-num&gt;&lt;urls&gt;&lt;related-urls&gt;&lt;url&gt;http://www.ncbi.nlm.nih.gov/pubmed/17663773&lt;/url&gt;&lt;/related-urls&gt;&lt;/urls&gt;&lt;custom2&gt;PMC2323235&lt;/custom2&gt;&lt;electronic-resource-num&gt;10.1186/gb-2007-8-7-r150&lt;/electronic-resource-num&gt;&lt;/record&gt;&lt;/Cite&gt;&lt;/EndNote&gt;</w:instrText>
      </w:r>
      <w:r w:rsidR="00CD0ABA" w:rsidRPr="00CD0ABA">
        <w:rPr>
          <w:rFonts w:ascii="Times" w:eastAsia="Times New Roman" w:hAnsi="Times"/>
        </w:rPr>
        <w:fldChar w:fldCharType="separate"/>
      </w:r>
      <w:r w:rsidR="00167CE7">
        <w:rPr>
          <w:rFonts w:ascii="Times" w:eastAsia="Times New Roman" w:hAnsi="Times"/>
          <w:noProof/>
        </w:rPr>
        <w:t>(21)</w:t>
      </w:r>
      <w:r w:rsidR="00CD0ABA" w:rsidRPr="00CD0ABA">
        <w:rPr>
          <w:rFonts w:ascii="Times" w:eastAsia="Times New Roman" w:hAnsi="Times"/>
        </w:rPr>
        <w:fldChar w:fldCharType="end"/>
      </w:r>
      <w:r w:rsidR="00CD0ABA">
        <w:rPr>
          <w:rFonts w:ascii="Times" w:eastAsia="Times New Roman" w:hAnsi="Times"/>
        </w:rPr>
        <w:t>,</w:t>
      </w:r>
      <w:r w:rsidR="00CD0ABA" w:rsidRPr="00CD0ABA">
        <w:rPr>
          <w:rFonts w:ascii="Times" w:eastAsia="Times New Roman" w:hAnsi="Times"/>
        </w:rPr>
        <w:t xml:space="preserve"> HPIDB</w:t>
      </w:r>
      <w:r w:rsidR="00CD0ABA">
        <w:rPr>
          <w:rFonts w:ascii="Times" w:eastAsia="Times New Roman" w:hAnsi="Times"/>
        </w:rPr>
        <w:t xml:space="preserve"> </w:t>
      </w:r>
      <w:r w:rsidR="00CD0ABA" w:rsidRPr="00CD0ABA">
        <w:rPr>
          <w:rFonts w:ascii="Times" w:eastAsia="Times New Roman" w:hAnsi="Times"/>
        </w:rPr>
        <w:fldChar w:fldCharType="begin"/>
      </w:r>
      <w:r w:rsidR="00167CE7">
        <w:rPr>
          <w:rFonts w:ascii="Times" w:eastAsia="Times New Roman" w:hAnsi="Times"/>
        </w:rPr>
        <w:instrText xml:space="preserve"> ADDIN EN.CITE &lt;EndNote&gt;&lt;Cite&gt;&lt;Author&gt;Kumar&lt;/Author&gt;&lt;Year&gt;2010&lt;/Year&gt;&lt;RecNum&gt;62&lt;/RecNum&gt;&lt;DisplayText&gt;(22)&lt;/DisplayText&gt;&lt;record&gt;&lt;rec-number&gt;62&lt;/rec-number&gt;&lt;foreign-keys&gt;&lt;key app="EN" db-id="fzxf5s9pk0992pefpet5d9rcvs2ae90rrfad" timestamp="1504480663"&gt;62&lt;/key&gt;&lt;/foreign-keys&gt;&lt;ref-type name="Journal Article"&gt;17&lt;/ref-type&gt;&lt;contributors&gt;&lt;authors&gt;&lt;author&gt;Kumar, R.&lt;/author&gt;&lt;author&gt;Nanduri, B.&lt;/author&gt;&lt;/authors&gt;&lt;/contributors&gt;&lt;auth-address&gt;College of Veterinary Medicine, Mississippi State University, Mississippi State, MS 39762, USA. rkumar@cvm.msstate.edu&lt;/auth-address&gt;&lt;titles&gt;&lt;title&gt;HPIDB--a unified resource for host-pathogen interactions&lt;/title&gt;&lt;secondary-title&gt;BMC Bioinformatics&lt;/secondary-title&gt;&lt;/titles&gt;&lt;periodical&gt;&lt;full-title&gt;BMC Bioinformatics&lt;/full-title&gt;&lt;/periodical&gt;&lt;pages&gt;S16&lt;/pages&gt;&lt;volume&gt;11 Suppl 6&lt;/volume&gt;&lt;keywords&gt;&lt;keyword&gt;Databases, Protein&lt;/keyword&gt;&lt;keyword&gt;*Host-Pathogen Interactions&lt;/keyword&gt;&lt;keyword&gt;Internet&lt;/keyword&gt;&lt;keyword&gt;Protein Interaction Mapping&lt;/keyword&gt;&lt;keyword&gt;Proteins/chemistry/metabolism&lt;/keyword&gt;&lt;keyword&gt;Sequence Alignment&lt;/keyword&gt;&lt;keyword&gt;*Software&lt;/keyword&gt;&lt;keyword&gt;User-Computer Interface&lt;/keyword&gt;&lt;/keywords&gt;&lt;dates&gt;&lt;year&gt;2010&lt;/year&gt;&lt;pub-dates&gt;&lt;date&gt;Oct 07&lt;/date&gt;&lt;/pub-dates&gt;&lt;/dates&gt;&lt;isbn&gt;1471-2105 (Electronic)&amp;#xD;1471-2105 (Linking)&lt;/isbn&gt;&lt;accession-num&gt;20946599&lt;/accession-num&gt;&lt;urls&gt;&lt;related-urls&gt;&lt;url&gt;http://www.ncbi.nlm.nih.gov/pubmed/20946599&lt;/url&gt;&lt;/related-urls&gt;&lt;/urls&gt;&lt;custom2&gt;PMC3026363&lt;/custom2&gt;&lt;electronic-resource-num&gt;10.1186/1471-2105-11-S6-S16&lt;/electronic-resource-num&gt;&lt;/record&gt;&lt;/Cite&gt;&lt;/EndNote&gt;</w:instrText>
      </w:r>
      <w:r w:rsidR="00CD0ABA" w:rsidRPr="00CD0ABA">
        <w:rPr>
          <w:rFonts w:ascii="Times" w:eastAsia="Times New Roman" w:hAnsi="Times"/>
        </w:rPr>
        <w:fldChar w:fldCharType="separate"/>
      </w:r>
      <w:r w:rsidR="00167CE7">
        <w:rPr>
          <w:rFonts w:ascii="Times" w:eastAsia="Times New Roman" w:hAnsi="Times"/>
          <w:noProof/>
        </w:rPr>
        <w:t>(22)</w:t>
      </w:r>
      <w:r w:rsidR="00CD0ABA" w:rsidRPr="00CD0ABA">
        <w:rPr>
          <w:rFonts w:ascii="Times" w:eastAsia="Times New Roman" w:hAnsi="Times"/>
        </w:rPr>
        <w:fldChar w:fldCharType="end"/>
      </w:r>
      <w:r w:rsidR="00CD0ABA" w:rsidRPr="00CD0ABA">
        <w:rPr>
          <w:rFonts w:ascii="Times" w:eastAsia="Times New Roman" w:hAnsi="Times"/>
        </w:rPr>
        <w:t xml:space="preserve">, and PHISTO </w:t>
      </w:r>
      <w:r w:rsidR="00C54756" w:rsidRPr="003452F0">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&lt;EndNote&gt;&lt;Cite&gt;&lt;Author&gt;Durmus Tekir&lt;/Author&gt;&lt;Year&gt;2013&lt;/Year&gt;&lt;RecNum&gt;61&lt;/RecNum&gt;&lt;DisplayText&gt;(23)&lt;/DisplayText&gt;&lt;record&gt;&lt;rec-number&gt;61&lt;/rec-number&gt;&lt;foreign-keys&gt;&lt;key app="EN" db-id="fzxf5s9pk0992pefpet5d9rcvs2ae90rrfad" timestamp="1504480629"&gt;61&lt;/key&gt;&lt;/foreign-keys&gt;&lt;ref-type name="Journal Article"&gt;17&lt;/ref-type&gt;&lt;contributors&gt;&lt;authors&gt;&lt;author&gt;Durmus Tekir, S.&lt;/author&gt;&lt;author&gt;Cakir, T.&lt;/author&gt;&lt;author&gt;Ardic, E.&lt;/author&gt;&lt;author&gt;Sayilirbas, A. S.&lt;/author&gt;&lt;author&gt;Konuk, G.&lt;/author&gt;&lt;author&gt;Konuk, M.&lt;/author&gt;&lt;author&gt;Sariyer, H.&lt;/author&gt;&lt;author&gt;Ugurlu, A.&lt;/author&gt;&lt;author&gt;Karadeniz, I.&lt;/author&gt;&lt;author&gt;Ozgur, A.&lt;/author&gt;&lt;author&gt;Sevilgen, F. E.&lt;/author&gt;&lt;author&gt;Ulgen, K. O.&lt;/author&gt;&lt;/authors&gt;&lt;/contributors&gt;&lt;auth-address&gt;Department of Chemical Engineering, Bogazici University, 34342 Bebek, Sariyer, Istanbul, Turkey. saliha.durmus@boun.edu.tr&lt;/auth-address&gt;&lt;titles&gt;&lt;title&gt;PHISTO: pathogen-host interaction search tool&lt;/title&gt;&lt;secondary-title&gt;Bioinformatics&lt;/secondary-title&gt;&lt;/titles&gt;&lt;periodical&gt;&lt;full-title&gt;Bioinformatics&lt;/full-title&gt;&lt;/periodical&gt;&lt;pages&gt;1357-8&lt;/pages&gt;&lt;volume&gt;29&lt;/volume&gt;&lt;number&gt;10&lt;/number&gt;&lt;keywords&gt;&lt;keyword&gt;Communicable Diseases&lt;/keyword&gt;&lt;keyword&gt;*Data Mining&lt;/keyword&gt;&lt;keyword&gt;Databases, Protein&lt;/keyword&gt;&lt;keyword&gt;*Host-Pathogen Interactions&lt;/keyword&gt;&lt;keyword&gt;Humans&lt;/keyword&gt;&lt;keyword&gt;Internet&lt;/keyword&gt;&lt;keyword&gt;Protein Interaction Domains and Motifs&lt;/keyword&gt;&lt;keyword&gt;*Search Engine&lt;/keyword&gt;&lt;/keywords&gt;&lt;dates&gt;&lt;year&gt;2013&lt;/year&gt;&lt;pub-dates&gt;&lt;date&gt;May 15&lt;/date&gt;&lt;/pub-dates&gt;&lt;/dates&gt;&lt;isbn&gt;1367-4811 (Electronic)&amp;#xD;1367-4803 (Linking)&lt;/isbn&gt;&lt;accession-num&gt;23515528&lt;/accession-num&gt;&lt;urls&gt;&lt;related-urls&gt;&lt;url&gt;http://www.ncbi.nlm.nih.gov/pubmed/23515528&lt;/url&gt;&lt;/related-urls&gt;&lt;/urls&gt;&lt;electronic-resource-num&gt;10.1093/bioinformatics/btt137&lt;/electronic-resource-num&gt;&lt;/record&gt;&lt;/Cite&gt;&lt;/EndNote&gt;</w:instrText>
      </w:r>
      <w:r w:rsidR="00C54756" w:rsidRPr="003452F0">
        <w:rPr>
          <w:rFonts w:ascii="Times" w:eastAsia="Times New Roman" w:hAnsi="Times" w:cs="Times New Roman"/>
        </w:rPr>
        <w:fldChar w:fldCharType="separate"/>
      </w:r>
      <w:r w:rsidR="00167CE7">
        <w:rPr>
          <w:rFonts w:ascii="Times" w:eastAsia="Times New Roman" w:hAnsi="Times" w:cs="Times New Roman"/>
          <w:noProof/>
        </w:rPr>
        <w:t>(23)</w:t>
      </w:r>
      <w:r w:rsidR="00C54756" w:rsidRPr="003452F0">
        <w:rPr>
          <w:rFonts w:ascii="Times" w:eastAsia="Times New Roman" w:hAnsi="Times" w:cs="Times New Roman"/>
        </w:rPr>
        <w:fldChar w:fldCharType="end"/>
      </w:r>
      <w:r w:rsidR="00C54756">
        <w:rPr>
          <w:rFonts w:ascii="Times" w:eastAsia="Times New Roman" w:hAnsi="Times" w:cs="Times New Roman"/>
          <w:sz w:val="20"/>
          <w:szCs w:val="20"/>
        </w:rPr>
        <w:t xml:space="preserve"> </w:t>
      </w:r>
      <w:r w:rsidR="00CD0ABA" w:rsidRPr="00CD0ABA">
        <w:rPr>
          <w:rFonts w:ascii="Times" w:eastAsia="Times New Roman" w:hAnsi="Times"/>
        </w:rPr>
        <w:t>are</w:t>
      </w:r>
      <w:r w:rsidR="00C54756">
        <w:rPr>
          <w:rFonts w:ascii="Times" w:eastAsia="Times New Roman" w:hAnsi="Times"/>
        </w:rPr>
        <w:t xml:space="preserve"> viral </w:t>
      </w:r>
      <w:r w:rsidR="00CD0ABA" w:rsidRPr="00CD0ABA">
        <w:rPr>
          <w:rFonts w:ascii="Times" w:eastAsia="Times New Roman" w:hAnsi="Times"/>
        </w:rPr>
        <w:t xml:space="preserve">databases </w:t>
      </w:r>
      <w:r w:rsidR="00C54756">
        <w:rPr>
          <w:rFonts w:ascii="Times" w:eastAsia="Times New Roman" w:hAnsi="Times"/>
        </w:rPr>
        <w:t xml:space="preserve">that include interactions between human host and viral proteins. </w:t>
      </w:r>
    </w:p>
    <w:p w14:paraId="619C64B7" w14:textId="35F3ACAB" w:rsidR="00E42879" w:rsidRPr="00E42879" w:rsidRDefault="00C54756" w:rsidP="003452F0">
      <w:pPr>
        <w:ind w:firstLine="360"/>
        <w:rPr>
          <w:rFonts w:ascii="Times" w:eastAsia="Times New Roman" w:hAnsi="Times" w:cs="Times New Roman"/>
        </w:rPr>
      </w:pPr>
      <w:r>
        <w:rPr>
          <w:rFonts w:ascii="Times" w:eastAsia="Times New Roman" w:hAnsi="Times" w:cs="Times New Roman"/>
        </w:rPr>
        <w:t>In particular</w:t>
      </w:r>
      <w:proofErr w:type="gramStart"/>
      <w:r>
        <w:rPr>
          <w:rFonts w:ascii="Times" w:eastAsia="Times New Roman" w:hAnsi="Times" w:cs="Times New Roman"/>
        </w:rPr>
        <w:t xml:space="preserve">,  </w:t>
      </w:r>
      <w:proofErr w:type="spellStart"/>
      <w:r w:rsidRPr="00C54756">
        <w:rPr>
          <w:rFonts w:ascii="Times" w:eastAsia="Times New Roman" w:hAnsi="Times"/>
        </w:rPr>
        <w:t>HCVPro</w:t>
      </w:r>
      <w:proofErr w:type="spellEnd"/>
      <w:proofErr w:type="gramEnd"/>
      <w:r w:rsidRPr="00C54756">
        <w:rPr>
          <w:rFonts w:ascii="Times" w:eastAsia="Times New Roman" w:hAnsi="Times"/>
        </w:rPr>
        <w:t xml:space="preserve"> (HCV interaction database) is dedicated to only HCV, cataloging the characterized protein interactions for </w:t>
      </w:r>
      <w:proofErr w:type="spellStart"/>
      <w:r w:rsidRPr="00C54756">
        <w:rPr>
          <w:rFonts w:ascii="Times" w:eastAsia="Times New Roman" w:hAnsi="Times"/>
        </w:rPr>
        <w:t>intraviral</w:t>
      </w:r>
      <w:proofErr w:type="spellEnd"/>
      <w:r w:rsidRPr="00C54756">
        <w:rPr>
          <w:rFonts w:ascii="Times" w:eastAsia="Times New Roman" w:hAnsi="Times"/>
        </w:rPr>
        <w:t xml:space="preserve"> and virus–human systems. Additionally, it includes information on the structure and functions of HCV proteins</w:t>
      </w:r>
      <w:r>
        <w:rPr>
          <w:rFonts w:ascii="Times" w:eastAsia="Times New Roman" w:hAnsi="Times"/>
        </w:rPr>
        <w:t xml:space="preserve"> </w:t>
      </w:r>
      <w:r w:rsidRPr="00B77521">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&lt;EndNote&gt;&lt;Cite&gt;&lt;Author&gt;Kwofie&lt;/Author&gt;&lt;Year&gt;2011&lt;/Year&gt;&lt;RecNum&gt;46&lt;/RecNum&gt;&lt;DisplayText&gt;(17)&lt;/DisplayText&gt;&lt;record&gt;&lt;rec-number&gt;46&lt;/rec-number&gt;&lt;foreign-keys&gt;&lt;key app="EN" db-id="fzxf5s9pk0992pefpet5d9rcvs2ae90rrfad" timestamp="1504480305"&gt;46&lt;/key&gt;&lt;/foreign-keys&gt;&lt;ref-type name="Journal Article"&gt;17&lt;/ref-type&gt;&lt;contributors&gt;&lt;authors&gt;&lt;author&gt;Kwofie, S. K.&lt;/author&gt;&lt;author&gt;Schaefer, U.&lt;/author&gt;&lt;author&gt;Sundararajan, V. S.&lt;/author&gt;&lt;author&gt;Bajic, V. B.&lt;/author&gt;&lt;author&gt;Christoffels, A.&lt;/author&gt;&lt;/authors&gt;&lt;/contributors&gt;&lt;auth-address&gt;South African National Bioinformatics Institute, University of the Western Cape, Private Bag X17, Modderdam Road, Bellville 7535, Cape Town, South Africa. samuel@sanbi.ac.za&lt;/auth-address&gt;&lt;titles&gt;&lt;title&gt;HCVpro: hepatitis C virus protein interaction database&lt;/title&gt;&lt;secondary-title&gt;Infect Genet Evol&lt;/secondary-title&gt;&lt;/titles&gt;&lt;periodical&gt;&lt;full-title&gt;Infect Genet Evol&lt;/full-title&gt;&lt;/periodical&gt;&lt;pages&gt;1971-7&lt;/pages&gt;&lt;volume&gt;11&lt;/volume&gt;&lt;number&gt;8&lt;/number&gt;&lt;keywords&gt;&lt;keyword&gt;Biomarkers/metabolism&lt;/keyword&gt;&lt;keyword&gt;*Databases, Protein&lt;/keyword&gt;&lt;keyword&gt;Hepacivirus/*chemistry/genetics/*metabolism&lt;/keyword&gt;&lt;keyword&gt;Hepatitis C/diagnosis/metabolism&lt;/keyword&gt;&lt;keyword&gt;Humans&lt;/keyword&gt;&lt;keyword&gt;Protein Interaction Maps&lt;/keyword&gt;&lt;keyword&gt;Software&lt;/keyword&gt;&lt;keyword&gt;User-Computer Interface&lt;/keyword&gt;&lt;keyword&gt;Viral Proteins/genetics/*metabolism&lt;/keyword&gt;&lt;/keywords&gt;&lt;dates&gt;&lt;year&gt;2011&lt;/year&gt;&lt;pub-dates&gt;&lt;date&gt;Dec&lt;/date&gt;&lt;/pub-dates&gt;&lt;/dates&gt;&lt;isbn&gt;1567-7257 (Electronic)&amp;#xD;1567-1348 (Linking)&lt;/isbn&gt;&lt;accession-num&gt;21930248&lt;/accession-num&gt;&lt;urls&gt;&lt;related-urls&gt;&lt;url&gt;http://www.ncbi.nlm.nih.gov/pubmed/21930248&lt;/url&gt;&lt;/related-urls&gt;&lt;/urls&gt;&lt;electronic-resource-num&gt;10.1016/j.meegid.2011.09.001&lt;/electronic-resource-num&gt;&lt;/record&gt;&lt;/Cite&gt;&lt;/EndNote&gt;</w:instrText>
      </w:r>
      <w:r w:rsidRPr="00B77521">
        <w:rPr>
          <w:rFonts w:ascii="Times" w:eastAsia="Times New Roman" w:hAnsi="Times" w:cs="Times New Roman"/>
        </w:rPr>
        <w:fldChar w:fldCharType="separate"/>
      </w:r>
      <w:r w:rsidR="00167CE7">
        <w:rPr>
          <w:rFonts w:ascii="Times" w:eastAsia="Times New Roman" w:hAnsi="Times" w:cs="Times New Roman"/>
          <w:noProof/>
        </w:rPr>
        <w:t>(17)</w:t>
      </w:r>
      <w:r w:rsidRPr="00B77521">
        <w:rPr>
          <w:rFonts w:ascii="Times" w:eastAsia="Times New Roman" w:hAnsi="Times" w:cs="Times New Roman"/>
        </w:rPr>
        <w:fldChar w:fldCharType="end"/>
      </w:r>
      <w:r>
        <w:rPr>
          <w:rFonts w:ascii="Times" w:eastAsia="Times New Roman" w:hAnsi="Times"/>
        </w:rPr>
        <w:t xml:space="preserve">. </w:t>
      </w:r>
      <w:r w:rsidRPr="00C54756">
        <w:rPr>
          <w:rFonts w:ascii="Times" w:eastAsia="Times New Roman" w:hAnsi="Times"/>
        </w:rPr>
        <w:t xml:space="preserve"> The HIV-1 Human </w:t>
      </w:r>
      <w:r>
        <w:rPr>
          <w:rFonts w:ascii="Times" w:eastAsia="Times New Roman" w:hAnsi="Times"/>
        </w:rPr>
        <w:t>Protein Interaction Database @</w:t>
      </w:r>
      <w:r w:rsidRPr="00C54756">
        <w:rPr>
          <w:rFonts w:ascii="Times" w:eastAsia="Times New Roman" w:hAnsi="Times"/>
        </w:rPr>
        <w:t xml:space="preserve">NCBI includes the interactions between HIV-1 and </w:t>
      </w:r>
      <w:r>
        <w:rPr>
          <w:rFonts w:ascii="Times" w:eastAsia="Times New Roman" w:hAnsi="Times"/>
        </w:rPr>
        <w:t>human proteins where the majority of the pro</w:t>
      </w:r>
      <w:r w:rsidRPr="00C54756">
        <w:rPr>
          <w:rFonts w:ascii="Times" w:eastAsia="Times New Roman" w:hAnsi="Times"/>
        </w:rPr>
        <w:t>tein interaction data are indirect</w:t>
      </w:r>
      <w:r>
        <w:rPr>
          <w:rFonts w:ascii="Times" w:eastAsia="Times New Roman" w:hAnsi="Times"/>
        </w:rPr>
        <w:t xml:space="preserve"> (e.g., upregulation, modifica</w:t>
      </w:r>
      <w:r w:rsidRPr="00C54756">
        <w:rPr>
          <w:rFonts w:ascii="Times" w:eastAsia="Times New Roman" w:hAnsi="Times"/>
        </w:rPr>
        <w:t xml:space="preserve">tion) </w:t>
      </w:r>
      <w:r>
        <w:rPr>
          <w:rFonts w:ascii="Times" w:eastAsia="Times New Roman" w:hAnsi="Times"/>
        </w:rPr>
        <w:t>while</w:t>
      </w:r>
      <w:r w:rsidRPr="00C54756">
        <w:rPr>
          <w:rFonts w:ascii="Times" w:eastAsia="Times New Roman" w:hAnsi="Times"/>
        </w:rPr>
        <w:t xml:space="preserve"> the rest are direct</w:t>
      </w:r>
      <w:r>
        <w:rPr>
          <w:rFonts w:ascii="Times" w:eastAsia="Times New Roman" w:hAnsi="Times"/>
        </w:rPr>
        <w:t>ed interactions that relate to physical interactions</w:t>
      </w:r>
      <w:r w:rsidRPr="00C54756">
        <w:rPr>
          <w:rFonts w:ascii="Times" w:eastAsia="Times New Roman" w:hAnsi="Times"/>
        </w:rPr>
        <w:t xml:space="preserve"> </w:t>
      </w:r>
      <w:r w:rsidRPr="00B77521">
        <w:rPr>
          <w:rFonts w:ascii="Times" w:eastAsia="Times New Roman" w:hAnsi="Times" w:cs="Times New Roman"/>
        </w:rPr>
        <w:fldChar w:fldCharType="begin">
          <w:fldData xml:space="preserve">PEVuZE5vdGU+PENpdGU+PEF1dGhvcj5Ba28tQWRqZWk8L0F1dGhvcj48WWVhcj4yMDE1PC9ZZWFy
PjxSZWNOdW0+NTI8L1JlY051bT48RGlzcGxheVRleHQ+KDE4KTwvRGlzcGxheVRleHQ+PHJlY29y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PEVuZE5vdGU+PENpdGU+PEF1dGhvcj5Ba28tQWRqZWk8L0F1dGhvcj48WWVhcj4yMDE1PC9ZZWFy
PjxSZWNOdW0+NTI8L1JlY051bT48RGlzcGxheVRleHQ+KDE4KTwvRGlzcGxheVRleHQ+PHJlY29y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Pr="00B77521">
        <w:rPr>
          <w:rFonts w:ascii="Times" w:eastAsia="Times New Roman" w:hAnsi="Times" w:cs="Times New Roman"/>
        </w:rPr>
      </w:r>
      <w:r w:rsidRPr="00B77521">
        <w:rPr>
          <w:rFonts w:ascii="Times" w:eastAsia="Times New Roman" w:hAnsi="Times" w:cs="Times New Roman"/>
        </w:rPr>
        <w:fldChar w:fldCharType="separate"/>
      </w:r>
      <w:r w:rsidR="00167CE7">
        <w:rPr>
          <w:rFonts w:ascii="Times" w:eastAsia="Times New Roman" w:hAnsi="Times" w:cs="Times New Roman"/>
          <w:noProof/>
        </w:rPr>
        <w:t>(18)</w:t>
      </w:r>
      <w:r w:rsidRPr="00B77521">
        <w:rPr>
          <w:rFonts w:ascii="Times" w:eastAsia="Times New Roman" w:hAnsi="Times" w:cs="Times New Roman"/>
        </w:rPr>
        <w:fldChar w:fldCharType="end"/>
      </w:r>
      <w:r>
        <w:rPr>
          <w:rFonts w:ascii="Times" w:eastAsia="Times New Roman" w:hAnsi="Times" w:cs="Times New Roman"/>
        </w:rPr>
        <w:t>.</w:t>
      </w:r>
      <w:r w:rsidR="00E42879">
        <w:rPr>
          <w:rFonts w:ascii="Times" w:eastAsia="Times New Roman" w:hAnsi="Times" w:cs="Times New Roman"/>
        </w:rPr>
        <w:t xml:space="preserve"> </w:t>
      </w:r>
      <w:ins w:id="10" w:author="Goodacre, Norman *" w:date="2017-09-05T14:49:00Z">
        <w:r w:rsidR="002C4F2D">
          <w:rPr>
            <w:rFonts w:ascii="Times" w:eastAsia="Times New Roman" w:hAnsi="Times" w:cs="Times New Roman"/>
          </w:rPr>
          <w:t xml:space="preserve">Of the over 17,000 HIV-1 – human PPIs reported in HIV-1db as of August, 2017, it can be estimated that fewer than 7,000 are direct physical interactions. Many interactions are indirect, e.g. genetic interactions or inferred from mutagenesis experiments. While clear physiological relevance is provided for some PPIs, for others the description is </w:t>
        </w:r>
        <w:proofErr w:type="gramStart"/>
        <w:r w:rsidR="002C4F2D">
          <w:rPr>
            <w:rFonts w:ascii="Times" w:eastAsia="Times New Roman" w:hAnsi="Times" w:cs="Times New Roman"/>
          </w:rPr>
          <w:t>more vague</w:t>
        </w:r>
        <w:proofErr w:type="gramEnd"/>
        <w:r w:rsidR="002C4F2D">
          <w:rPr>
            <w:rFonts w:ascii="Times" w:eastAsia="Times New Roman" w:hAnsi="Times" w:cs="Times New Roman"/>
          </w:rPr>
          <w:t xml:space="preserve">. While NCBI’s HIV-1db is an invaluable resource for HIV-1 researchers, it can be difficult to “mine” physical PPIs confidently without manual inspection or natural language processing. Therefore, HIV-1db was omitted from the analyses in this review. </w:t>
        </w:r>
      </w:ins>
      <w:r w:rsidR="00E42879">
        <w:rPr>
          <w:rFonts w:ascii="Times" w:eastAsia="Times New Roman" w:hAnsi="Times"/>
        </w:rPr>
        <w:t>In turn,</w:t>
      </w:r>
      <w:r w:rsidR="00E42879" w:rsidRPr="00E42879">
        <w:rPr>
          <w:rFonts w:ascii="Times" w:eastAsia="Times New Roman" w:hAnsi="Times"/>
        </w:rPr>
        <w:t xml:space="preserve"> databases developed specifically for </w:t>
      </w:r>
      <w:r w:rsidR="00E42879">
        <w:rPr>
          <w:rFonts w:ascii="Times" w:eastAsia="Times New Roman" w:hAnsi="Times"/>
        </w:rPr>
        <w:t xml:space="preserve">virus host protein interactions </w:t>
      </w:r>
      <w:r w:rsidR="00E42879" w:rsidRPr="00E42879">
        <w:rPr>
          <w:rFonts w:ascii="Times" w:eastAsia="Times New Roman" w:hAnsi="Times"/>
        </w:rPr>
        <w:t xml:space="preserve">such as </w:t>
      </w:r>
      <w:proofErr w:type="spellStart"/>
      <w:r w:rsidR="00E42879" w:rsidRPr="00E42879">
        <w:rPr>
          <w:rFonts w:ascii="Times" w:eastAsia="Times New Roman" w:hAnsi="Times"/>
        </w:rPr>
        <w:t>VirHostNet</w:t>
      </w:r>
      <w:proofErr w:type="spellEnd"/>
      <w:r w:rsidR="00E42879" w:rsidRPr="00E42879">
        <w:rPr>
          <w:rFonts w:ascii="Times" w:eastAsia="Times New Roman" w:hAnsi="Times"/>
        </w:rPr>
        <w:t xml:space="preserve"> </w:t>
      </w:r>
      <w:r w:rsidR="00E42879" w:rsidRPr="003452F0">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&lt;EndNote&gt;&lt;Cite&gt;&lt;Author&gt;Guirimand&lt;/Author&gt;&lt;Year&gt;2015&lt;/Year&gt;&lt;RecNum&gt;70&lt;/RecNum&gt;&lt;DisplayText&gt;(19)&lt;/DisplayText&gt;&lt;record&gt;&lt;rec-number&gt;70&lt;/rec-number&gt;&lt;foreign-keys&gt;&lt;key app="EN" db-id="fzxf5s9pk0992pefpet5d9rcvs2ae90rrfad" timestamp="1504480781"&gt;70&lt;/key&gt;&lt;/foreign-keys&gt;&lt;ref-type name="Journal Article"&gt;17&lt;/ref-type&gt;&lt;contributors&gt;&lt;authors&gt;&lt;author&gt;Guirimand, T.&lt;/author&gt;&lt;author&gt;Delmotte, S.&lt;/author&gt;&lt;author&gt;Navratil, V.&lt;/author&gt;&lt;/authors&gt;&lt;/contributors&gt;&lt;auth-address&gt;PRABI, Rhone Alpes Bioinformatics Center, UCBL, Lyon1, Universite de Lyon, Lyon, France.&amp;#xD;PRABI, Rhone Alpes Bioinformatics Center, UCBL, Lyon1, Universite de Lyon, Lyon, France UMR5558, UCBL, Lyon1, Universite de Lyon, Lyon, France.&amp;#xD;PRABI, Rhone Alpes Bioinformatics Center, UCBL, Lyon1, Universite de Lyon, Lyon, France navratil@prabi.fr.&lt;/auth-address&gt;&lt;titles&gt;&lt;title&gt;VirHostNet 2.0: surfing on the web of virus/host molecular interactions data&lt;/title&gt;&lt;secondary-title&gt;Nucleic Acids Res&lt;/secondary-title&gt;&lt;/titles&gt;&lt;periodical&gt;&lt;full-title&gt;Nucleic Acids Res&lt;/full-title&gt;&lt;/periodical&gt;&lt;pages&gt;D583-7&lt;/pages&gt;&lt;volume&gt;43&lt;/volume&gt;&lt;number&gt;Database issue&lt;/number&gt;&lt;keywords&gt;&lt;keyword&gt;*Databases, Protein&lt;/keyword&gt;&lt;keyword&gt;Internet&lt;/keyword&gt;&lt;keyword&gt;*Protein Interaction Mapping&lt;/keyword&gt;&lt;keyword&gt;Viral Proteins/*metabolism&lt;/keyword&gt;&lt;keyword&gt;Virus Diseases/metabolism/virology&lt;/keyword&gt;&lt;/keywords&gt;&lt;dates&gt;&lt;year&gt;2015&lt;/year&gt;&lt;pub-dates&gt;&lt;date&gt;Jan&lt;/date&gt;&lt;/pub-dates&gt;&lt;/dates&gt;&lt;isbn&gt;1362-4962 (Electronic)&amp;#xD;0305-1048 (Linking)&lt;/isbn&gt;&lt;accession-num&gt;25392406&lt;/accession-num&gt;&lt;urls&gt;&lt;related-urls&gt;&lt;url&gt;http://www.ncbi.nlm.nih.gov/pubmed/25392406&lt;/url&gt;&lt;/related-urls&gt;&lt;/urls&gt;&lt;custom2&gt;PMC4383936&lt;/custom2&gt;&lt;electronic-resource-num&gt;10.1093/nar/gku1121&lt;/electronic-resource-num&gt;&lt;/record&gt;&lt;/Cite&gt;&lt;/EndNote&gt;</w:instrText>
      </w:r>
      <w:r w:rsidR="00E42879" w:rsidRPr="003452F0">
        <w:rPr>
          <w:rFonts w:ascii="Times" w:eastAsia="Times New Roman" w:hAnsi="Times" w:cs="Times New Roman"/>
        </w:rPr>
        <w:fldChar w:fldCharType="separate"/>
      </w:r>
      <w:r w:rsidR="00167CE7">
        <w:rPr>
          <w:rFonts w:ascii="Times" w:eastAsia="Times New Roman" w:hAnsi="Times" w:cs="Times New Roman"/>
          <w:noProof/>
        </w:rPr>
        <w:t>(19)</w:t>
      </w:r>
      <w:r w:rsidR="00E42879" w:rsidRPr="003452F0">
        <w:rPr>
          <w:rFonts w:ascii="Times" w:eastAsia="Times New Roman" w:hAnsi="Times" w:cs="Times New Roman"/>
        </w:rPr>
        <w:fldChar w:fldCharType="end"/>
      </w:r>
      <w:r w:rsidR="00E42879" w:rsidRPr="00E42879">
        <w:rPr>
          <w:rFonts w:ascii="Times" w:eastAsia="Times New Roman" w:hAnsi="Times"/>
        </w:rPr>
        <w:t xml:space="preserve">, </w:t>
      </w:r>
      <w:proofErr w:type="spellStart"/>
      <w:r w:rsidR="00E42879" w:rsidRPr="00E42879">
        <w:rPr>
          <w:rFonts w:ascii="Times" w:eastAsia="Times New Roman" w:hAnsi="Times"/>
        </w:rPr>
        <w:t>VirusMentha</w:t>
      </w:r>
      <w:proofErr w:type="spellEnd"/>
      <w:r w:rsidR="00E42879" w:rsidRPr="00E42879">
        <w:rPr>
          <w:rFonts w:ascii="Times" w:eastAsia="Times New Roman" w:hAnsi="Times"/>
        </w:rPr>
        <w:t xml:space="preserve"> </w:t>
      </w:r>
      <w:r w:rsidR="00E42879" w:rsidRPr="003452F0">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&lt;EndNote&gt;&lt;Cite&gt;&lt;Author&gt;Calderone&lt;/Author&gt;&lt;Year&gt;2015&lt;/Year&gt;&lt;RecNum&gt;71&lt;/RecNum&gt;&lt;DisplayText&gt;(20)&lt;/DisplayText&gt;&lt;record&gt;&lt;rec-number&gt;71&lt;/rec-number&gt;&lt;foreign-keys&gt;&lt;key app="EN" db-id="fzxf5s9pk0992pefpet5d9rcvs2ae90rrfad" timestamp="1504480840"&gt;71&lt;/key&gt;&lt;/foreign-keys&gt;&lt;ref-type name="Journal Article"&gt;17&lt;/ref-type&gt;&lt;contributors&gt;&lt;authors&gt;&lt;author&gt;Calderone, A.&lt;/author&gt;&lt;author&gt;Licata, L.&lt;/author&gt;&lt;author&gt;Cesareni, G.&lt;/author&gt;&lt;/authors&gt;&lt;/contributors&gt;&lt;auth-address&gt;Department of Biology, University of Rome Tor Vergata, Rome, Italy sinnefa@gmail.com.&amp;#xD;Department of Biology, University of Rome Tor Vergata, Rome, Italy.&amp;#xD;Department of Biology, University of Rome Tor Vergata, Rome, Italy Fondazione Santa Lucia Istituto di Ricovero e Cura a Carattere Scientifico (IRCCS), Rome, Italy.&lt;/auth-address&gt;&lt;titles&gt;&lt;title&gt;VirusMentha: a new resource for virus-host protein interactions&lt;/title&gt;&lt;secondary-title&gt;Nucleic Acids Res&lt;/secondary-title&gt;&lt;/titles&gt;&lt;periodical&gt;&lt;full-title&gt;Nucleic Acids Res&lt;/full-title&gt;&lt;/periodical&gt;&lt;pages&gt;D588-92&lt;/pages&gt;&lt;volume&gt;43&lt;/volume&gt;&lt;number&gt;Database issue&lt;/number&gt;&lt;keywords&gt;&lt;keyword&gt;Animals&lt;/keyword&gt;&lt;keyword&gt;*Databases, Protein&lt;/keyword&gt;&lt;keyword&gt;Humans&lt;/keyword&gt;&lt;keyword&gt;Internet&lt;/keyword&gt;&lt;keyword&gt;Mice&lt;/keyword&gt;&lt;keyword&gt;*Protein Interaction Mapping&lt;/keyword&gt;&lt;keyword&gt;Viral Proteins/*metabolism&lt;/keyword&gt;&lt;keyword&gt;Viruses/classification&lt;/keyword&gt;&lt;/keywords&gt;&lt;dates&gt;&lt;year&gt;2015&lt;/year&gt;&lt;pub-dates&gt;&lt;date&gt;Jan&lt;/date&gt;&lt;/pub-dates&gt;&lt;/dates&gt;&lt;isbn&gt;1362-4962 (Electronic)&amp;#xD;0305-1048 (Linking)&lt;/isbn&gt;&lt;accession-num&gt;25217587&lt;/accession-num&gt;&lt;urls&gt;&lt;related-urls&gt;&lt;url&gt;http://www.ncbi.nlm.nih.gov/pubmed/25217587&lt;/url&gt;&lt;/related-urls&gt;&lt;/urls&gt;&lt;custom2&gt;PMC4384001&lt;/custom2&gt;&lt;electronic-resource-num&gt;10.1093/nar/gku830&lt;/electronic-resource-num&gt;&lt;/record&gt;&lt;/Cite&gt;&lt;/EndNote&gt;</w:instrText>
      </w:r>
      <w:r w:rsidR="00E42879" w:rsidRPr="003452F0">
        <w:rPr>
          <w:rFonts w:ascii="Times" w:eastAsia="Times New Roman" w:hAnsi="Times" w:cs="Times New Roman"/>
        </w:rPr>
        <w:fldChar w:fldCharType="separate"/>
      </w:r>
      <w:r w:rsidR="00167CE7">
        <w:rPr>
          <w:rFonts w:ascii="Times" w:eastAsia="Times New Roman" w:hAnsi="Times" w:cs="Times New Roman"/>
          <w:noProof/>
        </w:rPr>
        <w:t>(20)</w:t>
      </w:r>
      <w:r w:rsidR="00E42879" w:rsidRPr="003452F0">
        <w:rPr>
          <w:rFonts w:ascii="Times" w:eastAsia="Times New Roman" w:hAnsi="Times" w:cs="Times New Roman"/>
        </w:rPr>
        <w:fldChar w:fldCharType="end"/>
      </w:r>
      <w:r w:rsidR="00E42879" w:rsidRPr="00E42879">
        <w:rPr>
          <w:rFonts w:ascii="Times" w:eastAsia="Times New Roman" w:hAnsi="Times"/>
        </w:rPr>
        <w:t xml:space="preserve"> and HPIDB </w:t>
      </w:r>
      <w:r w:rsidR="00E42879" w:rsidRPr="003452F0">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&lt;EndNote&gt;&lt;Cite&gt;&lt;Author&gt;Kumar&lt;/Author&gt;&lt;Year&gt;2010&lt;/Year&gt;&lt;RecNum&gt;62&lt;/RecNum&gt;&lt;DisplayText&gt;(22)&lt;/DisplayText&gt;&lt;record&gt;&lt;rec-number&gt;62&lt;/rec-number&gt;&lt;foreign-keys&gt;&lt;key app="EN" db-id="fzxf5s9pk0992pefpet5d9rcvs2ae90rrfad" timestamp="1504480663"&gt;62&lt;/key&gt;&lt;/foreign-keys&gt;&lt;ref-type name="Journal Article"&gt;17&lt;/ref-type&gt;&lt;contributors&gt;&lt;authors&gt;&lt;author&gt;Kumar, R.&lt;/author&gt;&lt;author&gt;Nanduri, B.&lt;/author&gt;&lt;/authors&gt;&lt;/contributors&gt;&lt;auth-address&gt;College of Veterinary Medicine, Mississippi State University, Mississippi State, MS 39762, USA. rkumar@cvm.msstate.edu&lt;/auth-address&gt;&lt;titles&gt;&lt;title&gt;HPIDB--a unified resource for host-pathogen interactions&lt;/title&gt;&lt;secondary-title&gt;BMC Bioinformatics&lt;/secondary-title&gt;&lt;/titles&gt;&lt;periodical&gt;&lt;full-title&gt;BMC Bioinformatics&lt;/full-title&gt;&lt;/periodical&gt;&lt;pages&gt;S16&lt;/pages&gt;&lt;volume&gt;11 Suppl 6&lt;/volume&gt;&lt;keywords&gt;&lt;keyword&gt;Databases, Protein&lt;/keyword&gt;&lt;keyword&gt;*Host-Pathogen Interactions&lt;/keyword&gt;&lt;keyword&gt;Internet&lt;/keyword&gt;&lt;keyword&gt;Protein Interaction Mapping&lt;/keyword&gt;&lt;keyword&gt;Proteins/chemistry/metabolism&lt;/keyword&gt;&lt;keyword&gt;Sequence Alignment&lt;/keyword&gt;&lt;keyword&gt;*Software&lt;/keyword&gt;&lt;keyword&gt;User-Computer Interface&lt;/keyword&gt;&lt;/keywords&gt;&lt;dates&gt;&lt;year&gt;2010&lt;/year&gt;&lt;pub-dates&gt;&lt;date&gt;Oct 07&lt;/date&gt;&lt;/pub-dates&gt;&lt;/dates&gt;&lt;isbn&gt;1471-2105 (Electronic)&amp;#xD;1471-2105 (Linking)&lt;/isbn&gt;&lt;accession-num&gt;20946599&lt;/accession-num&gt;&lt;urls&gt;&lt;related-urls&gt;&lt;url&gt;http://www.ncbi.nlm.nih.gov/pubmed/20946599&lt;/url&gt;&lt;/related-urls&gt;&lt;/urls&gt;&lt;custom2&gt;PMC3026363&lt;/custom2&gt;&lt;electronic-resource-num&gt;10.1186/1471-2105-11-S6-S16&lt;/electronic-resource-num&gt;&lt;/record&gt;&lt;/Cite&gt;&lt;/EndNote&gt;</w:instrText>
      </w:r>
      <w:r w:rsidR="00E42879" w:rsidRPr="003452F0">
        <w:rPr>
          <w:rFonts w:ascii="Times" w:eastAsia="Times New Roman" w:hAnsi="Times" w:cs="Times New Roman"/>
        </w:rPr>
        <w:fldChar w:fldCharType="separate"/>
      </w:r>
      <w:r w:rsidR="00167CE7">
        <w:rPr>
          <w:rFonts w:ascii="Times" w:eastAsia="Times New Roman" w:hAnsi="Times" w:cs="Times New Roman"/>
          <w:noProof/>
        </w:rPr>
        <w:t>(22)</w:t>
      </w:r>
      <w:r w:rsidR="00E42879" w:rsidRPr="003452F0">
        <w:rPr>
          <w:rFonts w:ascii="Times" w:eastAsia="Times New Roman" w:hAnsi="Times" w:cs="Times New Roman"/>
        </w:rPr>
        <w:fldChar w:fldCharType="end"/>
      </w:r>
      <w:r w:rsidR="00E42879" w:rsidRPr="00E42879">
        <w:rPr>
          <w:rFonts w:ascii="Times" w:eastAsia="Times New Roman" w:hAnsi="Times"/>
        </w:rPr>
        <w:t>.</w:t>
      </w:r>
      <w:r w:rsidR="00E42879">
        <w:rPr>
          <w:rFonts w:ascii="Times" w:eastAsia="Times New Roman" w:hAnsi="Times"/>
        </w:rPr>
        <w:t xml:space="preserve"> </w:t>
      </w:r>
      <w:proofErr w:type="spellStart"/>
      <w:r w:rsidR="00E42879" w:rsidRPr="00E42879">
        <w:rPr>
          <w:rFonts w:ascii="Times" w:eastAsia="Times New Roman" w:hAnsi="Times"/>
        </w:rPr>
        <w:t>VirHostNet</w:t>
      </w:r>
      <w:proofErr w:type="spellEnd"/>
      <w:r w:rsidR="00E42879" w:rsidRPr="00E42879">
        <w:rPr>
          <w:rFonts w:ascii="Times" w:eastAsia="Times New Roman" w:hAnsi="Times"/>
        </w:rPr>
        <w:t xml:space="preserve"> (Virus–Host Network) is one of the earliest PHI resources specialized in the management and analysis of integrated virus–virus, virus–</w:t>
      </w:r>
      <w:r w:rsidR="00E42879">
        <w:rPr>
          <w:rFonts w:ascii="Times" w:eastAsia="Times New Roman" w:hAnsi="Times"/>
        </w:rPr>
        <w:t xml:space="preserve">human </w:t>
      </w:r>
      <w:r w:rsidR="00E42879" w:rsidRPr="00E42879">
        <w:rPr>
          <w:rFonts w:ascii="Times" w:eastAsia="Times New Roman" w:hAnsi="Times"/>
        </w:rPr>
        <w:t xml:space="preserve">host, and </w:t>
      </w:r>
      <w:r w:rsidR="00E42879">
        <w:rPr>
          <w:rFonts w:ascii="Times" w:eastAsia="Times New Roman" w:hAnsi="Times"/>
        </w:rPr>
        <w:t xml:space="preserve">human </w:t>
      </w:r>
      <w:r w:rsidR="00E42879" w:rsidRPr="00E42879">
        <w:rPr>
          <w:rFonts w:ascii="Times" w:eastAsia="Times New Roman" w:hAnsi="Times"/>
        </w:rPr>
        <w:t>host–host protein interaction networks coup</w:t>
      </w:r>
      <w:r w:rsidR="00E42879">
        <w:rPr>
          <w:rFonts w:ascii="Times" w:eastAsia="Times New Roman" w:hAnsi="Times"/>
        </w:rPr>
        <w:t>led to their functional annota</w:t>
      </w:r>
      <w:r w:rsidR="00E42879" w:rsidRPr="00E42879">
        <w:rPr>
          <w:rFonts w:ascii="Times" w:eastAsia="Times New Roman" w:hAnsi="Times"/>
        </w:rPr>
        <w:t xml:space="preserve">tions. The recently developed tool, </w:t>
      </w:r>
      <w:proofErr w:type="spellStart"/>
      <w:r w:rsidR="00E42879" w:rsidRPr="00E42879">
        <w:rPr>
          <w:rFonts w:ascii="Times" w:eastAsia="Times New Roman" w:hAnsi="Times"/>
        </w:rPr>
        <w:t>VirusMentha</w:t>
      </w:r>
      <w:proofErr w:type="spellEnd"/>
      <w:r w:rsidR="00E42879" w:rsidRPr="00E42879">
        <w:rPr>
          <w:rFonts w:ascii="Times" w:eastAsia="Times New Roman" w:hAnsi="Times"/>
        </w:rPr>
        <w:t xml:space="preserve"> is another virus-virus and virus–host protein </w:t>
      </w:r>
      <w:r w:rsidR="00E42879" w:rsidRPr="00E42879">
        <w:rPr>
          <w:rFonts w:ascii="Times" w:eastAsia="Times New Roman" w:hAnsi="Times"/>
        </w:rPr>
        <w:lastRenderedPageBreak/>
        <w:t>intera</w:t>
      </w:r>
      <w:r w:rsidR="00E42879">
        <w:rPr>
          <w:rFonts w:ascii="Times" w:eastAsia="Times New Roman" w:hAnsi="Times"/>
        </w:rPr>
        <w:t xml:space="preserve">ction resource and </w:t>
      </w:r>
      <w:r w:rsidR="00E42879" w:rsidRPr="00E42879">
        <w:rPr>
          <w:rFonts w:ascii="Times" w:eastAsia="Times New Roman" w:hAnsi="Times" w:cs="Times New Roman"/>
        </w:rPr>
        <w:t xml:space="preserve">the most comprehensive viral PHI data source without limitation with respect to </w:t>
      </w:r>
      <w:r w:rsidR="00E42879">
        <w:rPr>
          <w:rFonts w:ascii="Times" w:eastAsia="Times New Roman" w:hAnsi="Times" w:cs="Times New Roman"/>
        </w:rPr>
        <w:t>virus species or host organisms</w:t>
      </w:r>
      <w:r w:rsidR="00E42879" w:rsidRPr="00E42879">
        <w:rPr>
          <w:rFonts w:ascii="Times" w:eastAsia="Times New Roman" w:hAnsi="Times" w:cs="Times New Roman"/>
        </w:rPr>
        <w:t>. HPIDB (Host–Pathogen Interaction Database) is not limited to any pathogen or host regarding pathogen–host PPI data.</w:t>
      </w:r>
    </w:p>
    <w:p w14:paraId="47D0A2F0" w14:textId="74C922E9" w:rsidR="00E42879" w:rsidRPr="00E42879" w:rsidRDefault="00E42879" w:rsidP="00E42879">
      <w:pPr>
        <w:rPr>
          <w:rFonts w:ascii="Times" w:eastAsia="Times New Roman" w:hAnsi="Times" w:cs="Times New Roman"/>
        </w:rPr>
      </w:pPr>
      <w:r w:rsidRPr="00E42879">
        <w:rPr>
          <w:rFonts w:ascii="Times" w:eastAsia="Times New Roman" w:hAnsi="Times" w:cs="Times New Roman"/>
        </w:rPr>
        <w:t>Finally, the Web-based PHI databases comprising all pathogen types with known interactions are PHIDIAS</w:t>
      </w:r>
      <w:r>
        <w:rPr>
          <w:rFonts w:ascii="Times" w:eastAsia="Times New Roman" w:hAnsi="Times" w:cs="Times New Roman"/>
        </w:rPr>
        <w:t xml:space="preserve"> </w:t>
      </w:r>
      <w:r w:rsidRPr="00E42879">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&lt;EndNote&gt;&lt;Cite&gt;&lt;Author&gt;Durmus Tekir&lt;/Author&gt;&lt;Year&gt;2013&lt;/Year&gt;&lt;RecNum&gt;61&lt;/RecNum&gt;&lt;DisplayText&gt;(23)&lt;/DisplayText&gt;&lt;record&gt;&lt;rec-number&gt;61&lt;/rec-number&gt;&lt;foreign-keys&gt;&lt;key app="EN" db-id="fzxf5s9pk0992pefpet5d9rcvs2ae90rrfad" timestamp="1504480629"&gt;61&lt;/key&gt;&lt;/foreign-keys&gt;&lt;ref-type name="Journal Article"&gt;17&lt;/ref-type&gt;&lt;contributors&gt;&lt;authors&gt;&lt;author&gt;Durmus Tekir, S.&lt;/author&gt;&lt;author&gt;Cakir, T.&lt;/author&gt;&lt;author&gt;Ardic, E.&lt;/author&gt;&lt;author&gt;Sayilirbas, A. S.&lt;/author&gt;&lt;author&gt;Konuk, G.&lt;/author&gt;&lt;author&gt;Konuk, M.&lt;/author&gt;&lt;author&gt;Sariyer, H.&lt;/author&gt;&lt;author&gt;Ugurlu, A.&lt;/author&gt;&lt;author&gt;Karadeniz, I.&lt;/author&gt;&lt;author&gt;Ozgur, A.&lt;/author&gt;&lt;author&gt;Sevilgen, F. E.&lt;/author&gt;&lt;author&gt;Ulgen, K. O.&lt;/author&gt;&lt;/authors&gt;&lt;/contributors&gt;&lt;auth-address&gt;Department of Chemical Engineering, Bogazici University, 34342 Bebek, Sariyer, Istanbul, Turkey. saliha.durmus@boun.edu.tr&lt;/auth-address&gt;&lt;titles&gt;&lt;title&gt;PHISTO: pathogen-host interaction search tool&lt;/title&gt;&lt;secondary-title&gt;Bioinformatics&lt;/secondary-title&gt;&lt;/titles&gt;&lt;periodical&gt;&lt;full-title&gt;Bioinformatics&lt;/full-title&gt;&lt;/periodical&gt;&lt;pages&gt;1357-8&lt;/pages&gt;&lt;volume&gt;29&lt;/volume&gt;&lt;number&gt;10&lt;/number&gt;&lt;keywords&gt;&lt;keyword&gt;Communicable Diseases&lt;/keyword&gt;&lt;keyword&gt;*Data Mining&lt;/keyword&gt;&lt;keyword&gt;Databases, Protein&lt;/keyword&gt;&lt;keyword&gt;*Host-Pathogen Interactions&lt;/keyword&gt;&lt;keyword&gt;Humans&lt;/keyword&gt;&lt;keyword&gt;Internet&lt;/keyword&gt;&lt;keyword&gt;Protein Interaction Domains and Motifs&lt;/keyword&gt;&lt;keyword&gt;*Search Engine&lt;/keyword&gt;&lt;/keywords&gt;&lt;dates&gt;&lt;year&gt;2013&lt;/year&gt;&lt;pub-dates&gt;&lt;date&gt;May 15&lt;/date&gt;&lt;/pub-dates&gt;&lt;/dates&gt;&lt;isbn&gt;1367-4811 (Electronic)&amp;#xD;1367-4803 (Linking)&lt;/isbn&gt;&lt;accession-num&gt;23515528&lt;/accession-num&gt;&lt;urls&gt;&lt;related-urls&gt;&lt;url&gt;http://www.ncbi.nlm.nih.gov/pubmed/23515528&lt;/url&gt;&lt;/related-urls&gt;&lt;/urls&gt;&lt;electronic-resource-num&gt;10.1093/bioinformatics/btt137&lt;/electronic-resource-num&gt;&lt;/record&gt;&lt;/Cite&gt;&lt;/EndNote&gt;</w:instrText>
      </w:r>
      <w:r w:rsidRPr="00E42879">
        <w:rPr>
          <w:rFonts w:ascii="Times" w:eastAsia="Times New Roman" w:hAnsi="Times" w:cs="Times New Roman"/>
        </w:rPr>
        <w:fldChar w:fldCharType="separate"/>
      </w:r>
      <w:r w:rsidR="00167CE7">
        <w:rPr>
          <w:rFonts w:ascii="Times" w:eastAsia="Times New Roman" w:hAnsi="Times" w:cs="Times New Roman"/>
          <w:noProof/>
        </w:rPr>
        <w:t>(23)</w:t>
      </w:r>
      <w:r w:rsidRPr="00E42879">
        <w:rPr>
          <w:rFonts w:ascii="Times" w:eastAsia="Times New Roman" w:hAnsi="Times" w:cs="Times New Roman"/>
        </w:rPr>
        <w:fldChar w:fldCharType="end"/>
      </w:r>
      <w:r>
        <w:rPr>
          <w:rFonts w:ascii="Times" w:eastAsia="Times New Roman" w:hAnsi="Times" w:cs="Times New Roman"/>
        </w:rPr>
        <w:t xml:space="preserve"> and PHISTO </w:t>
      </w:r>
      <w:r w:rsidRPr="00E42879">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&lt;EndNote&gt;&lt;Cite&gt;&lt;Author&gt;Durmus Tekir&lt;/Author&gt;&lt;Year&gt;2013&lt;/Year&gt;&lt;RecNum&gt;61&lt;/RecNum&gt;&lt;DisplayText&gt;(23)&lt;/DisplayText&gt;&lt;record&gt;&lt;rec-number&gt;61&lt;/rec-number&gt;&lt;foreign-keys&gt;&lt;key app="EN" db-id="fzxf5s9pk0992pefpet5d9rcvs2ae90rrfad" timestamp="1504480629"&gt;61&lt;/key&gt;&lt;/foreign-keys&gt;&lt;ref-type name="Journal Article"&gt;17&lt;/ref-type&gt;&lt;contributors&gt;&lt;authors&gt;&lt;author&gt;Durmus Tekir, S.&lt;/author&gt;&lt;author&gt;Cakir, T.&lt;/author&gt;&lt;author&gt;Ardic, E.&lt;/author&gt;&lt;author&gt;Sayilirbas, A. S.&lt;/author&gt;&lt;author&gt;Konuk, G.&lt;/author&gt;&lt;author&gt;Konuk, M.&lt;/author&gt;&lt;author&gt;Sariyer, H.&lt;/author&gt;&lt;author&gt;Ugurlu, A.&lt;/author&gt;&lt;author&gt;Karadeniz, I.&lt;/author&gt;&lt;author&gt;Ozgur, A.&lt;/author&gt;&lt;author&gt;Sevilgen, F. E.&lt;/author&gt;&lt;author&gt;Ulgen, K. O.&lt;/author&gt;&lt;/authors&gt;&lt;/contributors&gt;&lt;auth-address&gt;Department of Chemical Engineering, Bogazici University, 34342 Bebek, Sariyer, Istanbul, Turkey. saliha.durmus@boun.edu.tr&lt;/auth-address&gt;&lt;titles&gt;&lt;title&gt;PHISTO: pathogen-host interaction search tool&lt;/title&gt;&lt;secondary-title&gt;Bioinformatics&lt;/secondary-title&gt;&lt;/titles&gt;&lt;periodical&gt;&lt;full-title&gt;Bioinformatics&lt;/full-title&gt;&lt;/periodical&gt;&lt;pages&gt;1357-8&lt;/pages&gt;&lt;volume&gt;29&lt;/volume&gt;&lt;number&gt;10&lt;/number&gt;&lt;keywords&gt;&lt;keyword&gt;Communicable Diseases&lt;/keyword&gt;&lt;keyword&gt;*Data Mining&lt;/keyword&gt;&lt;keyword&gt;Databases, Protein&lt;/keyword&gt;&lt;keyword&gt;*Host-Pathogen Interactions&lt;/keyword&gt;&lt;keyword&gt;Humans&lt;/keyword&gt;&lt;keyword&gt;Internet&lt;/keyword&gt;&lt;keyword&gt;Protein Interaction Domains and Motifs&lt;/keyword&gt;&lt;keyword&gt;*Search Engine&lt;/keyword&gt;&lt;/keywords&gt;&lt;dates&gt;&lt;year&gt;2013&lt;/year&gt;&lt;pub-dates&gt;&lt;date&gt;May 15&lt;/date&gt;&lt;/pub-dates&gt;&lt;/dates&gt;&lt;isbn&gt;1367-4811 (Electronic)&amp;#xD;1367-4803 (Linking)&lt;/isbn&gt;&lt;accession-num&gt;23515528&lt;/accession-num&gt;&lt;urls&gt;&lt;related-urls&gt;&lt;url&gt;http://www.ncbi.nlm.nih.gov/pubmed/23515528&lt;/url&gt;&lt;/related-urls&gt;&lt;/urls&gt;&lt;electronic-resource-num&gt;10.1093/bioinformatics/btt137&lt;/electronic-resource-num&gt;&lt;/record&gt;&lt;/Cite&gt;&lt;/EndNote&gt;</w:instrText>
      </w:r>
      <w:r w:rsidRPr="00E42879">
        <w:rPr>
          <w:rFonts w:ascii="Times" w:eastAsia="Times New Roman" w:hAnsi="Times" w:cs="Times New Roman"/>
        </w:rPr>
        <w:fldChar w:fldCharType="separate"/>
      </w:r>
      <w:r w:rsidR="00167CE7">
        <w:rPr>
          <w:rFonts w:ascii="Times" w:eastAsia="Times New Roman" w:hAnsi="Times" w:cs="Times New Roman"/>
          <w:noProof/>
        </w:rPr>
        <w:t>(23)</w:t>
      </w:r>
      <w:r w:rsidRPr="00E42879">
        <w:rPr>
          <w:rFonts w:ascii="Times" w:eastAsia="Times New Roman" w:hAnsi="Times" w:cs="Times New Roman"/>
        </w:rPr>
        <w:fldChar w:fldCharType="end"/>
      </w:r>
      <w:r>
        <w:rPr>
          <w:rFonts w:ascii="Times" w:eastAsia="Times New Roman" w:hAnsi="Times" w:cs="Times New Roman"/>
        </w:rPr>
        <w:t xml:space="preserve"> . </w:t>
      </w:r>
      <w:r w:rsidRPr="00E42879">
        <w:rPr>
          <w:rFonts w:ascii="Times" w:eastAsia="Times New Roman" w:hAnsi="Times" w:cs="Times New Roman"/>
        </w:rPr>
        <w:t xml:space="preserve">PHIDIAS (Pathogen–Host Interaction Data Integration and Analysis System) stores data on genome sequences, conserved domains, and gene expression data related to PHIs. In addition to data storage, PHIDIAS </w:t>
      </w:r>
      <w:r>
        <w:rPr>
          <w:rFonts w:ascii="Times" w:eastAsia="Times New Roman" w:hAnsi="Times" w:cs="Times New Roman"/>
        </w:rPr>
        <w:t>offers the anal</w:t>
      </w:r>
      <w:r w:rsidRPr="00E42879">
        <w:rPr>
          <w:rFonts w:ascii="Times" w:eastAsia="Times New Roman" w:hAnsi="Times" w:cs="Times New Roman"/>
        </w:rPr>
        <w:t xml:space="preserve">ysis of these data. PHISTO (Pathogen-Host Interaction Search Tool) is </w:t>
      </w:r>
      <w:r>
        <w:rPr>
          <w:rFonts w:ascii="Times" w:eastAsia="Times New Roman" w:hAnsi="Times" w:cs="Times New Roman"/>
        </w:rPr>
        <w:t xml:space="preserve">a </w:t>
      </w:r>
      <w:r w:rsidRPr="00E42879">
        <w:rPr>
          <w:rFonts w:ascii="Times" w:eastAsia="Times New Roman" w:hAnsi="Times" w:cs="Times New Roman"/>
        </w:rPr>
        <w:t xml:space="preserve">comprehensive PHI database including data for all pathogenic microorganisms for which experimental protein interactions with human are available. </w:t>
      </w:r>
    </w:p>
    <w:p w14:paraId="0B148601" w14:textId="70703C27" w:rsidR="00BA3085" w:rsidRPr="00BA3085" w:rsidRDefault="00BA3085" w:rsidP="00BA3085">
      <w:pPr>
        <w:rPr>
          <w:rFonts w:ascii="Times" w:eastAsia="Times New Roman" w:hAnsi="Times" w:cs="Times New Roman"/>
        </w:rPr>
      </w:pPr>
      <w:r>
        <w:rPr>
          <w:rFonts w:ascii="Times" w:eastAsia="Times New Roman" w:hAnsi="Times" w:cs="Times New Roman"/>
        </w:rPr>
        <w:t xml:space="preserve">Mostly, human </w:t>
      </w:r>
      <w:r w:rsidR="00E42879" w:rsidRPr="00E42879">
        <w:rPr>
          <w:rFonts w:ascii="Times" w:eastAsia="Times New Roman" w:hAnsi="Times" w:cs="Times New Roman"/>
        </w:rPr>
        <w:t>host</w:t>
      </w:r>
      <w:r>
        <w:rPr>
          <w:rFonts w:ascii="Times" w:eastAsia="Times New Roman" w:hAnsi="Times" w:cs="Times New Roman"/>
        </w:rPr>
        <w:t>-virus</w:t>
      </w:r>
      <w:r w:rsidR="00E42879" w:rsidRPr="00E42879">
        <w:rPr>
          <w:rFonts w:ascii="Times" w:eastAsia="Times New Roman" w:hAnsi="Times" w:cs="Times New Roman"/>
        </w:rPr>
        <w:t xml:space="preserve"> protein interaction data in the above PHI databases are integrated mainly from other PPI databases using automatic integration tools such a</w:t>
      </w:r>
      <w:r>
        <w:rPr>
          <w:rFonts w:ascii="Times" w:eastAsia="Times New Roman" w:hAnsi="Times" w:cs="Times New Roman"/>
        </w:rPr>
        <w:t xml:space="preserve">s PSICQUIC </w:t>
      </w:r>
      <w:r>
        <w:rPr>
          <w:rFonts w:ascii="Times" w:eastAsia="Times New Roman" w:hAnsi="Times" w:cs="Times New Roman"/>
        </w:rPr>
        <w:fldChar w:fldCharType="begin">
          <w:fldData xml:space="preserve">PEVuZE5vdGU+PENpdGU+PEF1dGhvcj5BcmFuZGE8L0F1dGhvcj48WWVhcj4yMDExPC9ZZWFyPjxS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PEVuZE5vdGU+PENpdGU+PEF1dGhvcj5BcmFuZGE8L0F1dGhvcj48WWVhcj4yMDExPC9ZZWFyPjxS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167CE7">
        <w:rPr>
          <w:rFonts w:ascii="Times" w:eastAsia="Times New Roman" w:hAnsi="Times" w:cs="Times New Roman"/>
          <w:noProof/>
        </w:rPr>
        <w:t>(24)</w:t>
      </w:r>
      <w:r>
        <w:rPr>
          <w:rFonts w:ascii="Times" w:eastAsia="Times New Roman" w:hAnsi="Times" w:cs="Times New Roman"/>
        </w:rPr>
        <w:fldChar w:fldCharType="end"/>
      </w:r>
      <w:r w:rsidR="00E42879" w:rsidRPr="00E42879">
        <w:rPr>
          <w:rFonts w:ascii="Times" w:eastAsia="Times New Roman" w:hAnsi="Times" w:cs="Times New Roman"/>
        </w:rPr>
        <w:t xml:space="preserve"> and by manual curation from the literature. </w:t>
      </w:r>
      <w:r>
        <w:rPr>
          <w:rFonts w:ascii="Times" w:eastAsia="Times New Roman" w:hAnsi="Times" w:cs="Times New Roman"/>
        </w:rPr>
        <w:t xml:space="preserve">While the previously mentioned databases focused on host-virus interactions. However, commonly used </w:t>
      </w:r>
      <w:proofErr w:type="spellStart"/>
      <w:r>
        <w:rPr>
          <w:rFonts w:ascii="Times" w:eastAsia="Times New Roman" w:hAnsi="Times" w:cs="Times New Roman"/>
        </w:rPr>
        <w:t>proteoin</w:t>
      </w:r>
      <w:proofErr w:type="spellEnd"/>
      <w:r>
        <w:rPr>
          <w:rFonts w:ascii="Times" w:eastAsia="Times New Roman" w:hAnsi="Times" w:cs="Times New Roman"/>
        </w:rPr>
        <w:t xml:space="preserve">-protein databases collect interactions between human host and virus proteins as well, including databases such as </w:t>
      </w:r>
      <w:r w:rsidR="00354285">
        <w:rPr>
          <w:rFonts w:ascii="Times" w:eastAsia="Times New Roman" w:hAnsi="Times" w:cs="Times New Roman"/>
        </w:rPr>
        <w:t xml:space="preserve">BIND </w:t>
      </w:r>
      <w:r w:rsidR="00354285">
        <w:rPr>
          <w:rFonts w:ascii="Times" w:eastAsia="Times New Roman" w:hAnsi="Times" w:cs="Times New Roman"/>
        </w:rPr>
        <w:fldChar w:fldCharType="begin">
          <w:fldData xml:space="preserve">PEVuZE5vdGU+PENpdGU+PEF1dGhvcj5BbGZhcmFubzwvQXV0aG9yPjxZZWFyPjIwMDU8L1llYXI+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==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PEVuZE5vdGU+PENpdGU+PEF1dGhvcj5BbGZhcmFubzwvQXV0aG9yPjxZZWFyPjIwMDU8L1llYXI+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==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354285">
        <w:rPr>
          <w:rFonts w:ascii="Times" w:eastAsia="Times New Roman" w:hAnsi="Times" w:cs="Times New Roman"/>
        </w:rPr>
      </w:r>
      <w:r w:rsidR="00354285">
        <w:rPr>
          <w:rFonts w:ascii="Times" w:eastAsia="Times New Roman" w:hAnsi="Times" w:cs="Times New Roman"/>
        </w:rPr>
        <w:fldChar w:fldCharType="separate"/>
      </w:r>
      <w:r w:rsidR="00167CE7">
        <w:rPr>
          <w:rFonts w:ascii="Times" w:eastAsia="Times New Roman" w:hAnsi="Times" w:cs="Times New Roman"/>
          <w:noProof/>
        </w:rPr>
        <w:t>(25)</w:t>
      </w:r>
      <w:r w:rsidR="00354285">
        <w:rPr>
          <w:rFonts w:ascii="Times" w:eastAsia="Times New Roman" w:hAnsi="Times" w:cs="Times New Roman"/>
        </w:rPr>
        <w:fldChar w:fldCharType="end"/>
      </w:r>
      <w:r w:rsidR="00354285">
        <w:rPr>
          <w:rFonts w:ascii="Times" w:eastAsia="Times New Roman" w:hAnsi="Times" w:cs="Times New Roman"/>
        </w:rPr>
        <w:t xml:space="preserve">, </w:t>
      </w:r>
      <w:proofErr w:type="spellStart"/>
      <w:r w:rsidRPr="00BA3085">
        <w:rPr>
          <w:rFonts w:ascii="Times" w:eastAsia="Times New Roman" w:hAnsi="Times" w:cs="Times New Roman"/>
        </w:rPr>
        <w:t>BioGrid</w:t>
      </w:r>
      <w:proofErr w:type="spellEnd"/>
      <w:r w:rsidRPr="00BA3085">
        <w:rPr>
          <w:rFonts w:ascii="Times" w:eastAsia="Times New Roman" w:hAnsi="Times" w:cs="Times New Roman"/>
        </w:rPr>
        <w:t xml:space="preserve"> </w:t>
      </w:r>
      <w:r>
        <w:rPr>
          <w:rFonts w:ascii="Times" w:eastAsia="Times New Roman" w:hAnsi="Times" w:cs="Times New Roman"/>
        </w:rPr>
        <w:fldChar w:fldCharType="begin">
          <w:fldData xml:space="preserve">PEVuZE5vdGU+PENpdGU+PEF1dGhvcj5DaGF0ci1BcnlhbW9udHJpPC9BdXRob3I+PFllYXI+MjAx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PEVuZE5vdGU+PENpdGU+PEF1dGhvcj5DaGF0ci1BcnlhbW9udHJpPC9BdXRob3I+PFllYXI+MjAx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167CE7">
        <w:rPr>
          <w:rFonts w:ascii="Times" w:eastAsia="Times New Roman" w:hAnsi="Times" w:cs="Times New Roman"/>
          <w:noProof/>
        </w:rPr>
        <w:t>(26)</w:t>
      </w:r>
      <w:r>
        <w:rPr>
          <w:rFonts w:ascii="Times" w:eastAsia="Times New Roman" w:hAnsi="Times" w:cs="Times New Roman"/>
        </w:rPr>
        <w:fldChar w:fldCharType="end"/>
      </w:r>
      <w:r>
        <w:rPr>
          <w:rFonts w:ascii="Times" w:eastAsia="Times New Roman" w:hAnsi="Times" w:cs="Times New Roman"/>
        </w:rPr>
        <w:t xml:space="preserve">, DIP </w:t>
      </w:r>
      <w:r>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&lt;EndNote&gt;&lt;Cite&gt;&lt;Author&gt;Salwinski&lt;/Author&gt;&lt;Year&gt;2004&lt;/Year&gt;&lt;RecNum&gt;76&lt;/RecNum&gt;&lt;DisplayText&gt;(27)&lt;/DisplayText&gt;&lt;record&gt;&lt;rec-number&gt;76&lt;/rec-number&gt;&lt;foreign-keys&gt;&lt;key app="EN" db-id="fzxf5s9pk0992pefpet5d9rcvs2ae90rrfad" timestamp="1504482233"&gt;76&lt;/key&gt;&lt;/foreign-keys&gt;&lt;ref-type name="Journal Article"&gt;17&lt;/ref-type&gt;&lt;contributors&gt;&lt;authors&gt;&lt;author&gt;Salwinski, L.&lt;/author&gt;&lt;author&gt;Miller, C. S.&lt;/author&gt;&lt;author&gt;Smith, A. J.&lt;/author&gt;&lt;author&gt;Pettit, F. K.&lt;/author&gt;&lt;author&gt;Bowie, J. U.&lt;/author&gt;&lt;author&gt;Eisenberg, D.&lt;/author&gt;&lt;/authors&gt;&lt;/contributors&gt;&lt;auth-address&gt;Howard Hughes Medical Institute, UCLA-DOE Institute for Genomics and Proteomics, 90095-1570, USA.&lt;/auth-address&gt;&lt;titles&gt;&lt;title&gt;The Database of Interacting Proteins: 2004 update&lt;/title&gt;&lt;secondary-title&gt;Nucleic Acids Res&lt;/secondary-title&gt;&lt;/titles&gt;&lt;periodical&gt;&lt;full-title&gt;Nucleic Acids Res&lt;/full-title&gt;&lt;/periodical&gt;&lt;pages&gt;D449-51&lt;/pages&gt;&lt;volume&gt;32&lt;/volume&gt;&lt;number&gt;Database issue&lt;/number&gt;&lt;keywords&gt;&lt;keyword&gt;Animals&lt;/keyword&gt;&lt;keyword&gt;Computational Biology&lt;/keyword&gt;&lt;keyword&gt;*Databases, Protein&lt;/keyword&gt;&lt;keyword&gt;Humans&lt;/keyword&gt;&lt;keyword&gt;Information Storage and Retrieval&lt;/keyword&gt;&lt;keyword&gt;Internet&lt;/keyword&gt;&lt;keyword&gt;Macromolecular Substances&lt;/keyword&gt;&lt;keyword&gt;*Protein Binding&lt;/keyword&gt;&lt;keyword&gt;Proteins/*metabolism&lt;/keyword&gt;&lt;keyword&gt;Reproducibility of Results&lt;/keyword&gt;&lt;/keywords&gt;&lt;dates&gt;&lt;year&gt;2004&lt;/year&gt;&lt;pub-dates&gt;&lt;date&gt;Jan 01&lt;/date&gt;&lt;/pub-dates&gt;&lt;/dates&gt;&lt;isbn&gt;1362-4962 (Electronic)&amp;#xD;0305-1048 (Linking)&lt;/isbn&gt;&lt;accession-num&gt;14681454&lt;/accession-num&gt;&lt;urls&gt;&lt;related-urls&gt;&lt;url&gt;http://www.ncbi.nlm.nih.gov/pubmed/14681454&lt;/url&gt;&lt;/related-urls&gt;&lt;/urls&gt;&lt;custom2&gt;PMC308820&lt;/custom2&gt;&lt;electronic-resource-num&gt;10.1093/nar/gkh086&lt;/electronic-resource-num&gt;&lt;/record&gt;&lt;/Cite&gt;&lt;/EndNote&gt;</w:instrText>
      </w:r>
      <w:r>
        <w:rPr>
          <w:rFonts w:ascii="Times" w:eastAsia="Times New Roman" w:hAnsi="Times" w:cs="Times New Roman"/>
        </w:rPr>
        <w:fldChar w:fldCharType="separate"/>
      </w:r>
      <w:r w:rsidR="00167CE7">
        <w:rPr>
          <w:rFonts w:ascii="Times" w:eastAsia="Times New Roman" w:hAnsi="Times" w:cs="Times New Roman"/>
          <w:noProof/>
        </w:rPr>
        <w:t>(27)</w:t>
      </w:r>
      <w:r>
        <w:rPr>
          <w:rFonts w:ascii="Times" w:eastAsia="Times New Roman" w:hAnsi="Times" w:cs="Times New Roman"/>
        </w:rPr>
        <w:fldChar w:fldCharType="end"/>
      </w:r>
      <w:r>
        <w:rPr>
          <w:rFonts w:ascii="Times" w:eastAsia="Times New Roman" w:hAnsi="Times" w:cs="Times New Roman"/>
        </w:rPr>
        <w:t xml:space="preserve">, </w:t>
      </w:r>
      <w:r w:rsidRPr="00BA3085">
        <w:rPr>
          <w:rFonts w:ascii="Times" w:eastAsia="Times New Roman" w:hAnsi="Times" w:cs="Times New Roman"/>
        </w:rPr>
        <w:t xml:space="preserve">HPRD </w:t>
      </w:r>
      <w:r>
        <w:rPr>
          <w:rFonts w:ascii="Times" w:eastAsia="Times New Roman" w:hAnsi="Times" w:cs="Times New Roman"/>
        </w:rPr>
        <w:fldChar w:fldCharType="begin">
          <w:fldData xml:space="preserve">PEVuZE5vdGU+PENpdGU+PEF1dGhvcj5LZXNoYXZhIFByYXNhZDwvQXV0aG9yPjxZZWFyPjIwMDk8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PEVuZE5vdGU+PENpdGU+PEF1dGhvcj5LZXNoYXZhIFByYXNhZDwvQXV0aG9yPjxZZWFyPjIwMDk8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167CE7">
        <w:rPr>
          <w:rFonts w:ascii="Times" w:eastAsia="Times New Roman" w:hAnsi="Times" w:cs="Times New Roman"/>
          <w:noProof/>
        </w:rPr>
        <w:t>(28)</w:t>
      </w:r>
      <w:r>
        <w:rPr>
          <w:rFonts w:ascii="Times" w:eastAsia="Times New Roman" w:hAnsi="Times" w:cs="Times New Roman"/>
        </w:rPr>
        <w:fldChar w:fldCharType="end"/>
      </w:r>
      <w:r>
        <w:rPr>
          <w:rFonts w:ascii="Times" w:eastAsia="Times New Roman" w:hAnsi="Times" w:cs="Times New Roman"/>
        </w:rPr>
        <w:t xml:space="preserve">, </w:t>
      </w:r>
      <w:proofErr w:type="spellStart"/>
      <w:r>
        <w:rPr>
          <w:rFonts w:ascii="Times" w:eastAsia="Times New Roman" w:hAnsi="Times" w:cs="Times New Roman"/>
        </w:rPr>
        <w:t>IntAct</w:t>
      </w:r>
      <w:proofErr w:type="spellEnd"/>
      <w:r>
        <w:rPr>
          <w:rFonts w:ascii="Times" w:eastAsia="Times New Roman" w:hAnsi="Times" w:cs="Times New Roman"/>
        </w:rPr>
        <w:t xml:space="preserve"> </w:t>
      </w:r>
      <w:r>
        <w:rPr>
          <w:rFonts w:ascii="Times" w:eastAsia="Times New Roman" w:hAnsi="Times" w:cs="Times New Roman"/>
        </w:rPr>
        <w:fldChar w:fldCharType="begin">
          <w:fldData xml:space="preserve">PEVuZE5vdGU+PENpdGU+PEF1dGhvcj5PcmNoYXJkPC9BdXRob3I+PFllYXI+MjAxNDwvWWVhcj48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PEVuZE5vdGU+PENpdGU+PEF1dGhvcj5PcmNoYXJkPC9BdXRob3I+PFllYXI+MjAxNDwvWWVhcj48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167CE7">
        <w:rPr>
          <w:rFonts w:ascii="Times" w:eastAsia="Times New Roman" w:hAnsi="Times" w:cs="Times New Roman"/>
          <w:noProof/>
        </w:rPr>
        <w:t>(29)</w:t>
      </w:r>
      <w:r>
        <w:rPr>
          <w:rFonts w:ascii="Times" w:eastAsia="Times New Roman" w:hAnsi="Times" w:cs="Times New Roman"/>
        </w:rPr>
        <w:fldChar w:fldCharType="end"/>
      </w:r>
      <w:r>
        <w:rPr>
          <w:rFonts w:ascii="Times" w:eastAsia="Times New Roman" w:hAnsi="Times" w:cs="Times New Roman"/>
        </w:rPr>
        <w:t xml:space="preserve">, </w:t>
      </w:r>
      <w:proofErr w:type="spellStart"/>
      <w:r w:rsidRPr="00BA3085">
        <w:rPr>
          <w:rFonts w:ascii="Times" w:eastAsia="Times New Roman" w:hAnsi="Times" w:cs="Times New Roman"/>
        </w:rPr>
        <w:t>iRefIndex</w:t>
      </w:r>
      <w:proofErr w:type="spellEnd"/>
      <w:r w:rsidR="00354285">
        <w:rPr>
          <w:rFonts w:ascii="Times" w:eastAsia="Times New Roman" w:hAnsi="Times" w:cs="Times New Roman"/>
        </w:rPr>
        <w:t xml:space="preserve"> </w:t>
      </w:r>
      <w:r w:rsidR="00354285">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&lt;EndNote&gt;&lt;Cite&gt;&lt;Author&gt;Licata&lt;/Author&gt;&lt;Year&gt;2012&lt;/Year&gt;&lt;RecNum&gt;83&lt;/RecNum&gt;&lt;DisplayText&gt;(30)&lt;/DisplayText&gt;&lt;record&gt;&lt;rec-number&gt;83&lt;/rec-number&gt;&lt;foreign-keys&gt;&lt;key app="EN" db-id="fzxf5s9pk0992pefpet5d9rcvs2ae90rrfad" timestamp="1504482505"&gt;83&lt;/key&gt;&lt;/foreign-keys&gt;&lt;ref-type name="Journal Article"&gt;17&lt;/ref-type&gt;&lt;contributors&gt;&lt;authors&gt;&lt;author&gt;Licata, L.&lt;/author&gt;&lt;author&gt;Briganti, L.&lt;/author&gt;&lt;author&gt;Peluso, D.&lt;/author&gt;&lt;author&gt;Perfetto, L.&lt;/author&gt;&lt;author&gt;Iannuccelli, M.&lt;/author&gt;&lt;author&gt;Galeota, E.&lt;/author&gt;&lt;author&gt;Sacco, F.&lt;/author&gt;&lt;author&gt;Palma, A.&lt;/author&gt;&lt;author&gt;Nardozza, A. P.&lt;/author&gt;&lt;author&gt;Santonico, E.&lt;/author&gt;&lt;author&gt;Castagnoli, L.&lt;/author&gt;&lt;author&gt;Cesareni, G.&lt;/author&gt;&lt;/authors&gt;&lt;/contributors&gt;&lt;auth-address&gt;Department of Biology, University of Rome Tor Vergata, Via della Ricerca Scientifica, 00133 Rome, Italy.&lt;/auth-address&gt;&lt;titles&gt;&lt;title&gt;MINT, the molecular interaction database: 2012 update&lt;/title&gt;&lt;secondary-title&gt;Nucleic Acids Res&lt;/secondary-title&gt;&lt;/titles&gt;&lt;periodical&gt;&lt;full-title&gt;Nucleic Acids Res&lt;/full-title&gt;&lt;/periodical&gt;&lt;pages&gt;D857-61&lt;/pages&gt;&lt;volume&gt;40&lt;/volume&gt;&lt;number&gt;Database issue&lt;/number&gt;&lt;keywords&gt;&lt;keyword&gt;Algorithms&lt;/keyword&gt;&lt;keyword&gt;Animals&lt;/keyword&gt;&lt;keyword&gt;*Databases, Protein&lt;/keyword&gt;&lt;keyword&gt;Humans&lt;/keyword&gt;&lt;keyword&gt;Mice&lt;/keyword&gt;&lt;keyword&gt;*Protein Interaction Mapping&lt;/keyword&gt;&lt;keyword&gt;Proteins/chemistry/genetics&lt;/keyword&gt;&lt;keyword&gt;Rats&lt;/keyword&gt;&lt;/keywords&gt;&lt;dates&gt;&lt;year&gt;2012&lt;/year&gt;&lt;pub-dates&gt;&lt;date&gt;Jan&lt;/date&gt;&lt;/pub-dates&gt;&lt;/dates&gt;&lt;isbn&gt;1362-4962 (Electronic)&amp;#xD;0305-1048 (Linking)&lt;/isbn&gt;&lt;accession-num&gt;22096227&lt;/accession-num&gt;&lt;urls&gt;&lt;related-urls&gt;&lt;url&gt;http://www.ncbi.nlm.nih.gov/pubmed/22096227&lt;/url&gt;&lt;/related-urls&gt;&lt;/urls&gt;&lt;custom2&gt;PMC3244991&lt;/custom2&gt;&lt;electronic-resource-num&gt;10.1093/nar/gkr930&lt;/electronic-resource-num&gt;&lt;/record&gt;&lt;/Cite&gt;&lt;/EndNote&gt;</w:instrText>
      </w:r>
      <w:r w:rsidR="00354285">
        <w:rPr>
          <w:rFonts w:ascii="Times" w:eastAsia="Times New Roman" w:hAnsi="Times" w:cs="Times New Roman"/>
        </w:rPr>
        <w:fldChar w:fldCharType="separate"/>
      </w:r>
      <w:r w:rsidR="00167CE7">
        <w:rPr>
          <w:rFonts w:ascii="Times" w:eastAsia="Times New Roman" w:hAnsi="Times" w:cs="Times New Roman"/>
          <w:noProof/>
        </w:rPr>
        <w:t>(30)</w:t>
      </w:r>
      <w:r w:rsidR="00354285">
        <w:rPr>
          <w:rFonts w:ascii="Times" w:eastAsia="Times New Roman" w:hAnsi="Times" w:cs="Times New Roman"/>
        </w:rPr>
        <w:fldChar w:fldCharType="end"/>
      </w:r>
      <w:r w:rsidR="00354285">
        <w:rPr>
          <w:rFonts w:ascii="Times" w:eastAsia="Times New Roman" w:hAnsi="Times" w:cs="Times New Roman"/>
        </w:rPr>
        <w:t xml:space="preserve">, MINT </w:t>
      </w:r>
      <w:r w:rsidR="00354285">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&lt;EndNote&gt;&lt;Cite&gt;&lt;Author&gt;Licata&lt;/Author&gt;&lt;Year&gt;2012&lt;/Year&gt;&lt;RecNum&gt;83&lt;/RecNum&gt;&lt;DisplayText&gt;(30)&lt;/DisplayText&gt;&lt;record&gt;&lt;rec-number&gt;83&lt;/rec-number&gt;&lt;foreign-keys&gt;&lt;key app="EN" db-id="fzxf5s9pk0992pefpet5d9rcvs2ae90rrfad" timestamp="1504482505"&gt;83&lt;/key&gt;&lt;/foreign-keys&gt;&lt;ref-type name="Journal Article"&gt;17&lt;/ref-type&gt;&lt;contributors&gt;&lt;authors&gt;&lt;author&gt;Licata, L.&lt;/author&gt;&lt;author&gt;Briganti, L.&lt;/author&gt;&lt;author&gt;Peluso, D.&lt;/author&gt;&lt;author&gt;Perfetto, L.&lt;/author&gt;&lt;author&gt;Iannuccelli, M.&lt;/author&gt;&lt;author&gt;Galeota, E.&lt;/author&gt;&lt;author&gt;Sacco, F.&lt;/author&gt;&lt;author&gt;Palma, A.&lt;/author&gt;&lt;author&gt;Nardozza, A. P.&lt;/author&gt;&lt;author&gt;Santonico, E.&lt;/author&gt;&lt;author&gt;Castagnoli, L.&lt;/author&gt;&lt;author&gt;Cesareni, G.&lt;/author&gt;&lt;/authors&gt;&lt;/contributors&gt;&lt;auth-address&gt;Department of Biology, University of Rome Tor Vergata, Via della Ricerca Scientifica, 00133 Rome, Italy.&lt;/auth-address&gt;&lt;titles&gt;&lt;title&gt;MINT, the molecular interaction database: 2012 update&lt;/title&gt;&lt;secondary-title&gt;Nucleic Acids Res&lt;/secondary-title&gt;&lt;/titles&gt;&lt;periodical&gt;&lt;full-title&gt;Nucleic Acids Res&lt;/full-title&gt;&lt;/periodical&gt;&lt;pages&gt;D857-61&lt;/pages&gt;&lt;volume&gt;40&lt;/volume&gt;&lt;number&gt;Database issue&lt;/number&gt;&lt;keywords&gt;&lt;keyword&gt;Algorithms&lt;/keyword&gt;&lt;keyword&gt;Animals&lt;/keyword&gt;&lt;keyword&gt;*Databases, Protein&lt;/keyword&gt;&lt;keyword&gt;Humans&lt;/keyword&gt;&lt;keyword&gt;Mice&lt;/keyword&gt;&lt;keyword&gt;*Protein Interaction Mapping&lt;/keyword&gt;&lt;keyword&gt;Proteins/chemistry/genetics&lt;/keyword&gt;&lt;keyword&gt;Rats&lt;/keyword&gt;&lt;/keywords&gt;&lt;dates&gt;&lt;year&gt;2012&lt;/year&gt;&lt;pub-dates&gt;&lt;date&gt;Jan&lt;/date&gt;&lt;/pub-dates&gt;&lt;/dates&gt;&lt;isbn&gt;1362-4962 (Electronic)&amp;#xD;0305-1048 (Linking)&lt;/isbn&gt;&lt;accession-num&gt;22096227&lt;/accession-num&gt;&lt;urls&gt;&lt;related-urls&gt;&lt;url&gt;http://www.ncbi.nlm.nih.gov/pubmed/22096227&lt;/url&gt;&lt;/related-urls&gt;&lt;/urls&gt;&lt;custom2&gt;PMC3244991&lt;/custom2&gt;&lt;electronic-resource-num&gt;10.1093/nar/gkr930&lt;/electronic-resource-num&gt;&lt;/record&gt;&lt;/Cite&gt;&lt;/EndNote&gt;</w:instrText>
      </w:r>
      <w:r w:rsidR="00354285">
        <w:rPr>
          <w:rFonts w:ascii="Times" w:eastAsia="Times New Roman" w:hAnsi="Times" w:cs="Times New Roman"/>
        </w:rPr>
        <w:fldChar w:fldCharType="separate"/>
      </w:r>
      <w:r w:rsidR="00167CE7">
        <w:rPr>
          <w:rFonts w:ascii="Times" w:eastAsia="Times New Roman" w:hAnsi="Times" w:cs="Times New Roman"/>
          <w:noProof/>
        </w:rPr>
        <w:t>(30)</w:t>
      </w:r>
      <w:r w:rsidR="00354285">
        <w:rPr>
          <w:rFonts w:ascii="Times" w:eastAsia="Times New Roman" w:hAnsi="Times" w:cs="Times New Roman"/>
        </w:rPr>
        <w:fldChar w:fldCharType="end"/>
      </w:r>
      <w:r w:rsidR="00354285">
        <w:rPr>
          <w:rFonts w:ascii="Times" w:eastAsia="Times New Roman" w:hAnsi="Times" w:cs="Times New Roman"/>
        </w:rPr>
        <w:t xml:space="preserve"> and </w:t>
      </w:r>
      <w:proofErr w:type="spellStart"/>
      <w:r w:rsidRPr="00BA3085">
        <w:rPr>
          <w:rFonts w:ascii="Times" w:eastAsia="Times New Roman" w:hAnsi="Times" w:cs="Times New Roman"/>
        </w:rPr>
        <w:t>Reactom</w:t>
      </w:r>
      <w:r w:rsidR="00354285">
        <w:rPr>
          <w:rFonts w:ascii="Times" w:eastAsia="Times New Roman" w:hAnsi="Times" w:cs="Times New Roman"/>
        </w:rPr>
        <w:t>e</w:t>
      </w:r>
      <w:proofErr w:type="spellEnd"/>
      <w:r w:rsidR="00354285">
        <w:rPr>
          <w:rFonts w:ascii="Times" w:eastAsia="Times New Roman" w:hAnsi="Times" w:cs="Times New Roman"/>
        </w:rPr>
        <w:t xml:space="preserve"> </w:t>
      </w:r>
      <w:r w:rsidR="00354285">
        <w:rPr>
          <w:rFonts w:ascii="Times" w:eastAsia="Times New Roman" w:hAnsi="Times" w:cs="Times New Roman"/>
        </w:rPr>
        <w:fldChar w:fldCharType="begin">
          <w:fldData xml:space="preserve">PEVuZE5vdGU+PENpdGU+PEF1dGhvcj5Dcm9mdDwvQXV0aG9yPjxZZWFyPjIwMTQ8L1llYXI+PFJl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PEVuZE5vdGU+PENpdGU+PEF1dGhvcj5Dcm9mdDwvQXV0aG9yPjxZZWFyPjIwMTQ8L1llYXI+PFJl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354285">
        <w:rPr>
          <w:rFonts w:ascii="Times" w:eastAsia="Times New Roman" w:hAnsi="Times" w:cs="Times New Roman"/>
        </w:rPr>
      </w:r>
      <w:r w:rsidR="00354285">
        <w:rPr>
          <w:rFonts w:ascii="Times" w:eastAsia="Times New Roman" w:hAnsi="Times" w:cs="Times New Roman"/>
        </w:rPr>
        <w:fldChar w:fldCharType="separate"/>
      </w:r>
      <w:r w:rsidR="00167CE7">
        <w:rPr>
          <w:rFonts w:ascii="Times" w:eastAsia="Times New Roman" w:hAnsi="Times" w:cs="Times New Roman"/>
          <w:noProof/>
        </w:rPr>
        <w:t>(31)</w:t>
      </w:r>
      <w:r w:rsidR="00354285">
        <w:rPr>
          <w:rFonts w:ascii="Times" w:eastAsia="Times New Roman" w:hAnsi="Times" w:cs="Times New Roman"/>
        </w:rPr>
        <w:fldChar w:fldCharType="end"/>
      </w:r>
      <w:r>
        <w:rPr>
          <w:rFonts w:ascii="Times" w:eastAsia="Times New Roman" w:hAnsi="Times" w:cs="Times New Roman"/>
        </w:rPr>
        <w:t>.</w:t>
      </w:r>
    </w:p>
    <w:p w14:paraId="70D8C93C" w14:textId="26F3E790" w:rsidR="0048196F" w:rsidRDefault="00354285" w:rsidP="003452F0">
      <w:pPr>
        <w:ind w:firstLine="360"/>
        <w:rPr>
          <w:rFonts w:ascii="Times New Roman" w:hAnsi="Times New Roman" w:cs="Times New Roman"/>
          <w:bCs/>
        </w:rPr>
      </w:pPr>
      <w:r>
        <w:rPr>
          <w:rFonts w:ascii="Times" w:eastAsia="Times New Roman" w:hAnsi="Times" w:cs="Times New Roman"/>
        </w:rPr>
        <w:t xml:space="preserve">Given the abundance of </w:t>
      </w:r>
      <w:r w:rsidR="00AD51B0">
        <w:rPr>
          <w:rFonts w:ascii="Times" w:eastAsia="Times New Roman" w:hAnsi="Times" w:cs="Times New Roman"/>
        </w:rPr>
        <w:t>human host-viral interactions we collected such information from the xxx databases (</w:t>
      </w:r>
      <w:r w:rsidR="00AD51B0" w:rsidRPr="003452F0">
        <w:rPr>
          <w:rFonts w:ascii="Times" w:eastAsia="Times New Roman" w:hAnsi="Times" w:cs="Times New Roman"/>
          <w:b/>
        </w:rPr>
        <w:t>Table 2</w:t>
      </w:r>
      <w:r w:rsidR="00AD51B0">
        <w:rPr>
          <w:rFonts w:ascii="Times" w:eastAsia="Times New Roman" w:hAnsi="Times" w:cs="Times New Roman"/>
        </w:rPr>
        <w:t>).</w:t>
      </w:r>
      <w:r w:rsidR="00110CD2">
        <w:rPr>
          <w:rFonts w:ascii="Times" w:eastAsia="Times New Roman" w:hAnsi="Times" w:cs="Times New Roman"/>
        </w:rPr>
        <w:t xml:space="preserve"> Notably, we collected 5,495 interactions with human host proteins that involving proteins of </w:t>
      </w:r>
      <w:proofErr w:type="spellStart"/>
      <w:r w:rsidR="00110CD2">
        <w:rPr>
          <w:rFonts w:ascii="Times" w:eastAsia="Times New Roman" w:hAnsi="Times" w:cs="Times New Roman"/>
        </w:rPr>
        <w:t>orthomyxoviridae</w:t>
      </w:r>
      <w:proofErr w:type="spellEnd"/>
      <w:r w:rsidR="00110CD2">
        <w:rPr>
          <w:rFonts w:ascii="Times" w:eastAsia="Times New Roman" w:hAnsi="Times" w:cs="Times New Roman"/>
        </w:rPr>
        <w:t xml:space="preserve">. Such a set of interactions is mostly dominated by interactions that </w:t>
      </w:r>
      <w:r w:rsidR="00635A49">
        <w:rPr>
          <w:rFonts w:ascii="Times" w:eastAsia="Times New Roman" w:hAnsi="Times" w:cs="Times New Roman"/>
        </w:rPr>
        <w:t xml:space="preserve">occurred between proteins of the </w:t>
      </w:r>
      <w:r w:rsidR="00635A49" w:rsidRPr="006E1AD1">
        <w:rPr>
          <w:rFonts w:ascii="Times" w:eastAsia="Times New Roman" w:hAnsi="Times" w:cs="Times New Roman"/>
        </w:rPr>
        <w:t xml:space="preserve">Influenza </w:t>
      </w:r>
      <w:proofErr w:type="gramStart"/>
      <w:r w:rsidR="00635A49" w:rsidRPr="006E1AD1">
        <w:rPr>
          <w:rFonts w:ascii="Times" w:eastAsia="Times New Roman" w:hAnsi="Times" w:cs="Times New Roman"/>
        </w:rPr>
        <w:t>A</w:t>
      </w:r>
      <w:proofErr w:type="gramEnd"/>
      <w:r w:rsidR="00635A49" w:rsidRPr="006E1AD1">
        <w:rPr>
          <w:rFonts w:ascii="Times" w:eastAsia="Times New Roman" w:hAnsi="Times" w:cs="Times New Roman"/>
        </w:rPr>
        <w:t xml:space="preserve"> virus</w:t>
      </w:r>
      <w:r w:rsidR="00635A49">
        <w:rPr>
          <w:rFonts w:ascii="Times" w:eastAsia="Times New Roman" w:hAnsi="Times" w:cs="Times New Roman"/>
        </w:rPr>
        <w:t xml:space="preserve">. Similarly, we found 5,423 interactions of </w:t>
      </w:r>
      <w:proofErr w:type="spellStart"/>
      <w:r w:rsidR="00635A49">
        <w:rPr>
          <w:rFonts w:ascii="Times" w:eastAsia="Times New Roman" w:hAnsi="Times" w:cs="Times New Roman"/>
        </w:rPr>
        <w:t>herpesviridea</w:t>
      </w:r>
      <w:proofErr w:type="spellEnd"/>
      <w:r w:rsidR="00635A49">
        <w:rPr>
          <w:rFonts w:ascii="Times" w:eastAsia="Times New Roman" w:hAnsi="Times" w:cs="Times New Roman"/>
        </w:rPr>
        <w:t xml:space="preserve">, where most interaction were experimentally determined using the Herpes simplex virus. While our set provided 3,927 interactions of </w:t>
      </w:r>
      <w:proofErr w:type="spellStart"/>
      <w:r w:rsidR="00635A49">
        <w:rPr>
          <w:rFonts w:ascii="Times" w:eastAsia="Times New Roman" w:hAnsi="Times" w:cs="Times New Roman"/>
        </w:rPr>
        <w:t>papillomaviridae</w:t>
      </w:r>
      <w:proofErr w:type="spellEnd"/>
      <w:r w:rsidR="00635A49">
        <w:rPr>
          <w:rFonts w:ascii="Times" w:eastAsia="Times New Roman" w:hAnsi="Times" w:cs="Times New Roman"/>
        </w:rPr>
        <w:t xml:space="preserve"> where most interactions were found with the human papilloma virus, 2,285 interactions were mostly provided by the HIV-1 virus. Pooling all remaining interactions we obtained 1,193 interactions. In </w:t>
      </w:r>
      <w:r w:rsidR="00635A49" w:rsidRPr="003452F0">
        <w:rPr>
          <w:rFonts w:ascii="Times" w:eastAsia="Times New Roman" w:hAnsi="Times" w:cs="Times New Roman"/>
          <w:b/>
        </w:rPr>
        <w:t>Fig. 1</w:t>
      </w:r>
      <w:r w:rsidR="00635A49">
        <w:rPr>
          <w:rFonts w:ascii="Times" w:eastAsia="Times New Roman" w:hAnsi="Times" w:cs="Times New Roman"/>
        </w:rPr>
        <w:t xml:space="preserve">, we observed that the sets of human proteins that were targeted by the different virus families substantially overlapped. </w:t>
      </w:r>
      <w:r w:rsidR="00C508FE">
        <w:rPr>
          <w:rFonts w:ascii="Times" w:eastAsia="Times New Roman" w:hAnsi="Times" w:cs="Times New Roman"/>
        </w:rPr>
        <w:t xml:space="preserve">The abundance of such virus-host interaction data prompted topological analysis of networks thus obtained. Using a network of </w:t>
      </w:r>
      <w:r w:rsidR="00946A1C">
        <w:rPr>
          <w:rFonts w:ascii="Times" w:eastAsia="Times New Roman" w:hAnsi="Times" w:cs="Times New Roman"/>
        </w:rPr>
        <w:t>more than 50,000 interactions between more than 8,000 human proteins</w:t>
      </w:r>
      <w:r w:rsidR="00474B75">
        <w:rPr>
          <w:rFonts w:ascii="Times" w:eastAsia="Times New Roman" w:hAnsi="Times" w:cs="Times New Roman"/>
        </w:rPr>
        <w:t xml:space="preserve"> </w:t>
      </w:r>
      <w:r w:rsidR="00EB386C">
        <w:rPr>
          <w:rFonts w:ascii="Times" w:eastAsia="Times New Roman" w:hAnsi="Times" w:cs="Times New Roman"/>
        </w:rPr>
        <w:t>from the HINT database</w:t>
      </w:r>
      <w:r w:rsidR="001E5B02">
        <w:rPr>
          <w:rFonts w:ascii="Times" w:eastAsia="Times New Roman" w:hAnsi="Times" w:cs="Times New Roman"/>
        </w:rPr>
        <w:t xml:space="preserve"> </w:t>
      </w:r>
      <w:r w:rsidR="001E5B02" w:rsidRPr="001F44B8">
        <w:rPr>
          <w:rFonts w:ascii="Times New Roman" w:hAnsi="Times New Roman" w:cs="Times New Roman"/>
        </w:rPr>
        <w:fldChar w:fldCharType="begin"/>
      </w:r>
      <w:r w:rsidR="00167CE7">
        <w:rPr>
          <w:rFonts w:ascii="Times New Roman" w:hAnsi="Times New Roman" w:cs="Times New Roman"/>
        </w:rPr>
        <w:instrText xml:space="preserve"> ADDIN EN.CITE &lt;EndNote&gt;&lt;Cite&gt;&lt;Author&gt;Das&lt;/Author&gt;&lt;Year&gt;2012&lt;/Year&gt;&lt;RecNum&gt;38&lt;/RecNum&gt;&lt;DisplayText&gt;(32)&lt;/DisplayText&gt;&lt;record&gt;&lt;rec-number&gt;38&lt;/rec-number&gt;&lt;foreign-keys&gt;&lt;key app="EN" db-id="ww05a5fex2v2txea59i5vszq0s5evp0ddfte"&gt;38&lt;/key&gt;&lt;/foreign-keys&gt;&lt;ref-type name="Journal Article"&gt;17&lt;/ref-type&gt;&lt;contributors&gt;&lt;authors&gt;&lt;author&gt;Das, J.&lt;/author&gt;&lt;author&gt;Mohammed, J.&lt;/author&gt;&lt;author&gt;Yu, H.&lt;/author&gt;&lt;/authors&gt;&lt;/contributors&gt;&lt;auth-address&gt;Department of Biological Statistics and Computational Biology, Weill Institute for Cell and Molecular Biology, Cornell University, Ithaca, NY 14853, USA.&lt;/auth-address&gt;&lt;titles&gt;&lt;title&gt;Genome-scale analysis of interaction dynamics reveals organization of biological networks&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1873-8&lt;/pages&gt;&lt;volume&gt;28&lt;/volume&gt;&lt;number&gt;14&lt;/number&gt;&lt;keywords&gt;&lt;keyword&gt;*Algorithms&lt;/keyword&gt;&lt;keyword&gt;Computational Biology/*methods&lt;/keyword&gt;&lt;keyword&gt;Genomics/*methods&lt;/keyword&gt;&lt;keyword&gt;Humans&lt;/keyword&gt;&lt;keyword&gt;Saccharomyces cerevisiae/genetics&lt;/keyword&gt;&lt;keyword&gt;Signal Transduction/genetics&lt;/keyword&gt;&lt;keyword&gt;Systems Biology&lt;/keyword&gt;&lt;keyword&gt;Two-Hybrid System Techniques&lt;/keyword&gt;&lt;/keywords&gt;&lt;dates&gt;&lt;year&gt;2012&lt;/year&gt;&lt;pub-dates&gt;&lt;date&gt;Jul 15&lt;/date&gt;&lt;/pub-dates&gt;&lt;/dates&gt;&lt;isbn&gt;1367-4811 (Electronic)&amp;#xD;1367-4803 (Linking)&lt;/isbn&gt;&lt;accession-num&gt;22576179&lt;/accession-num&gt;&lt;urls&gt;&lt;related-urls&gt;&lt;url&gt;http://www.ncbi.nlm.nih.gov/pubmed/22576179&lt;/url&gt;&lt;/related-urls&gt;&lt;/urls&gt;&lt;custom2&gt;3492000&lt;/custom2&gt;&lt;electronic-resource-num&gt;10.1093/bioinformatics/bts283&lt;/electronic-resource-num&gt;&lt;/record&gt;&lt;/Cite&gt;&lt;/EndNote&gt;</w:instrText>
      </w:r>
      <w:r w:rsidR="001E5B02" w:rsidRPr="001F44B8">
        <w:rPr>
          <w:rFonts w:ascii="Times New Roman" w:hAnsi="Times New Roman" w:cs="Times New Roman"/>
        </w:rPr>
        <w:fldChar w:fldCharType="separate"/>
      </w:r>
      <w:r w:rsidR="00167CE7">
        <w:rPr>
          <w:rFonts w:ascii="Times New Roman" w:hAnsi="Times New Roman" w:cs="Times New Roman"/>
          <w:noProof/>
        </w:rPr>
        <w:t>(32)</w:t>
      </w:r>
      <w:r w:rsidR="001E5B02" w:rsidRPr="001F44B8">
        <w:rPr>
          <w:rFonts w:ascii="Times New Roman" w:hAnsi="Times New Roman" w:cs="Times New Roman"/>
        </w:rPr>
        <w:fldChar w:fldCharType="end"/>
      </w:r>
      <w:r w:rsidR="00946A1C">
        <w:rPr>
          <w:rFonts w:ascii="Times" w:eastAsia="Times New Roman" w:hAnsi="Times" w:cs="Times New Roman"/>
        </w:rPr>
        <w:t xml:space="preserve">, we determined the enrichment of viral targets as a function of their degree. In </w:t>
      </w:r>
      <w:r w:rsidR="00946A1C" w:rsidRPr="003452F0">
        <w:rPr>
          <w:rFonts w:ascii="Times" w:eastAsia="Times New Roman" w:hAnsi="Times" w:cs="Times New Roman"/>
          <w:b/>
        </w:rPr>
        <w:t>Fig. 2A</w:t>
      </w:r>
      <w:r w:rsidR="00946A1C">
        <w:rPr>
          <w:rFonts w:ascii="Times" w:eastAsia="Times New Roman" w:hAnsi="Times" w:cs="Times New Roman"/>
        </w:rPr>
        <w:t xml:space="preserve">, we found that targets of all families preferably were enriched in increasingly interacting human proteins. Such a result corroborates previous generally made observations that viral targets are preferably hubs </w:t>
      </w:r>
      <w:r w:rsidR="006C4133">
        <w:rPr>
          <w:rFonts w:ascii="Times" w:eastAsia="Times New Roman" w:hAnsi="Times" w:cs="Times New Roman"/>
        </w:rPr>
        <w:fldChar w:fldCharType="begin">
          <w:fldData xml:space="preserve">PEVuZE5vdGU+PENpdGU+PEF1dGhvcj5DYWxkZXJ3b29kPC9BdXRob3I+PFllYXI+MjAwNzwvWWVh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PEVuZE5vdGU+PENpdGU+PEF1dGhvcj5DYWxkZXJ3b29kPC9BdXRob3I+PFllYXI+MjAwNzwvWWVh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6C4133">
        <w:rPr>
          <w:rFonts w:ascii="Times" w:eastAsia="Times New Roman" w:hAnsi="Times" w:cs="Times New Roman"/>
        </w:rPr>
      </w:r>
      <w:r w:rsidR="006C4133">
        <w:rPr>
          <w:rFonts w:ascii="Times" w:eastAsia="Times New Roman" w:hAnsi="Times" w:cs="Times New Roman"/>
        </w:rPr>
        <w:fldChar w:fldCharType="separate"/>
      </w:r>
      <w:r w:rsidR="00167CE7">
        <w:rPr>
          <w:rFonts w:ascii="Times" w:eastAsia="Times New Roman" w:hAnsi="Times" w:cs="Times New Roman"/>
          <w:noProof/>
        </w:rPr>
        <w:t>(13, 33-38)</w:t>
      </w:r>
      <w:r w:rsidR="006C4133">
        <w:rPr>
          <w:rFonts w:ascii="Times" w:eastAsia="Times New Roman" w:hAnsi="Times" w:cs="Times New Roman"/>
        </w:rPr>
        <w:fldChar w:fldCharType="end"/>
      </w:r>
      <w:r w:rsidR="00946A1C">
        <w:rPr>
          <w:rFonts w:ascii="Times" w:eastAsia="Times New Roman" w:hAnsi="Times" w:cs="Times New Roman"/>
        </w:rPr>
        <w:t>.</w:t>
      </w:r>
      <w:r w:rsidR="003825E7">
        <w:rPr>
          <w:rFonts w:ascii="Times" w:eastAsia="Times New Roman" w:hAnsi="Times" w:cs="Times New Roman"/>
        </w:rPr>
        <w:t xml:space="preserve"> As degree is a local measure of centrality, we consider </w:t>
      </w:r>
      <w:proofErr w:type="spellStart"/>
      <w:r w:rsidR="003825E7">
        <w:rPr>
          <w:rFonts w:ascii="Times" w:eastAsia="Times New Roman" w:hAnsi="Times" w:cs="Times New Roman"/>
        </w:rPr>
        <w:t>betweenness</w:t>
      </w:r>
      <w:proofErr w:type="spellEnd"/>
      <w:r w:rsidR="003825E7">
        <w:rPr>
          <w:rFonts w:ascii="Times" w:eastAsia="Times New Roman" w:hAnsi="Times" w:cs="Times New Roman"/>
        </w:rPr>
        <w:t xml:space="preserve"> centrality as a more global centrality measure. Defining the top 20% of proteins in the human protein interaction network as bottleneck nodes we determined their number of bottlenecks that were targeted by viruses of different families. Randomly sampling sets of bottleneck proteins, we observed that the expected number of targeted bottlenecks was statistically significant (</w:t>
      </w:r>
      <w:r w:rsidR="003825E7" w:rsidRPr="003452F0">
        <w:rPr>
          <w:rFonts w:ascii="Times" w:eastAsia="Times New Roman" w:hAnsi="Times" w:cs="Times New Roman"/>
          <w:b/>
        </w:rPr>
        <w:t>Fig. 2</w:t>
      </w:r>
      <w:r w:rsidR="00474B75">
        <w:rPr>
          <w:rFonts w:ascii="Times" w:eastAsia="Times New Roman" w:hAnsi="Times" w:cs="Times New Roman"/>
          <w:b/>
        </w:rPr>
        <w:t>B</w:t>
      </w:r>
      <w:r w:rsidR="003825E7">
        <w:rPr>
          <w:rFonts w:ascii="Times" w:eastAsia="Times New Roman" w:hAnsi="Times" w:cs="Times New Roman"/>
        </w:rPr>
        <w:t>, P &lt; 10</w:t>
      </w:r>
      <w:r w:rsidR="003825E7" w:rsidRPr="003452F0">
        <w:rPr>
          <w:rFonts w:ascii="Times" w:eastAsia="Times New Roman" w:hAnsi="Times" w:cs="Times New Roman"/>
          <w:vertAlign w:val="superscript"/>
        </w:rPr>
        <w:t>-4</w:t>
      </w:r>
      <w:r w:rsidR="003825E7">
        <w:rPr>
          <w:rFonts w:ascii="Times" w:eastAsia="Times New Roman" w:hAnsi="Times" w:cs="Times New Roman"/>
        </w:rPr>
        <w:t xml:space="preserve">) </w:t>
      </w:r>
      <w:r w:rsidR="00474B75">
        <w:rPr>
          <w:rFonts w:ascii="Times" w:eastAsia="Times New Roman" w:hAnsi="Times" w:cs="Times New Roman"/>
        </w:rPr>
        <w:fldChar w:fldCharType="begin">
          <w:fldData xml:space="preserve">PEVuZE5vdGU+PENpdGU+PEF1dGhvcj5DYWxkZXJ3b29kPC9BdXRob3I+PFllYXI+MjAwNzwvWWVh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PEVuZE5vdGU+PENpdGU+PEF1dGhvcj5DYWxkZXJ3b29kPC9BdXRob3I+PFllYXI+MjAwNzwvWWVh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474B75">
        <w:rPr>
          <w:rFonts w:ascii="Times" w:eastAsia="Times New Roman" w:hAnsi="Times" w:cs="Times New Roman"/>
        </w:rPr>
      </w:r>
      <w:r w:rsidR="00474B75">
        <w:rPr>
          <w:rFonts w:ascii="Times" w:eastAsia="Times New Roman" w:hAnsi="Times" w:cs="Times New Roman"/>
        </w:rPr>
        <w:fldChar w:fldCharType="separate"/>
      </w:r>
      <w:r w:rsidR="00167CE7">
        <w:rPr>
          <w:rFonts w:ascii="Times" w:eastAsia="Times New Roman" w:hAnsi="Times" w:cs="Times New Roman"/>
          <w:noProof/>
        </w:rPr>
        <w:t>(13, 33-38)</w:t>
      </w:r>
      <w:r w:rsidR="00474B75">
        <w:rPr>
          <w:rFonts w:ascii="Times" w:eastAsia="Times New Roman" w:hAnsi="Times" w:cs="Times New Roman"/>
        </w:rPr>
        <w:fldChar w:fldCharType="end"/>
      </w:r>
      <w:r w:rsidR="003825E7">
        <w:rPr>
          <w:rFonts w:ascii="Times" w:eastAsia="Times New Roman" w:hAnsi="Times" w:cs="Times New Roman"/>
        </w:rPr>
        <w:t>.</w:t>
      </w:r>
      <w:r w:rsidR="00474B75">
        <w:rPr>
          <w:rFonts w:ascii="Times" w:eastAsia="Times New Roman" w:hAnsi="Times" w:cs="Times New Roman"/>
        </w:rPr>
        <w:t xml:space="preserve"> As a corollary, we counted the number of times that a protein appears in different pathways as of the </w:t>
      </w:r>
      <w:proofErr w:type="spellStart"/>
      <w:r w:rsidR="00474B75">
        <w:rPr>
          <w:rFonts w:ascii="Times" w:eastAsia="Times New Roman" w:hAnsi="Times" w:cs="Times New Roman"/>
        </w:rPr>
        <w:t>Reactome</w:t>
      </w:r>
      <w:proofErr w:type="spellEnd"/>
      <w:r w:rsidR="00474B75">
        <w:rPr>
          <w:rFonts w:ascii="Times" w:eastAsia="Times New Roman" w:hAnsi="Times" w:cs="Times New Roman"/>
        </w:rPr>
        <w:t xml:space="preserve"> database </w:t>
      </w:r>
      <w:r w:rsidR="00474B75">
        <w:rPr>
          <w:rFonts w:ascii="Times" w:eastAsia="Times New Roman" w:hAnsi="Times" w:cs="Times New Roman"/>
        </w:rPr>
        <w:fldChar w:fldCharType="begin">
          <w:fldData xml:space="preserve">PEVuZE5vdGU+PENpdGU+PEF1dGhvcj5Dcm9mdDwvQXV0aG9yPjxZZWFyPjIwMTQ8L1llYXI+PFJl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PEVuZE5vdGU+PENpdGU+PEF1dGhvcj5Dcm9mdDwvQXV0aG9yPjxZZWFyPjIwMTQ8L1llYXI+PFJl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474B75">
        <w:rPr>
          <w:rFonts w:ascii="Times" w:eastAsia="Times New Roman" w:hAnsi="Times" w:cs="Times New Roman"/>
        </w:rPr>
      </w:r>
      <w:r w:rsidR="00474B75">
        <w:rPr>
          <w:rFonts w:ascii="Times" w:eastAsia="Times New Roman" w:hAnsi="Times" w:cs="Times New Roman"/>
        </w:rPr>
        <w:fldChar w:fldCharType="separate"/>
      </w:r>
      <w:r w:rsidR="00167CE7">
        <w:rPr>
          <w:rFonts w:ascii="Times" w:eastAsia="Times New Roman" w:hAnsi="Times" w:cs="Times New Roman"/>
          <w:noProof/>
        </w:rPr>
        <w:t>(31)</w:t>
      </w:r>
      <w:r w:rsidR="00474B75">
        <w:rPr>
          <w:rFonts w:ascii="Times" w:eastAsia="Times New Roman" w:hAnsi="Times" w:cs="Times New Roman"/>
        </w:rPr>
        <w:fldChar w:fldCharType="end"/>
      </w:r>
      <w:r w:rsidR="00474B75">
        <w:rPr>
          <w:rFonts w:ascii="Times" w:eastAsia="Times New Roman" w:hAnsi="Times" w:cs="Times New Roman"/>
        </w:rPr>
        <w:t>. Randomly sampling such sets, we observed that proteins that occur in many different pathways are preferable targets of any viral family (</w:t>
      </w:r>
      <w:r w:rsidR="00474B75" w:rsidRPr="003452F0">
        <w:rPr>
          <w:rFonts w:ascii="Times" w:eastAsia="Times New Roman" w:hAnsi="Times" w:cs="Times New Roman"/>
          <w:b/>
        </w:rPr>
        <w:t>Fig. 2C</w:t>
      </w:r>
      <w:r w:rsidR="00474B75">
        <w:rPr>
          <w:rFonts w:ascii="Times" w:eastAsia="Times New Roman" w:hAnsi="Times" w:cs="Times New Roman"/>
        </w:rPr>
        <w:t>). Recently, the focus of modern network research has shifted to the determination of nodes that allow the control of a network</w:t>
      </w:r>
      <w:r w:rsidR="00621B3D">
        <w:rPr>
          <w:rFonts w:ascii="Times" w:eastAsia="Times New Roman" w:hAnsi="Times" w:cs="Times New Roman"/>
        </w:rPr>
        <w:t xml:space="preserve"> </w:t>
      </w:r>
      <w:r w:rsidR="00621B3D" w:rsidRPr="001F44B8">
        <w:rPr>
          <w:rFonts w:ascii="Times New Roman" w:hAnsi="Times New Roman" w:cs="Times New Roman"/>
          <w:bCs/>
        </w:rPr>
        <w:fldChar w:fldCharType="begin">
          <w:fldData xml:space="preserve">PEVuZE5vdGU+PENpdGU+PEF1dGhvcj5Jc2hpdHN1a2E8L0F1dGhvcj48WWVhcj4yMDE2PC9ZZWFy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</w:fldData>
        </w:fldChar>
      </w:r>
      <w:r w:rsidR="00167CE7">
        <w:rPr>
          <w:rFonts w:ascii="Times New Roman" w:hAnsi="Times New Roman" w:cs="Times New Roman"/>
          <w:bCs/>
        </w:rPr>
        <w:instrText xml:space="preserve"> ADDIN EN.CITE </w:instrText>
      </w:r>
      <w:r w:rsidR="00167CE7">
        <w:rPr>
          <w:rFonts w:ascii="Times New Roman" w:hAnsi="Times New Roman" w:cs="Times New Roman"/>
          <w:bCs/>
        </w:rPr>
        <w:fldChar w:fldCharType="begin">
          <w:fldData xml:space="preserve">PEVuZE5vdGU+PENpdGU+PEF1dGhvcj5Jc2hpdHN1a2E8L0F1dGhvcj48WWVhcj4yMDE2PC9ZZWFy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</w:fldData>
        </w:fldChar>
      </w:r>
      <w:r w:rsidR="00167CE7">
        <w:rPr>
          <w:rFonts w:ascii="Times New Roman" w:hAnsi="Times New Roman" w:cs="Times New Roman"/>
          <w:bCs/>
        </w:rPr>
        <w:instrText xml:space="preserve"> ADDIN EN.CITE.DATA </w:instrText>
      </w:r>
      <w:r w:rsidR="00167CE7">
        <w:rPr>
          <w:rFonts w:ascii="Times New Roman" w:hAnsi="Times New Roman" w:cs="Times New Roman"/>
          <w:bCs/>
        </w:rPr>
      </w:r>
      <w:r w:rsidR="00167CE7">
        <w:rPr>
          <w:rFonts w:ascii="Times New Roman" w:hAnsi="Times New Roman" w:cs="Times New Roman"/>
          <w:bCs/>
        </w:rPr>
        <w:fldChar w:fldCharType="end"/>
      </w:r>
      <w:r w:rsidR="00621B3D" w:rsidRPr="001F44B8">
        <w:rPr>
          <w:rFonts w:ascii="Times New Roman" w:hAnsi="Times New Roman" w:cs="Times New Roman"/>
          <w:bCs/>
        </w:rPr>
      </w:r>
      <w:r w:rsidR="00621B3D" w:rsidRPr="001F44B8">
        <w:rPr>
          <w:rFonts w:ascii="Times New Roman" w:hAnsi="Times New Roman" w:cs="Times New Roman"/>
          <w:bCs/>
        </w:rPr>
        <w:fldChar w:fldCharType="separate"/>
      </w:r>
      <w:r w:rsidR="00167CE7">
        <w:rPr>
          <w:rFonts w:ascii="Times New Roman" w:hAnsi="Times New Roman" w:cs="Times New Roman"/>
          <w:bCs/>
          <w:noProof/>
        </w:rPr>
        <w:t>(39, 40)</w:t>
      </w:r>
      <w:r w:rsidR="00621B3D" w:rsidRPr="001F44B8">
        <w:rPr>
          <w:rFonts w:ascii="Times New Roman" w:hAnsi="Times New Roman" w:cs="Times New Roman"/>
          <w:bCs/>
        </w:rPr>
        <w:fldChar w:fldCharType="end"/>
      </w:r>
      <w:r w:rsidR="00621B3D" w:rsidRPr="001F44B8">
        <w:rPr>
          <w:rFonts w:ascii="Times New Roman" w:hAnsi="Times New Roman" w:cs="Times New Roman"/>
        </w:rPr>
        <w:t xml:space="preserve">. </w:t>
      </w:r>
      <w:r w:rsidR="00621B3D">
        <w:rPr>
          <w:rFonts w:ascii="Times New Roman" w:hAnsi="Times New Roman" w:cs="Times New Roman"/>
        </w:rPr>
        <w:t xml:space="preserve">Notably, such genes were </w:t>
      </w:r>
      <w:r w:rsidR="00621B3D" w:rsidRPr="001F44B8">
        <w:rPr>
          <w:rFonts w:ascii="Times New Roman" w:hAnsi="Times New Roman" w:cs="Times New Roman"/>
        </w:rPr>
        <w:t xml:space="preserve">enriched with essential genes, disease genes as well as appeared in regulatory interactions </w:t>
      </w:r>
      <w:r w:rsidR="00621B3D" w:rsidRPr="001F44B8">
        <w:rPr>
          <w:rFonts w:ascii="Times New Roman" w:hAnsi="Times New Roman" w:cs="Times New Roman"/>
        </w:rPr>
        <w:fldChar w:fldCharType="begin">
          <w:fldData xml:space="preserve">PEVuZE5vdGU+PENpdGU+PEF1dGhvcj5XdWNodHk8L0F1dGhvcj48WWVhcj4yMDE0PC9ZZWFyPjxS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</w:fldData>
        </w:fldChar>
      </w:r>
      <w:r w:rsidR="00167CE7">
        <w:rPr>
          <w:rFonts w:ascii="Times New Roman" w:hAnsi="Times New Roman" w:cs="Times New Roman"/>
        </w:rPr>
        <w:instrText xml:space="preserve"> ADDIN EN.CITE </w:instrText>
      </w:r>
      <w:r w:rsidR="00167CE7">
        <w:rPr>
          <w:rFonts w:ascii="Times New Roman" w:hAnsi="Times New Roman" w:cs="Times New Roman"/>
        </w:rPr>
        <w:fldChar w:fldCharType="begin">
          <w:fldData xml:space="preserve">PEVuZE5vdGU+PENpdGU+PEF1dGhvcj5XdWNodHk8L0F1dGhvcj48WWVhcj4yMDE0PC9ZZWFyPjxS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</w:fldData>
        </w:fldChar>
      </w:r>
      <w:r w:rsidR="00167CE7">
        <w:rPr>
          <w:rFonts w:ascii="Times New Roman" w:hAnsi="Times New Roman" w:cs="Times New Roman"/>
        </w:rPr>
        <w:instrText xml:space="preserve"> ADDIN EN.CITE.DATA </w:instrText>
      </w:r>
      <w:r w:rsidR="00167CE7">
        <w:rPr>
          <w:rFonts w:ascii="Times New Roman" w:hAnsi="Times New Roman" w:cs="Times New Roman"/>
        </w:rPr>
      </w:r>
      <w:r w:rsidR="00167CE7">
        <w:rPr>
          <w:rFonts w:ascii="Times New Roman" w:hAnsi="Times New Roman" w:cs="Times New Roman"/>
        </w:rPr>
        <w:fldChar w:fldCharType="end"/>
      </w:r>
      <w:r w:rsidR="00621B3D" w:rsidRPr="001F44B8">
        <w:rPr>
          <w:rFonts w:ascii="Times New Roman" w:hAnsi="Times New Roman" w:cs="Times New Roman"/>
        </w:rPr>
      </w:r>
      <w:r w:rsidR="00621B3D" w:rsidRPr="001F44B8">
        <w:rPr>
          <w:rFonts w:ascii="Times New Roman" w:hAnsi="Times New Roman" w:cs="Times New Roman"/>
        </w:rPr>
        <w:fldChar w:fldCharType="separate"/>
      </w:r>
      <w:r w:rsidR="00167CE7">
        <w:rPr>
          <w:rFonts w:ascii="Times New Roman" w:hAnsi="Times New Roman" w:cs="Times New Roman"/>
          <w:noProof/>
        </w:rPr>
        <w:t>(41, 42)</w:t>
      </w:r>
      <w:r w:rsidR="00621B3D" w:rsidRPr="001F44B8">
        <w:rPr>
          <w:rFonts w:ascii="Times New Roman" w:hAnsi="Times New Roman" w:cs="Times New Roman"/>
        </w:rPr>
        <w:fldChar w:fldCharType="end"/>
      </w:r>
      <w:r w:rsidR="00621B3D" w:rsidRPr="001F44B8">
        <w:rPr>
          <w:rFonts w:ascii="Times New Roman" w:hAnsi="Times New Roman" w:cs="Times New Roman"/>
        </w:rPr>
        <w:t>.</w:t>
      </w:r>
      <w:r w:rsidR="00621B3D">
        <w:rPr>
          <w:rFonts w:ascii="Times New Roman" w:hAnsi="Times New Roman" w:cs="Times New Roman"/>
          <w:bCs/>
        </w:rPr>
        <w:t xml:space="preserve"> Furthermore, they also played a role as targeted and required genes </w:t>
      </w:r>
      <w:r w:rsidR="00621B3D">
        <w:rPr>
          <w:rFonts w:ascii="Times New Roman" w:hAnsi="Times New Roman" w:cs="Times New Roman"/>
          <w:bCs/>
        </w:rPr>
        <w:lastRenderedPageBreak/>
        <w:t xml:space="preserve">of viral infections </w:t>
      </w:r>
      <w:r w:rsidR="00621B3D">
        <w:rPr>
          <w:rFonts w:ascii="Times New Roman" w:hAnsi="Times New Roman" w:cs="Times New Roman"/>
          <w:bCs/>
        </w:rPr>
        <w:fldChar w:fldCharType="begin"/>
      </w:r>
      <w:r w:rsidR="00167CE7">
        <w:rPr>
          <w:rFonts w:ascii="Times New Roman" w:hAnsi="Times New Roman" w:cs="Times New Roman"/>
          <w:bCs/>
        </w:rPr>
        <w:instrText xml:space="preserve"> ADDIN EN.CITE &lt;EndNote&gt;&lt;Cite&gt;&lt;Author&gt;Wuchty&lt;/Author&gt;&lt;Year&gt;2017&lt;/Year&gt;&lt;RecNum&gt;101&lt;/RecNum&gt;&lt;DisplayText&gt;(43)&lt;/DisplayText&gt;&lt;record&gt;&lt;rec-number&gt;101&lt;/rec-number&gt;&lt;foreign-keys&gt;&lt;key app="EN" db-id="fzxf5s9pk0992pefpet5d9rcvs2ae90rrfad" timestamp="1504489925"&gt;101&lt;/key&gt;&lt;/foreign-keys&gt;&lt;ref-type name="Journal Article"&gt;17&lt;/ref-type&gt;&lt;contributors&gt;&lt;authors&gt;&lt;author&gt;Wuchty, S.&lt;/author&gt;&lt;author&gt;Boltz, T.&lt;/author&gt;&lt;author&gt;Kucuk-McGinty, H.&lt;/author&gt;&lt;/authors&gt;&lt;/contributors&gt;&lt;auth-address&gt;Department of Computer Science, University of Miami, Coral Gables, FL, USA.&amp;#xD;Center of Computational Sciences, University of Miami, Coral Gables, FL, USA.&amp;#xD;Sylvester Comprehensive Cancer Center, University of Miami, Miami, FL, USA.&lt;/auth-address&gt;&lt;titles&gt;&lt;title&gt;Links between critical proteins drive the controllability of protein interaction networks&lt;/title&gt;&lt;secondary-title&gt;Proteomics&lt;/secondary-title&gt;&lt;/titles&gt;&lt;periodical&gt;&lt;full-title&gt;Proteomics&lt;/full-title&gt;&lt;/periodical&gt;&lt;keywords&gt;&lt;keyword&gt;Critical proteins&lt;/keyword&gt;&lt;keyword&gt;Network control&lt;/keyword&gt;&lt;keyword&gt;Protein-protein interactions&lt;/keyword&gt;&lt;/keywords&gt;&lt;dates&gt;&lt;year&gt;2017&lt;/year&gt;&lt;pub-dates&gt;&lt;date&gt;Apr 10&lt;/date&gt;&lt;/pub-dates&gt;&lt;/dates&gt;&lt;isbn&gt;1615-9861 (Electronic)&amp;#xD;1615-9853 (Linking)&lt;/isbn&gt;&lt;accession-num&gt;28397356&lt;/accession-num&gt;&lt;urls&gt;&lt;related-urls&gt;&lt;url&gt;http://www.ncbi.nlm.nih.gov/pubmed/28397356&lt;/url&gt;&lt;/related-urls&gt;&lt;/urls&gt;&lt;electronic-resource-num&gt;10.1002/pmic.201700056&lt;/electronic-resource-num&gt;&lt;/record&gt;&lt;/Cite&gt;&lt;/EndNote&gt;</w:instrText>
      </w:r>
      <w:r w:rsidR="00621B3D">
        <w:rPr>
          <w:rFonts w:ascii="Times New Roman" w:hAnsi="Times New Roman" w:cs="Times New Roman"/>
          <w:bCs/>
        </w:rPr>
        <w:fldChar w:fldCharType="separate"/>
      </w:r>
      <w:r w:rsidR="00167CE7">
        <w:rPr>
          <w:rFonts w:ascii="Times New Roman" w:hAnsi="Times New Roman" w:cs="Times New Roman"/>
          <w:bCs/>
          <w:noProof/>
        </w:rPr>
        <w:t>(43)</w:t>
      </w:r>
      <w:r w:rsidR="00621B3D">
        <w:rPr>
          <w:rFonts w:ascii="Times New Roman" w:hAnsi="Times New Roman" w:cs="Times New Roman"/>
          <w:bCs/>
        </w:rPr>
        <w:fldChar w:fldCharType="end"/>
      </w:r>
      <w:r w:rsidR="00621B3D">
        <w:rPr>
          <w:rFonts w:ascii="Times New Roman" w:hAnsi="Times New Roman" w:cs="Times New Roman"/>
          <w:bCs/>
        </w:rPr>
        <w:t xml:space="preserve">. </w:t>
      </w:r>
      <w:r w:rsidR="001E5B02">
        <w:rPr>
          <w:rFonts w:ascii="Times New Roman" w:hAnsi="Times New Roman" w:cs="Times New Roman"/>
          <w:bCs/>
        </w:rPr>
        <w:t>Determining proteins that al</w:t>
      </w:r>
      <w:r w:rsidR="00621B3D">
        <w:rPr>
          <w:rFonts w:ascii="Times New Roman" w:hAnsi="Times New Roman" w:cs="Times New Roman"/>
          <w:bCs/>
        </w:rPr>
        <w:t>ways appeared in a control configuration termed critical nodes, we observed that targets of different families were enriched in such sets, while we found the opposite when we considered redundant proteins that never appear in such configurations (</w:t>
      </w:r>
      <w:r w:rsidR="00621B3D" w:rsidRPr="003452F0">
        <w:rPr>
          <w:rFonts w:ascii="Times New Roman" w:hAnsi="Times New Roman" w:cs="Times New Roman"/>
          <w:b/>
          <w:bCs/>
        </w:rPr>
        <w:t>Fig. 2D</w:t>
      </w:r>
      <w:r w:rsidR="00621B3D">
        <w:rPr>
          <w:rFonts w:ascii="Times New Roman" w:hAnsi="Times New Roman" w:cs="Times New Roman"/>
          <w:bCs/>
        </w:rPr>
        <w:t xml:space="preserve">). </w:t>
      </w:r>
    </w:p>
    <w:p w14:paraId="747BE520" w14:textId="43538100" w:rsidR="00C95C9C" w:rsidRDefault="001519AA" w:rsidP="003452F0">
      <w:pPr>
        <w:ind w:firstLine="360"/>
        <w:rPr>
          <w:rFonts w:ascii="Times New Roman" w:hAnsi="Times New Roman" w:cs="Times New Roman"/>
          <w:bCs/>
        </w:rPr>
      </w:pPr>
      <w:r>
        <w:rPr>
          <w:rFonts w:ascii="Times New Roman" w:hAnsi="Times New Roman" w:cs="Times New Roman"/>
          <w:bCs/>
        </w:rPr>
        <w:t xml:space="preserve">Such topological considerations are not limited to single nodes as targets, required and essential genes appear to be weaved together in a dense network of connections </w:t>
      </w:r>
      <w:r>
        <w:rPr>
          <w:rFonts w:ascii="Times New Roman" w:hAnsi="Times New Roman" w:cs="Times New Roman"/>
          <w:bCs/>
        </w:rPr>
        <w:fldChar w:fldCharType="begin">
          <w:fldData xml:space="preserve">PEVuZE5vdGU+PENpdGU+PEF1dGhvcj5NYXJpYW5vPC9BdXRob3I+PFllYXI+MjAxNjwvWWVhcj48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</w:fldData>
        </w:fldChar>
      </w:r>
      <w:r w:rsidR="00167CE7">
        <w:rPr>
          <w:rFonts w:ascii="Times New Roman" w:hAnsi="Times New Roman" w:cs="Times New Roman"/>
          <w:bCs/>
        </w:rPr>
        <w:instrText xml:space="preserve"> ADDIN EN.CITE </w:instrText>
      </w:r>
      <w:r w:rsidR="00167CE7">
        <w:rPr>
          <w:rFonts w:ascii="Times New Roman" w:hAnsi="Times New Roman" w:cs="Times New Roman"/>
          <w:bCs/>
        </w:rPr>
        <w:fldChar w:fldCharType="begin">
          <w:fldData xml:space="preserve">PEVuZE5vdGU+PENpdGU+PEF1dGhvcj5NYXJpYW5vPC9BdXRob3I+PFllYXI+MjAxNjwvWWVhcj48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</w:fldData>
        </w:fldChar>
      </w:r>
      <w:r w:rsidR="00167CE7">
        <w:rPr>
          <w:rFonts w:ascii="Times New Roman" w:hAnsi="Times New Roman" w:cs="Times New Roman"/>
          <w:bCs/>
        </w:rPr>
        <w:instrText xml:space="preserve"> ADDIN EN.CITE.DATA </w:instrText>
      </w:r>
      <w:r w:rsidR="00167CE7">
        <w:rPr>
          <w:rFonts w:ascii="Times New Roman" w:hAnsi="Times New Roman" w:cs="Times New Roman"/>
          <w:bCs/>
        </w:rPr>
      </w:r>
      <w:r w:rsidR="00167CE7">
        <w:rPr>
          <w:rFonts w:ascii="Times New Roman" w:hAnsi="Times New Roman" w:cs="Times New Roman"/>
          <w:bCs/>
        </w:rPr>
        <w:fldChar w:fldCharType="end"/>
      </w:r>
      <w:r>
        <w:rPr>
          <w:rFonts w:ascii="Times New Roman" w:hAnsi="Times New Roman" w:cs="Times New Roman"/>
          <w:bCs/>
        </w:rPr>
      </w:r>
      <w:r>
        <w:rPr>
          <w:rFonts w:ascii="Times New Roman" w:hAnsi="Times New Roman" w:cs="Times New Roman"/>
          <w:bCs/>
        </w:rPr>
        <w:fldChar w:fldCharType="separate"/>
      </w:r>
      <w:r w:rsidR="00167CE7">
        <w:rPr>
          <w:rFonts w:ascii="Times New Roman" w:hAnsi="Times New Roman" w:cs="Times New Roman"/>
          <w:bCs/>
          <w:noProof/>
        </w:rPr>
        <w:t>(44, 45)</w:t>
      </w:r>
      <w:r>
        <w:rPr>
          <w:rFonts w:ascii="Times New Roman" w:hAnsi="Times New Roman" w:cs="Times New Roman"/>
          <w:bCs/>
        </w:rPr>
        <w:fldChar w:fldCharType="end"/>
      </w:r>
      <w:r>
        <w:rPr>
          <w:rFonts w:ascii="Times New Roman" w:hAnsi="Times New Roman" w:cs="Times New Roman"/>
          <w:bCs/>
        </w:rPr>
        <w:t xml:space="preserve">. </w:t>
      </w:r>
      <w:r w:rsidR="0048196F">
        <w:rPr>
          <w:rFonts w:ascii="Times New Roman" w:hAnsi="Times New Roman" w:cs="Times New Roman"/>
          <w:bCs/>
        </w:rPr>
        <w:t>While understudied in the context of host-virus interactions, r</w:t>
      </w:r>
      <w:r w:rsidR="0048196F" w:rsidRPr="0048196F">
        <w:rPr>
          <w:rFonts w:ascii="Times New Roman" w:hAnsi="Times New Roman" w:cs="Times New Roman"/>
          <w:bCs/>
        </w:rPr>
        <w:t xml:space="preserve">ecent advances </w:t>
      </w:r>
      <w:r w:rsidR="0048196F">
        <w:rPr>
          <w:rFonts w:ascii="Times New Roman" w:hAnsi="Times New Roman" w:cs="Times New Roman"/>
          <w:bCs/>
        </w:rPr>
        <w:t>suggest the ex</w:t>
      </w:r>
      <w:r w:rsidR="0048196F" w:rsidRPr="0048196F">
        <w:rPr>
          <w:rFonts w:ascii="Times New Roman" w:hAnsi="Times New Roman" w:cs="Times New Roman"/>
          <w:bCs/>
        </w:rPr>
        <w:t>istence of disease modu</w:t>
      </w:r>
      <w:r w:rsidR="0048196F">
        <w:rPr>
          <w:rFonts w:ascii="Times New Roman" w:hAnsi="Times New Roman" w:cs="Times New Roman"/>
          <w:bCs/>
        </w:rPr>
        <w:t xml:space="preserve">les in molecular interaction networks, defined </w:t>
      </w:r>
      <w:r w:rsidR="0048196F" w:rsidRPr="0048196F">
        <w:rPr>
          <w:rFonts w:ascii="Times New Roman" w:hAnsi="Times New Roman" w:cs="Times New Roman"/>
          <w:bCs/>
        </w:rPr>
        <w:t>a</w:t>
      </w:r>
      <w:r w:rsidR="0048196F">
        <w:rPr>
          <w:rFonts w:ascii="Times New Roman" w:hAnsi="Times New Roman" w:cs="Times New Roman"/>
          <w:bCs/>
        </w:rPr>
        <w:t>s a</w:t>
      </w:r>
      <w:r w:rsidR="0048196F" w:rsidRPr="0048196F">
        <w:rPr>
          <w:rFonts w:ascii="Times New Roman" w:hAnsi="Times New Roman" w:cs="Times New Roman"/>
          <w:bCs/>
        </w:rPr>
        <w:t xml:space="preserve"> group of proteins in the same </w:t>
      </w:r>
      <w:r w:rsidR="0048196F">
        <w:rPr>
          <w:rFonts w:ascii="Times New Roman" w:hAnsi="Times New Roman" w:cs="Times New Roman"/>
          <w:bCs/>
        </w:rPr>
        <w:t xml:space="preserve">network </w:t>
      </w:r>
      <w:proofErr w:type="gramStart"/>
      <w:r w:rsidR="0048196F">
        <w:rPr>
          <w:rFonts w:ascii="Times New Roman" w:hAnsi="Times New Roman" w:cs="Times New Roman"/>
          <w:bCs/>
        </w:rPr>
        <w:t>vicinity .</w:t>
      </w:r>
      <w:proofErr w:type="gramEnd"/>
      <w:r w:rsidR="0048196F">
        <w:rPr>
          <w:rFonts w:ascii="Times New Roman" w:hAnsi="Times New Roman" w:cs="Times New Roman"/>
          <w:bCs/>
        </w:rPr>
        <w:t xml:space="preserve"> Several studies identified</w:t>
      </w:r>
      <w:r w:rsidR="0048196F" w:rsidRPr="0048196F">
        <w:rPr>
          <w:rFonts w:ascii="Times New Roman" w:hAnsi="Times New Roman" w:cs="Times New Roman"/>
          <w:bCs/>
        </w:rPr>
        <w:t xml:space="preserve"> modules un- </w:t>
      </w:r>
      <w:proofErr w:type="spellStart"/>
      <w:r w:rsidR="0048196F" w:rsidRPr="0048196F">
        <w:rPr>
          <w:rFonts w:ascii="Times New Roman" w:hAnsi="Times New Roman" w:cs="Times New Roman"/>
          <w:bCs/>
        </w:rPr>
        <w:t>derlying</w:t>
      </w:r>
      <w:proofErr w:type="spellEnd"/>
      <w:r w:rsidR="0048196F" w:rsidRPr="0048196F">
        <w:rPr>
          <w:rFonts w:ascii="Times New Roman" w:hAnsi="Times New Roman" w:cs="Times New Roman"/>
          <w:bCs/>
        </w:rPr>
        <w:t xml:space="preserve"> diseases such as obesity and type 2 diabetes</w:t>
      </w:r>
      <w:r w:rsidR="00C95C9C">
        <w:rPr>
          <w:rFonts w:ascii="Times New Roman" w:hAnsi="Times New Roman" w:cs="Times New Roman"/>
          <w:bCs/>
        </w:rPr>
        <w:t xml:space="preserve">, asthma </w:t>
      </w:r>
      <w:r w:rsidR="0048196F" w:rsidRPr="0048196F">
        <w:rPr>
          <w:rFonts w:ascii="Times New Roman" w:hAnsi="Times New Roman" w:cs="Times New Roman"/>
          <w:bCs/>
        </w:rPr>
        <w:t>and inflammat</w:t>
      </w:r>
      <w:r w:rsidR="00C95C9C">
        <w:rPr>
          <w:rFonts w:ascii="Times New Roman" w:hAnsi="Times New Roman" w:cs="Times New Roman"/>
          <w:bCs/>
        </w:rPr>
        <w:t xml:space="preserve">ory and malignant diseases </w:t>
      </w:r>
      <w:r w:rsidR="00C95C9C">
        <w:rPr>
          <w:rFonts w:ascii="Times New Roman" w:hAnsi="Times New Roman" w:cs="Times New Roman"/>
          <w:bCs/>
        </w:rPr>
        <w:fldChar w:fldCharType="begin">
          <w:fldData xml:space="preserve">PEVuZE5vdGU+PENpdGU+PEF1dGhvcj5TaGFybWE8L0F1dGhvcj48WWVhcj4yMDE1PC9ZZWFyPjxS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</w:fldData>
        </w:fldChar>
      </w:r>
      <w:r w:rsidR="00167CE7">
        <w:rPr>
          <w:rFonts w:ascii="Times New Roman" w:hAnsi="Times New Roman" w:cs="Times New Roman"/>
          <w:bCs/>
        </w:rPr>
        <w:instrText xml:space="preserve"> ADDIN EN.CITE </w:instrText>
      </w:r>
      <w:r w:rsidR="00167CE7">
        <w:rPr>
          <w:rFonts w:ascii="Times New Roman" w:hAnsi="Times New Roman" w:cs="Times New Roman"/>
          <w:bCs/>
        </w:rPr>
        <w:fldChar w:fldCharType="begin">
          <w:fldData xml:space="preserve">PEVuZE5vdGU+PENpdGU+PEF1dGhvcj5TaGFybWE8L0F1dGhvcj48WWVhcj4yMDE1PC9ZZWFyPjxS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</w:fldData>
        </w:fldChar>
      </w:r>
      <w:r w:rsidR="00167CE7">
        <w:rPr>
          <w:rFonts w:ascii="Times New Roman" w:hAnsi="Times New Roman" w:cs="Times New Roman"/>
          <w:bCs/>
        </w:rPr>
        <w:instrText xml:space="preserve"> ADDIN EN.CITE.DATA </w:instrText>
      </w:r>
      <w:r w:rsidR="00167CE7">
        <w:rPr>
          <w:rFonts w:ascii="Times New Roman" w:hAnsi="Times New Roman" w:cs="Times New Roman"/>
          <w:bCs/>
        </w:rPr>
      </w:r>
      <w:r w:rsidR="00167CE7">
        <w:rPr>
          <w:rFonts w:ascii="Times New Roman" w:hAnsi="Times New Roman" w:cs="Times New Roman"/>
          <w:bCs/>
        </w:rPr>
        <w:fldChar w:fldCharType="end"/>
      </w:r>
      <w:r w:rsidR="00C95C9C">
        <w:rPr>
          <w:rFonts w:ascii="Times New Roman" w:hAnsi="Times New Roman" w:cs="Times New Roman"/>
          <w:bCs/>
        </w:rPr>
      </w:r>
      <w:r w:rsidR="00C95C9C">
        <w:rPr>
          <w:rFonts w:ascii="Times New Roman" w:hAnsi="Times New Roman" w:cs="Times New Roman"/>
          <w:bCs/>
        </w:rPr>
        <w:fldChar w:fldCharType="separate"/>
      </w:r>
      <w:r w:rsidR="00167CE7">
        <w:rPr>
          <w:rFonts w:ascii="Times New Roman" w:hAnsi="Times New Roman" w:cs="Times New Roman"/>
          <w:bCs/>
          <w:noProof/>
        </w:rPr>
        <w:t>(46-48)</w:t>
      </w:r>
      <w:r w:rsidR="00C95C9C">
        <w:rPr>
          <w:rFonts w:ascii="Times New Roman" w:hAnsi="Times New Roman" w:cs="Times New Roman"/>
          <w:bCs/>
        </w:rPr>
        <w:fldChar w:fldCharType="end"/>
      </w:r>
      <w:r w:rsidR="00C95C9C">
        <w:rPr>
          <w:rFonts w:ascii="Times New Roman" w:hAnsi="Times New Roman" w:cs="Times New Roman"/>
          <w:bCs/>
        </w:rPr>
        <w:t xml:space="preserve"> </w:t>
      </w:r>
      <w:r w:rsidR="0048196F" w:rsidRPr="0048196F">
        <w:rPr>
          <w:rFonts w:ascii="Times New Roman" w:hAnsi="Times New Roman" w:cs="Times New Roman"/>
          <w:bCs/>
        </w:rPr>
        <w:t xml:space="preserve">demonstrated that the identified disease modules partially overlap, sharing </w:t>
      </w:r>
      <w:proofErr w:type="spellStart"/>
      <w:r w:rsidR="0048196F" w:rsidRPr="0048196F">
        <w:rPr>
          <w:rFonts w:ascii="Times New Roman" w:hAnsi="Times New Roman" w:cs="Times New Roman"/>
          <w:bCs/>
        </w:rPr>
        <w:t>mo</w:t>
      </w:r>
      <w:proofErr w:type="spellEnd"/>
      <w:r w:rsidR="0048196F" w:rsidRPr="0048196F">
        <w:rPr>
          <w:rFonts w:ascii="Times New Roman" w:hAnsi="Times New Roman" w:cs="Times New Roman"/>
          <w:bCs/>
        </w:rPr>
        <w:t xml:space="preserve">- </w:t>
      </w:r>
      <w:proofErr w:type="spellStart"/>
      <w:r w:rsidR="0048196F" w:rsidRPr="0048196F">
        <w:rPr>
          <w:rFonts w:ascii="Times New Roman" w:hAnsi="Times New Roman" w:cs="Times New Roman"/>
          <w:bCs/>
        </w:rPr>
        <w:t>lecular</w:t>
      </w:r>
      <w:proofErr w:type="spellEnd"/>
      <w:r w:rsidR="0048196F" w:rsidRPr="0048196F">
        <w:rPr>
          <w:rFonts w:ascii="Times New Roman" w:hAnsi="Times New Roman" w:cs="Times New Roman"/>
          <w:bCs/>
        </w:rPr>
        <w:t xml:space="preserve"> mechanisms as well as proteins. It was further shown that the degree of overlap correlates with biological similarity, disease symptoms and increa</w:t>
      </w:r>
      <w:r w:rsidR="00C95C9C">
        <w:rPr>
          <w:rFonts w:ascii="Times New Roman" w:hAnsi="Times New Roman" w:cs="Times New Roman"/>
          <w:bCs/>
        </w:rPr>
        <w:t xml:space="preserve">sed evidence of comorbidity </w:t>
      </w:r>
      <w:r w:rsidR="00C95C9C">
        <w:rPr>
          <w:rFonts w:ascii="Times New Roman" w:hAnsi="Times New Roman" w:cs="Times New Roman"/>
          <w:bCs/>
        </w:rPr>
        <w:fldChar w:fldCharType="begin">
          <w:fldData xml:space="preserve">PEVuZE5vdGU+PENpdGU+PEF1dGhvcj5NZW5jaGU8L0F1dGhvcj48WWVhcj4yMDE1PC9ZZWFyPjxS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</w:fldData>
        </w:fldChar>
      </w:r>
      <w:r w:rsidR="00167CE7">
        <w:rPr>
          <w:rFonts w:ascii="Times New Roman" w:hAnsi="Times New Roman" w:cs="Times New Roman"/>
          <w:bCs/>
        </w:rPr>
        <w:instrText xml:space="preserve"> ADDIN EN.CITE </w:instrText>
      </w:r>
      <w:r w:rsidR="00167CE7">
        <w:rPr>
          <w:rFonts w:ascii="Times New Roman" w:hAnsi="Times New Roman" w:cs="Times New Roman"/>
          <w:bCs/>
        </w:rPr>
        <w:fldChar w:fldCharType="begin">
          <w:fldData xml:space="preserve">PEVuZE5vdGU+PENpdGU+PEF1dGhvcj5NZW5jaGU8L0F1dGhvcj48WWVhcj4yMDE1PC9ZZWFyPjxS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</w:fldData>
        </w:fldChar>
      </w:r>
      <w:r w:rsidR="00167CE7">
        <w:rPr>
          <w:rFonts w:ascii="Times New Roman" w:hAnsi="Times New Roman" w:cs="Times New Roman"/>
          <w:bCs/>
        </w:rPr>
        <w:instrText xml:space="preserve"> ADDIN EN.CITE.DATA </w:instrText>
      </w:r>
      <w:r w:rsidR="00167CE7">
        <w:rPr>
          <w:rFonts w:ascii="Times New Roman" w:hAnsi="Times New Roman" w:cs="Times New Roman"/>
          <w:bCs/>
        </w:rPr>
      </w:r>
      <w:r w:rsidR="00167CE7">
        <w:rPr>
          <w:rFonts w:ascii="Times New Roman" w:hAnsi="Times New Roman" w:cs="Times New Roman"/>
          <w:bCs/>
        </w:rPr>
        <w:fldChar w:fldCharType="end"/>
      </w:r>
      <w:r w:rsidR="00C95C9C">
        <w:rPr>
          <w:rFonts w:ascii="Times New Roman" w:hAnsi="Times New Roman" w:cs="Times New Roman"/>
          <w:bCs/>
        </w:rPr>
      </w:r>
      <w:r w:rsidR="00C95C9C">
        <w:rPr>
          <w:rFonts w:ascii="Times New Roman" w:hAnsi="Times New Roman" w:cs="Times New Roman"/>
          <w:bCs/>
        </w:rPr>
        <w:fldChar w:fldCharType="separate"/>
      </w:r>
      <w:r w:rsidR="00167CE7">
        <w:rPr>
          <w:rFonts w:ascii="Times New Roman" w:hAnsi="Times New Roman" w:cs="Times New Roman"/>
          <w:bCs/>
          <w:noProof/>
        </w:rPr>
        <w:t>(49)</w:t>
      </w:r>
      <w:r w:rsidR="00C95C9C">
        <w:rPr>
          <w:rFonts w:ascii="Times New Roman" w:hAnsi="Times New Roman" w:cs="Times New Roman"/>
          <w:bCs/>
        </w:rPr>
        <w:fldChar w:fldCharType="end"/>
      </w:r>
      <w:r w:rsidR="0048196F" w:rsidRPr="0048196F">
        <w:rPr>
          <w:rFonts w:ascii="Times New Roman" w:hAnsi="Times New Roman" w:cs="Times New Roman"/>
          <w:bCs/>
        </w:rPr>
        <w:t>. The</w:t>
      </w:r>
      <w:r w:rsidR="00C95C9C">
        <w:rPr>
          <w:rFonts w:ascii="Times New Roman" w:hAnsi="Times New Roman" w:cs="Times New Roman"/>
          <w:bCs/>
        </w:rPr>
        <w:t>refore, the</w:t>
      </w:r>
      <w:r w:rsidR="0048196F" w:rsidRPr="0048196F">
        <w:rPr>
          <w:rFonts w:ascii="Times New Roman" w:hAnsi="Times New Roman" w:cs="Times New Roman"/>
          <w:bCs/>
        </w:rPr>
        <w:t xml:space="preserve"> analysis of disease modules, </w:t>
      </w:r>
      <w:r w:rsidR="00C95C9C">
        <w:rPr>
          <w:rFonts w:ascii="Times New Roman" w:hAnsi="Times New Roman" w:cs="Times New Roman"/>
          <w:bCs/>
        </w:rPr>
        <w:t xml:space="preserve">combined with diverse data types such as </w:t>
      </w:r>
      <w:r w:rsidR="0048196F" w:rsidRPr="0048196F">
        <w:rPr>
          <w:rFonts w:ascii="Times New Roman" w:hAnsi="Times New Roman" w:cs="Times New Roman"/>
          <w:bCs/>
        </w:rPr>
        <w:t>genomics, genome-wide association s</w:t>
      </w:r>
      <w:r w:rsidR="00C95C9C">
        <w:rPr>
          <w:rFonts w:ascii="Times New Roman" w:hAnsi="Times New Roman" w:cs="Times New Roman"/>
          <w:bCs/>
        </w:rPr>
        <w:t xml:space="preserve">tudies, gene expression, gene- </w:t>
      </w:r>
      <w:r w:rsidR="0048196F" w:rsidRPr="0048196F">
        <w:rPr>
          <w:rFonts w:ascii="Times New Roman" w:hAnsi="Times New Roman" w:cs="Times New Roman"/>
          <w:bCs/>
        </w:rPr>
        <w:t>disease association, clinic</w:t>
      </w:r>
      <w:r w:rsidR="00C95C9C">
        <w:rPr>
          <w:rFonts w:ascii="Times New Roman" w:hAnsi="Times New Roman" w:cs="Times New Roman"/>
          <w:bCs/>
        </w:rPr>
        <w:t xml:space="preserve">ally relevant information may indicate a way to find </w:t>
      </w:r>
      <w:r w:rsidR="0048196F" w:rsidRPr="0048196F">
        <w:rPr>
          <w:rFonts w:ascii="Times New Roman" w:hAnsi="Times New Roman" w:cs="Times New Roman"/>
          <w:bCs/>
        </w:rPr>
        <w:t xml:space="preserve">affected molecular mechanisms, biomarkers and new drug targets </w:t>
      </w:r>
      <w:r w:rsidR="00C95C9C">
        <w:rPr>
          <w:rFonts w:ascii="Times New Roman" w:hAnsi="Times New Roman" w:cs="Times New Roman"/>
          <w:bCs/>
        </w:rPr>
        <w:t>for the analysis and treatment of viral infections. However, t</w:t>
      </w:r>
      <w:r w:rsidR="0048196F" w:rsidRPr="0048196F">
        <w:rPr>
          <w:rFonts w:ascii="Times New Roman" w:hAnsi="Times New Roman" w:cs="Times New Roman"/>
          <w:bCs/>
        </w:rPr>
        <w:t>ranslation of the concept of dis</w:t>
      </w:r>
      <w:r w:rsidR="00C95C9C">
        <w:rPr>
          <w:rFonts w:ascii="Times New Roman" w:hAnsi="Times New Roman" w:cs="Times New Roman"/>
          <w:bCs/>
        </w:rPr>
        <w:t>ease modules on the host-</w:t>
      </w:r>
      <w:r w:rsidR="0048196F" w:rsidRPr="0048196F">
        <w:rPr>
          <w:rFonts w:ascii="Times New Roman" w:hAnsi="Times New Roman" w:cs="Times New Roman"/>
          <w:bCs/>
        </w:rPr>
        <w:t xml:space="preserve">pathogen relationship still remains problematic due to a lack of genome-wide interaction networks comprising both host and pathogen. </w:t>
      </w:r>
      <w:r w:rsidR="00C95C9C">
        <w:rPr>
          <w:rFonts w:ascii="Times New Roman" w:hAnsi="Times New Roman" w:cs="Times New Roman"/>
          <w:bCs/>
        </w:rPr>
        <w:t xml:space="preserve">Yet, recent advances </w:t>
      </w:r>
      <w:proofErr w:type="gramStart"/>
      <w:r w:rsidR="0048196F" w:rsidRPr="0048196F">
        <w:rPr>
          <w:rFonts w:ascii="Times New Roman" w:hAnsi="Times New Roman" w:cs="Times New Roman"/>
          <w:bCs/>
        </w:rPr>
        <w:t>Currently</w:t>
      </w:r>
      <w:proofErr w:type="gramEnd"/>
      <w:r w:rsidR="0048196F" w:rsidRPr="0048196F">
        <w:rPr>
          <w:rFonts w:ascii="Times New Roman" w:hAnsi="Times New Roman" w:cs="Times New Roman"/>
          <w:bCs/>
        </w:rPr>
        <w:t xml:space="preserve"> such models are </w:t>
      </w:r>
      <w:r w:rsidR="00C95C9C">
        <w:rPr>
          <w:rFonts w:ascii="Times New Roman" w:hAnsi="Times New Roman" w:cs="Times New Roman"/>
          <w:bCs/>
        </w:rPr>
        <w:t xml:space="preserve">restricted to gene subsets or describe gene islands </w:t>
      </w:r>
      <w:r w:rsidR="00C95C9C">
        <w:rPr>
          <w:rFonts w:ascii="Times New Roman" w:hAnsi="Times New Roman" w:cs="Times New Roman"/>
          <w:bCs/>
        </w:rPr>
        <w:fldChar w:fldCharType="begin">
          <w:fldData xml:space="preserve">PEVuZE5vdGU+PENpdGU+PEF1dGhvcj5EaXg8L0F1dGhvcj48WWVhcj4yMDE2PC9ZZWFyPjxSZWNO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</w:fldData>
        </w:fldChar>
      </w:r>
      <w:r w:rsidR="00167CE7">
        <w:rPr>
          <w:rFonts w:ascii="Times New Roman" w:hAnsi="Times New Roman" w:cs="Times New Roman"/>
          <w:bCs/>
        </w:rPr>
        <w:instrText xml:space="preserve"> ADDIN EN.CITE </w:instrText>
      </w:r>
      <w:r w:rsidR="00167CE7">
        <w:rPr>
          <w:rFonts w:ascii="Times New Roman" w:hAnsi="Times New Roman" w:cs="Times New Roman"/>
          <w:bCs/>
        </w:rPr>
        <w:fldChar w:fldCharType="begin">
          <w:fldData xml:space="preserve">PEVuZE5vdGU+PENpdGU+PEF1dGhvcj5EaXg8L0F1dGhvcj48WWVhcj4yMDE2PC9ZZWFyPjxSZWNO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</w:fldData>
        </w:fldChar>
      </w:r>
      <w:r w:rsidR="00167CE7">
        <w:rPr>
          <w:rFonts w:ascii="Times New Roman" w:hAnsi="Times New Roman" w:cs="Times New Roman"/>
          <w:bCs/>
        </w:rPr>
        <w:instrText xml:space="preserve"> ADDIN EN.CITE.DATA </w:instrText>
      </w:r>
      <w:r w:rsidR="00167CE7">
        <w:rPr>
          <w:rFonts w:ascii="Times New Roman" w:hAnsi="Times New Roman" w:cs="Times New Roman"/>
          <w:bCs/>
        </w:rPr>
      </w:r>
      <w:r w:rsidR="00167CE7">
        <w:rPr>
          <w:rFonts w:ascii="Times New Roman" w:hAnsi="Times New Roman" w:cs="Times New Roman"/>
          <w:bCs/>
        </w:rPr>
        <w:fldChar w:fldCharType="end"/>
      </w:r>
      <w:r w:rsidR="00C95C9C">
        <w:rPr>
          <w:rFonts w:ascii="Times New Roman" w:hAnsi="Times New Roman" w:cs="Times New Roman"/>
          <w:bCs/>
        </w:rPr>
      </w:r>
      <w:r w:rsidR="00C95C9C">
        <w:rPr>
          <w:rFonts w:ascii="Times New Roman" w:hAnsi="Times New Roman" w:cs="Times New Roman"/>
          <w:bCs/>
        </w:rPr>
        <w:fldChar w:fldCharType="separate"/>
      </w:r>
      <w:r w:rsidR="00167CE7">
        <w:rPr>
          <w:rFonts w:ascii="Times New Roman" w:hAnsi="Times New Roman" w:cs="Times New Roman"/>
          <w:bCs/>
          <w:noProof/>
        </w:rPr>
        <w:t>(45)</w:t>
      </w:r>
      <w:r w:rsidR="00C95C9C">
        <w:rPr>
          <w:rFonts w:ascii="Times New Roman" w:hAnsi="Times New Roman" w:cs="Times New Roman"/>
          <w:bCs/>
        </w:rPr>
        <w:fldChar w:fldCharType="end"/>
      </w:r>
      <w:r w:rsidR="0048196F" w:rsidRPr="0048196F">
        <w:rPr>
          <w:rFonts w:ascii="Times New Roman" w:hAnsi="Times New Roman" w:cs="Times New Roman"/>
          <w:bCs/>
        </w:rPr>
        <w:t xml:space="preserve">. </w:t>
      </w:r>
    </w:p>
    <w:p w14:paraId="31FF1295" w14:textId="7588BA22" w:rsidR="00110CD2" w:rsidRPr="003452F0" w:rsidRDefault="00EB386C" w:rsidP="003452F0">
      <w:pPr>
        <w:ind w:firstLine="360"/>
        <w:rPr>
          <w:rFonts w:ascii="Times New Roman" w:hAnsi="Times New Roman" w:cs="Times New Roman"/>
          <w:bCs/>
        </w:rPr>
      </w:pPr>
      <w:r>
        <w:rPr>
          <w:rFonts w:ascii="Times" w:eastAsia="Times New Roman" w:hAnsi="Times" w:cs="Times New Roman"/>
        </w:rPr>
        <w:t xml:space="preserve">Apart from topological considerations, we expect that different types of viruses and their families will utilize targets of similar, yet different functional classes. In </w:t>
      </w:r>
      <w:r w:rsidRPr="009514F9">
        <w:rPr>
          <w:rFonts w:ascii="Times" w:eastAsia="Times New Roman" w:hAnsi="Times" w:cs="Times New Roman"/>
          <w:b/>
        </w:rPr>
        <w:t>Fig. 3</w:t>
      </w:r>
      <w:r>
        <w:rPr>
          <w:rFonts w:ascii="Times" w:eastAsia="Times New Roman" w:hAnsi="Times" w:cs="Times New Roman"/>
        </w:rPr>
        <w:t xml:space="preserve">, we utilized COGs classes of protein </w:t>
      </w:r>
      <w:r w:rsidRPr="00C95C9C">
        <w:rPr>
          <w:rFonts w:ascii="Times" w:eastAsia="Times New Roman" w:hAnsi="Times" w:cs="Times New Roman"/>
        </w:rPr>
        <w:t>functions</w:t>
      </w:r>
      <w:r w:rsidR="001E5B02" w:rsidRPr="00C95C9C">
        <w:rPr>
          <w:rFonts w:ascii="Times" w:eastAsia="Times New Roman" w:hAnsi="Times" w:cs="Times New Roman"/>
        </w:rPr>
        <w:t xml:space="preserve"> </w:t>
      </w:r>
      <w:r w:rsidR="001E5B02" w:rsidRPr="003452F0">
        <w:rPr>
          <w:rFonts w:ascii="Times" w:hAnsi="Times"/>
        </w:rPr>
        <w:fldChar w:fldCharType="begin">
          <w:fldData xml:space="preserve">PEVuZE5vdGU+PENpdGU+PEF1dGhvcj5UYXR1c292PC9BdXRob3I+PFllYXI+MjAwMzwvWWVhcj48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</w:fldData>
        </w:fldChar>
      </w:r>
      <w:r w:rsidR="00167CE7">
        <w:rPr>
          <w:rFonts w:ascii="Times" w:hAnsi="Times"/>
        </w:rPr>
        <w:instrText xml:space="preserve"> ADDIN EN.CITE </w:instrText>
      </w:r>
      <w:r w:rsidR="00167CE7">
        <w:rPr>
          <w:rFonts w:ascii="Times" w:hAnsi="Times"/>
        </w:rPr>
        <w:fldChar w:fldCharType="begin">
          <w:fldData xml:space="preserve">PEVuZE5vdGU+PENpdGU+PEF1dGhvcj5UYXR1c292PC9BdXRob3I+PFllYXI+MjAwMzwvWWVhcj48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</w:fldData>
        </w:fldChar>
      </w:r>
      <w:r w:rsidR="00167CE7">
        <w:rPr>
          <w:rFonts w:ascii="Times" w:hAnsi="Times"/>
        </w:rPr>
        <w:instrText xml:space="preserve"> ADDIN EN.CITE.DATA </w:instrText>
      </w:r>
      <w:r w:rsidR="00167CE7">
        <w:rPr>
          <w:rFonts w:ascii="Times" w:hAnsi="Times"/>
        </w:rPr>
      </w:r>
      <w:r w:rsidR="00167CE7">
        <w:rPr>
          <w:rFonts w:ascii="Times" w:hAnsi="Times"/>
        </w:rPr>
        <w:fldChar w:fldCharType="end"/>
      </w:r>
      <w:r w:rsidR="001E5B02" w:rsidRPr="003452F0">
        <w:rPr>
          <w:rFonts w:ascii="Times" w:hAnsi="Times"/>
        </w:rPr>
      </w:r>
      <w:r w:rsidR="001E5B02" w:rsidRPr="003452F0">
        <w:rPr>
          <w:rFonts w:ascii="Times" w:hAnsi="Times"/>
        </w:rPr>
        <w:fldChar w:fldCharType="separate"/>
      </w:r>
      <w:r w:rsidR="00167CE7">
        <w:rPr>
          <w:rFonts w:ascii="Times" w:hAnsi="Times"/>
          <w:noProof/>
        </w:rPr>
        <w:t>(50, 51)</w:t>
      </w:r>
      <w:r w:rsidR="001E5B02" w:rsidRPr="003452F0">
        <w:rPr>
          <w:rFonts w:ascii="Times" w:hAnsi="Times"/>
        </w:rPr>
        <w:fldChar w:fldCharType="end"/>
      </w:r>
      <w:r w:rsidRPr="00C95C9C">
        <w:rPr>
          <w:rFonts w:ascii="Times" w:eastAsia="Times New Roman" w:hAnsi="Times" w:cs="Times New Roman"/>
        </w:rPr>
        <w:t>. We determined</w:t>
      </w:r>
      <w:r>
        <w:rPr>
          <w:rFonts w:ascii="Times" w:eastAsia="Times New Roman" w:hAnsi="Times" w:cs="Times New Roman"/>
        </w:rPr>
        <w:t xml:space="preserve"> the frequencies of such classes in sets of targets of different viral families and compared them to a profile of frequencies of functions of all human targets. </w:t>
      </w:r>
      <w:r w:rsidR="001E5B02">
        <w:rPr>
          <w:rFonts w:ascii="Times" w:eastAsia="Times New Roman" w:hAnsi="Times" w:cs="Times New Roman"/>
        </w:rPr>
        <w:t xml:space="preserve">The </w:t>
      </w:r>
      <w:proofErr w:type="spellStart"/>
      <w:r w:rsidR="001E5B02">
        <w:rPr>
          <w:rFonts w:ascii="Times" w:eastAsia="Times New Roman" w:hAnsi="Times" w:cs="Times New Roman"/>
        </w:rPr>
        <w:t>heatmap</w:t>
      </w:r>
      <w:proofErr w:type="spellEnd"/>
      <w:r w:rsidR="001E5B02">
        <w:rPr>
          <w:rFonts w:ascii="Times" w:eastAsia="Times New Roman" w:hAnsi="Times" w:cs="Times New Roman"/>
        </w:rPr>
        <w:t xml:space="preserve"> in </w:t>
      </w:r>
      <w:r w:rsidR="001E5B02" w:rsidRPr="00B77521">
        <w:rPr>
          <w:rFonts w:ascii="Times" w:eastAsia="Times New Roman" w:hAnsi="Times" w:cs="Times New Roman"/>
          <w:b/>
        </w:rPr>
        <w:t>Fig. 3</w:t>
      </w:r>
      <w:r w:rsidR="001E5B02">
        <w:rPr>
          <w:rFonts w:ascii="Times" w:eastAsia="Times New Roman" w:hAnsi="Times" w:cs="Times New Roman"/>
          <w:b/>
        </w:rPr>
        <w:t xml:space="preserve"> </w:t>
      </w:r>
      <w:r w:rsidR="001E5B02">
        <w:rPr>
          <w:rFonts w:ascii="Times" w:eastAsia="Times New Roman" w:hAnsi="Times" w:cs="Times New Roman"/>
        </w:rPr>
        <w:t xml:space="preserve">suggests that </w:t>
      </w:r>
      <w:proofErr w:type="spellStart"/>
      <w:r w:rsidR="0067740E">
        <w:rPr>
          <w:rFonts w:ascii="Times" w:eastAsia="Times New Roman" w:hAnsi="Times" w:cs="Times New Roman"/>
        </w:rPr>
        <w:t>papillomaviridae</w:t>
      </w:r>
      <w:proofErr w:type="spellEnd"/>
      <w:r w:rsidR="0067740E">
        <w:rPr>
          <w:rFonts w:ascii="Times" w:eastAsia="Times New Roman" w:hAnsi="Times" w:cs="Times New Roman"/>
        </w:rPr>
        <w:t xml:space="preserve"> tend to strongly target various metabolic functions, while </w:t>
      </w:r>
      <w:proofErr w:type="spellStart"/>
      <w:proofErr w:type="gramStart"/>
      <w:r w:rsidR="0067740E">
        <w:rPr>
          <w:rFonts w:ascii="Times" w:eastAsia="Times New Roman" w:hAnsi="Times" w:cs="Times New Roman"/>
        </w:rPr>
        <w:t>retroviridae</w:t>
      </w:r>
      <w:proofErr w:type="spellEnd"/>
      <w:r w:rsidR="0067740E">
        <w:rPr>
          <w:rFonts w:ascii="Times" w:eastAsia="Times New Roman" w:hAnsi="Times" w:cs="Times New Roman"/>
        </w:rPr>
        <w:t xml:space="preserve">  and</w:t>
      </w:r>
      <w:proofErr w:type="gramEnd"/>
      <w:r w:rsidR="0067740E">
        <w:rPr>
          <w:rFonts w:ascii="Times" w:eastAsia="Times New Roman" w:hAnsi="Times" w:cs="Times New Roman"/>
        </w:rPr>
        <w:t xml:space="preserve"> </w:t>
      </w:r>
      <w:proofErr w:type="spellStart"/>
      <w:r w:rsidR="0067740E">
        <w:rPr>
          <w:rFonts w:ascii="Times" w:eastAsia="Times New Roman" w:hAnsi="Times" w:cs="Times New Roman"/>
        </w:rPr>
        <w:t>orthomyxoviridae</w:t>
      </w:r>
      <w:proofErr w:type="spellEnd"/>
      <w:r w:rsidR="0067740E">
        <w:rPr>
          <w:rFonts w:ascii="Times" w:eastAsia="Times New Roman" w:hAnsi="Times" w:cs="Times New Roman"/>
        </w:rPr>
        <w:t xml:space="preserve"> show the opposite behavior. In turn, </w:t>
      </w:r>
      <w:proofErr w:type="spellStart"/>
      <w:r w:rsidR="0067740E">
        <w:rPr>
          <w:rFonts w:ascii="Times" w:eastAsia="Times New Roman" w:hAnsi="Times" w:cs="Times New Roman"/>
        </w:rPr>
        <w:t>retroviridae</w:t>
      </w:r>
      <w:proofErr w:type="spellEnd"/>
      <w:r w:rsidR="0067740E">
        <w:rPr>
          <w:rFonts w:ascii="Times" w:eastAsia="Times New Roman" w:hAnsi="Times" w:cs="Times New Roman"/>
        </w:rPr>
        <w:t xml:space="preserve"> mostly intervene in transcriptional functions, cell signaling and cell cycle control.</w:t>
      </w:r>
      <w:r w:rsidR="001519AA">
        <w:rPr>
          <w:rFonts w:ascii="Times" w:eastAsia="Times New Roman" w:hAnsi="Times" w:cs="Times New Roman"/>
        </w:rPr>
        <w:t xml:space="preserve"> Such differences have already been indicated previously, suggesting that different viral families use different strategies to invade a human host cell </w:t>
      </w:r>
      <w:r w:rsidR="001519AA">
        <w:rPr>
          <w:rFonts w:ascii="Times" w:eastAsia="Times New Roman" w:hAnsi="Times" w:cs="Times New Roman"/>
        </w:rPr>
        <w:fldChar w:fldCharType="begin">
          <w:fldData xml:space="preserve">PEVuZE5vdGU+PENpdGU+PEF1dGhvcj5Ccml0bzwvQXV0aG9yPjxZZWFyPjIwMTc8L1llYXI+PFJl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PEVuZE5vdGU+PENpdGU+PEF1dGhvcj5Ccml0bzwvQXV0aG9yPjxZZWFyPjIwMTc8L1llYXI+PFJl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1519AA">
        <w:rPr>
          <w:rFonts w:ascii="Times" w:eastAsia="Times New Roman" w:hAnsi="Times" w:cs="Times New Roman"/>
        </w:rPr>
      </w:r>
      <w:r w:rsidR="001519AA">
        <w:rPr>
          <w:rFonts w:ascii="Times" w:eastAsia="Times New Roman" w:hAnsi="Times" w:cs="Times New Roman"/>
        </w:rPr>
        <w:fldChar w:fldCharType="separate"/>
      </w:r>
      <w:r w:rsidR="00167CE7">
        <w:rPr>
          <w:rFonts w:ascii="Times" w:eastAsia="Times New Roman" w:hAnsi="Times" w:cs="Times New Roman"/>
          <w:noProof/>
        </w:rPr>
        <w:t>(45, 52)</w:t>
      </w:r>
      <w:r w:rsidR="001519AA">
        <w:rPr>
          <w:rFonts w:ascii="Times" w:eastAsia="Times New Roman" w:hAnsi="Times" w:cs="Times New Roman"/>
        </w:rPr>
        <w:fldChar w:fldCharType="end"/>
      </w:r>
      <w:r w:rsidR="001519AA">
        <w:rPr>
          <w:rFonts w:ascii="Times" w:eastAsia="Times New Roman" w:hAnsi="Times" w:cs="Times New Roman"/>
        </w:rPr>
        <w:t>.</w:t>
      </w:r>
    </w:p>
    <w:p w14:paraId="2178B918" w14:textId="77777777" w:rsidR="00110CD2" w:rsidRDefault="00110CD2" w:rsidP="003452F0">
      <w:pPr>
        <w:ind w:firstLine="360"/>
        <w:rPr>
          <w:rFonts w:ascii="Times" w:eastAsia="Times New Roman" w:hAnsi="Times" w:cs="Times New Roman"/>
        </w:rPr>
      </w:pPr>
    </w:p>
    <w:p w14:paraId="08C4D7D5" w14:textId="1959A217" w:rsidR="00D005CD" w:rsidRDefault="00E44B54" w:rsidP="0047280B">
      <w:pPr>
        <w:rPr>
          <w:rFonts w:ascii="Times" w:eastAsia="Times New Roman" w:hAnsi="Times" w:cs="Times New Roman"/>
        </w:rPr>
      </w:pPr>
      <w:proofErr w:type="spellStart"/>
      <w:r>
        <w:rPr>
          <w:rFonts w:ascii="Times" w:eastAsia="Times New Roman" w:hAnsi="Times" w:cs="Times New Roman"/>
        </w:rPr>
        <w:t>Navratil</w:t>
      </w:r>
      <w:proofErr w:type="spellEnd"/>
      <w:r>
        <w:rPr>
          <w:rFonts w:ascii="Times" w:eastAsia="Times New Roman" w:hAnsi="Times" w:cs="Times New Roman"/>
        </w:rPr>
        <w:t xml:space="preserve"> et al. (2011) described a human </w:t>
      </w:r>
      <w:proofErr w:type="spellStart"/>
      <w:r>
        <w:rPr>
          <w:rFonts w:ascii="Times" w:eastAsia="Times New Roman" w:hAnsi="Times" w:cs="Times New Roman"/>
        </w:rPr>
        <w:t>infectome</w:t>
      </w:r>
      <w:proofErr w:type="spellEnd"/>
      <w:r>
        <w:rPr>
          <w:rFonts w:ascii="Times" w:eastAsia="Times New Roman" w:hAnsi="Times" w:cs="Times New Roman"/>
        </w:rPr>
        <w:t xml:space="preserve"> network (HIN) that linked 416 viral proteins to 1,148 human proteins through 2,099 manually curated virus-host PPIs</w:t>
      </w:r>
      <w:r w:rsidR="00624432">
        <w:rPr>
          <w:rFonts w:ascii="Times" w:eastAsia="Times New Roman" w:hAnsi="Times" w:cs="Times New Roman"/>
        </w:rPr>
        <w:t xml:space="preserve"> </w:t>
      </w:r>
      <w:r w:rsidR="00624432">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&lt;EndNote&gt;&lt;Cite&gt;&lt;Author&gt;Navratil&lt;/Author&gt;&lt;Year&gt;2011&lt;/Year&gt;&lt;RecNum&gt;122&lt;/RecNum&gt;&lt;DisplayText&gt;(53)&lt;/DisplayText&gt;&lt;record&gt;&lt;rec-number&gt;122&lt;/rec-number&gt;&lt;foreign-keys&gt;&lt;key app="EN" db-id="fzxf5s9pk0992pefpet5d9rcvs2ae90rrfad" timestamp="1504493266"&gt;122&lt;/key&gt;&lt;/foreign-keys&gt;&lt;ref-type name="Journal Article"&gt;17&lt;/ref-type&gt;&lt;contributors&gt;&lt;authors&gt;&lt;author&gt;Navratil, V.&lt;/author&gt;&lt;author&gt;de Chassey, B.&lt;/author&gt;&lt;author&gt;Combe, C. R.&lt;/author&gt;&lt;author&gt;Lotteau, V.&lt;/author&gt;&lt;/authors&gt;&lt;/contributors&gt;&lt;auth-address&gt;Universite de Lyon, IFR128 BioSciences Lyon-Gerland, Lyon 69007, France. navratil@prabi.fr&lt;/auth-address&gt;&lt;titles&gt;&lt;title&gt;When the human viral infectome and diseasome networks collide: towards a systems biology platform for the aetiology of human diseases&lt;/title&gt;&lt;secondary-title&gt;BMC Syst Biol&lt;/secondary-title&gt;&lt;/titles&gt;&lt;periodical&gt;&lt;full-title&gt;BMC Syst Biol&lt;/full-title&gt;&lt;/periodical&gt;&lt;pages&gt;13&lt;/pages&gt;&lt;volume&gt;5&lt;/volume&gt;&lt;keywords&gt;&lt;keyword&gt;Communicable Diseases/*etiology/genetics/metabolism/*virology&lt;/keyword&gt;&lt;keyword&gt;Diabetes Mellitus, Type 1/genetics/metabolism/virology&lt;/keyword&gt;&lt;keyword&gt;Hepacivirus/physiology&lt;/keyword&gt;&lt;keyword&gt;Host-Parasite Interactions&lt;/keyword&gt;&lt;keyword&gt;Humans&lt;/keyword&gt;&lt;keyword&gt;*Metabolic Networks and Pathways&lt;/keyword&gt;&lt;keyword&gt;Molecular Sequence Annotation&lt;/keyword&gt;&lt;keyword&gt;Proteome/genetics/metabolism&lt;/keyword&gt;&lt;keyword&gt;Systems Biology/*methods&lt;/keyword&gt;&lt;/keywords&gt;&lt;dates&gt;&lt;year&gt;2011&lt;/year&gt;&lt;pub-dates&gt;&lt;date&gt;Jan 21&lt;/date&gt;&lt;/pub-dates&gt;&lt;/dates&gt;&lt;isbn&gt;1752-0509 (Electronic)&amp;#xD;1752-0509 (Linking)&lt;/isbn&gt;&lt;accession-num&gt;21255393&lt;/accession-num&gt;&lt;urls&gt;&lt;related-urls&gt;&lt;url&gt;https://www.ncbi.nlm.nih.gov/pubmed/21255393&lt;/url&gt;&lt;/related-urls&gt;&lt;/urls&gt;&lt;custom2&gt;PMC3037315&lt;/custom2&gt;&lt;electronic-resource-num&gt;10.1186/1752-0509-5-13&lt;/electronic-resource-num&gt;&lt;/record&gt;&lt;/Cite&gt;&lt;/EndNote&gt;</w:instrText>
      </w:r>
      <w:r w:rsidR="00624432">
        <w:rPr>
          <w:rFonts w:ascii="Times" w:eastAsia="Times New Roman" w:hAnsi="Times" w:cs="Times New Roman"/>
        </w:rPr>
        <w:fldChar w:fldCharType="separate"/>
      </w:r>
      <w:r w:rsidR="00167CE7">
        <w:rPr>
          <w:rFonts w:ascii="Times" w:eastAsia="Times New Roman" w:hAnsi="Times" w:cs="Times New Roman"/>
          <w:noProof/>
        </w:rPr>
        <w:t>(53)</w:t>
      </w:r>
      <w:r w:rsidR="00624432">
        <w:rPr>
          <w:rFonts w:ascii="Times" w:eastAsia="Times New Roman" w:hAnsi="Times" w:cs="Times New Roman"/>
        </w:rPr>
        <w:fldChar w:fldCharType="end"/>
      </w:r>
      <w:r>
        <w:rPr>
          <w:rFonts w:ascii="Times" w:eastAsia="Times New Roman" w:hAnsi="Times" w:cs="Times New Roman"/>
        </w:rPr>
        <w:t xml:space="preserve">. </w:t>
      </w:r>
      <w:r w:rsidR="006D72B6">
        <w:rPr>
          <w:rFonts w:ascii="Times" w:eastAsia="Times New Roman" w:hAnsi="Times" w:cs="Times New Roman"/>
        </w:rPr>
        <w:t>In fact</w:t>
      </w:r>
      <w:proofErr w:type="gramStart"/>
      <w:r w:rsidR="006D72B6">
        <w:rPr>
          <w:rFonts w:ascii="Times" w:eastAsia="Times New Roman" w:hAnsi="Times" w:cs="Times New Roman"/>
        </w:rPr>
        <w:t>,  32</w:t>
      </w:r>
      <w:proofErr w:type="gramEnd"/>
      <w:r w:rsidR="006D72B6">
        <w:rPr>
          <w:rFonts w:ascii="Times" w:eastAsia="Times New Roman" w:hAnsi="Times" w:cs="Times New Roman"/>
        </w:rPr>
        <w:t>% of these cellular proteins are targeted by more than one virus protein. A similar fraction, 28% of these cellular targets interact with proteins from more than one virus.</w:t>
      </w:r>
    </w:p>
    <w:p w14:paraId="2587F1D2" w14:textId="77777777" w:rsidR="006D72B6" w:rsidRDefault="006D72B6" w:rsidP="0047280B">
      <w:pPr>
        <w:rPr>
          <w:rFonts w:ascii="Times" w:eastAsia="Times New Roman" w:hAnsi="Times" w:cs="Times New Roman"/>
        </w:rPr>
      </w:pPr>
    </w:p>
    <w:p w14:paraId="305759CD" w14:textId="5437637D" w:rsidR="006D72B6" w:rsidRDefault="006D72B6" w:rsidP="0047280B">
      <w:pPr>
        <w:rPr>
          <w:rFonts w:ascii="Times" w:eastAsia="Times New Roman" w:hAnsi="Times" w:cs="Times New Roman"/>
        </w:rPr>
      </w:pPr>
      <w:r>
        <w:rPr>
          <w:rFonts w:ascii="Times" w:eastAsia="Times New Roman" w:hAnsi="Times" w:cs="Times New Roman"/>
        </w:rPr>
        <w:t xml:space="preserve">Clearly, virus </w:t>
      </w:r>
      <w:proofErr w:type="gramStart"/>
      <w:r>
        <w:rPr>
          <w:rFonts w:ascii="Times" w:eastAsia="Times New Roman" w:hAnsi="Times" w:cs="Times New Roman"/>
        </w:rPr>
        <w:t>protein attack</w:t>
      </w:r>
      <w:proofErr w:type="gramEnd"/>
      <w:r>
        <w:rPr>
          <w:rFonts w:ascii="Times" w:eastAsia="Times New Roman" w:hAnsi="Times" w:cs="Times New Roman"/>
        </w:rPr>
        <w:t xml:space="preserve"> a relatively small number of human proteins that are relevant for their replication.  More specifically, these human targets appear to be highly connected: the mean degree of these targets was 38 vs. 10 in non-targeted proteins </w:t>
      </w:r>
      <w:r w:rsidR="00624432">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&lt;EndNote&gt;&lt;Cite&gt;&lt;Author&gt;Navratil&lt;/Author&gt;&lt;Year&gt;2011&lt;/Year&gt;&lt;RecNum&gt;122&lt;/RecNum&gt;&lt;DisplayText&gt;(53)&lt;/DisplayText&gt;&lt;record&gt;&lt;rec-number&gt;122&lt;/rec-number&gt;&lt;foreign-keys&gt;&lt;key app="EN" db-id="fzxf5s9pk0992pefpet5d9rcvs2ae90rrfad" timestamp="1504493266"&gt;122&lt;/key&gt;&lt;/foreign-keys&gt;&lt;ref-type name="Journal Article"&gt;17&lt;/ref-type&gt;&lt;contributors&gt;&lt;authors&gt;&lt;author&gt;Navratil, V.&lt;/author&gt;&lt;author&gt;de Chassey, B.&lt;/author&gt;&lt;author&gt;Combe, C. R.&lt;/author&gt;&lt;author&gt;Lotteau, V.&lt;/author&gt;&lt;/authors&gt;&lt;/contributors&gt;&lt;auth-address&gt;Universite de Lyon, IFR128 BioSciences Lyon-Gerland, Lyon 69007, France. navratil@prabi.fr&lt;/auth-address&gt;&lt;titles&gt;&lt;title&gt;When the human viral infectome and diseasome networks collide: towards a systems biology platform for the aetiology of human diseases&lt;/title&gt;&lt;secondary-title&gt;BMC Syst Biol&lt;/secondary-title&gt;&lt;/titles&gt;&lt;periodical&gt;&lt;full-title&gt;BMC Syst Biol&lt;/full-title&gt;&lt;/periodical&gt;&lt;pages&gt;13&lt;/pages&gt;&lt;volume&gt;5&lt;/volume&gt;&lt;keywords&gt;&lt;keyword&gt;Communicable Diseases/*etiology/genetics/metabolism/*virology&lt;/keyword&gt;&lt;keyword&gt;Diabetes Mellitus, Type 1/genetics/metabolism/virology&lt;/keyword&gt;&lt;keyword&gt;Hepacivirus/physiology&lt;/keyword&gt;&lt;keyword&gt;Host-Parasite Interactions&lt;/keyword&gt;&lt;keyword&gt;Humans&lt;/keyword&gt;&lt;keyword&gt;*Metabolic Networks and Pathways&lt;/keyword&gt;&lt;keyword&gt;Molecular Sequence Annotation&lt;/keyword&gt;&lt;keyword&gt;Proteome/genetics/metabolism&lt;/keyword&gt;&lt;keyword&gt;Systems Biology/*methods&lt;/keyword&gt;&lt;/keywords&gt;&lt;dates&gt;&lt;year&gt;2011&lt;/year&gt;&lt;pub-dates&gt;&lt;date&gt;Jan 21&lt;/date&gt;&lt;/pub-dates&gt;&lt;/dates&gt;&lt;isbn&gt;1752-0509 (Electronic)&amp;#xD;1752-0509 (Linking)&lt;/isbn&gt;&lt;accession-num&gt;21255393&lt;/accession-num&gt;&lt;urls&gt;&lt;related-urls&gt;&lt;url&gt;https://www.ncbi.nlm.nih.gov/pubmed/21255393&lt;/url&gt;&lt;/related-urls&gt;&lt;/urls&gt;&lt;custom2&gt;PMC3037315&lt;/custom2&gt;&lt;electronic-resource-num&gt;10.1186/1752-0509-5-13&lt;/electronic-resource-num&gt;&lt;/record&gt;&lt;/Cite&gt;&lt;/EndNote&gt;</w:instrText>
      </w:r>
      <w:r w:rsidR="00624432">
        <w:rPr>
          <w:rFonts w:ascii="Times" w:eastAsia="Times New Roman" w:hAnsi="Times" w:cs="Times New Roman"/>
        </w:rPr>
        <w:fldChar w:fldCharType="separate"/>
      </w:r>
      <w:r w:rsidR="00167CE7">
        <w:rPr>
          <w:rFonts w:ascii="Times" w:eastAsia="Times New Roman" w:hAnsi="Times" w:cs="Times New Roman"/>
          <w:noProof/>
        </w:rPr>
        <w:t>(53)</w:t>
      </w:r>
      <w:r w:rsidR="00624432">
        <w:rPr>
          <w:rFonts w:ascii="Times" w:eastAsia="Times New Roman" w:hAnsi="Times" w:cs="Times New Roman"/>
        </w:rPr>
        <w:fldChar w:fldCharType="end"/>
      </w:r>
      <w:r>
        <w:rPr>
          <w:rFonts w:ascii="Times" w:eastAsia="Times New Roman" w:hAnsi="Times" w:cs="Times New Roman"/>
        </w:rPr>
        <w:t>.</w:t>
      </w:r>
      <w:r w:rsidR="009B1E42">
        <w:rPr>
          <w:rFonts w:ascii="Times" w:eastAsia="Times New Roman" w:hAnsi="Times" w:cs="Times New Roman"/>
        </w:rPr>
        <w:t xml:space="preserve"> Even among highly connected proteins (k&gt;5) </w:t>
      </w:r>
      <w:r w:rsidR="00194E03">
        <w:rPr>
          <w:rFonts w:ascii="Times" w:eastAsia="Times New Roman" w:hAnsi="Times" w:cs="Times New Roman"/>
        </w:rPr>
        <w:t xml:space="preserve">in the human </w:t>
      </w:r>
      <w:proofErr w:type="spellStart"/>
      <w:r w:rsidR="00194E03">
        <w:rPr>
          <w:rFonts w:ascii="Times" w:eastAsia="Times New Roman" w:hAnsi="Times" w:cs="Times New Roman"/>
        </w:rPr>
        <w:t>interactome</w:t>
      </w:r>
      <w:proofErr w:type="spellEnd"/>
      <w:r w:rsidR="009B1E42">
        <w:rPr>
          <w:rFonts w:ascii="Times" w:eastAsia="Times New Roman" w:hAnsi="Times" w:cs="Times New Roman"/>
        </w:rPr>
        <w:t xml:space="preserve">, the degree of virus targets was twice as large as those of non-targeted proteins. </w:t>
      </w:r>
      <w:r w:rsidR="00194E03">
        <w:rPr>
          <w:rFonts w:ascii="Times" w:eastAsia="Times New Roman" w:hAnsi="Times" w:cs="Times New Roman"/>
        </w:rPr>
        <w:t>Note that only</w:t>
      </w:r>
      <w:r w:rsidR="00194E03" w:rsidRPr="00194E03">
        <w:rPr>
          <w:rFonts w:ascii="Times" w:eastAsia="Times New Roman" w:hAnsi="Times" w:cs="Times New Roman"/>
        </w:rPr>
        <w:t xml:space="preserve"> 50% of all </w:t>
      </w:r>
      <w:r w:rsidR="00194E03">
        <w:rPr>
          <w:rFonts w:ascii="Times" w:eastAsia="Times New Roman" w:hAnsi="Times" w:cs="Times New Roman"/>
        </w:rPr>
        <w:t xml:space="preserve">human </w:t>
      </w:r>
      <w:r w:rsidR="00194E03" w:rsidRPr="00194E03">
        <w:rPr>
          <w:rFonts w:ascii="Times" w:eastAsia="Times New Roman" w:hAnsi="Times" w:cs="Times New Roman"/>
        </w:rPr>
        <w:t>proteins</w:t>
      </w:r>
      <w:r w:rsidR="00194E03">
        <w:rPr>
          <w:rFonts w:ascii="Times" w:eastAsia="Times New Roman" w:hAnsi="Times" w:cs="Times New Roman"/>
        </w:rPr>
        <w:t xml:space="preserve"> were known to interact with other proteins</w:t>
      </w:r>
      <w:r w:rsidR="00194E03" w:rsidRPr="00194E03">
        <w:rPr>
          <w:rFonts w:ascii="Times" w:eastAsia="Times New Roman" w:hAnsi="Times" w:cs="Times New Roman"/>
        </w:rPr>
        <w:t xml:space="preserve"> in </w:t>
      </w:r>
      <w:r w:rsidR="00194E03">
        <w:rPr>
          <w:rFonts w:ascii="Times" w:eastAsia="Times New Roman" w:hAnsi="Times" w:cs="Times New Roman"/>
        </w:rPr>
        <w:t xml:space="preserve">the </w:t>
      </w:r>
      <w:r w:rsidR="00194E03" w:rsidRPr="00194E03">
        <w:rPr>
          <w:rFonts w:ascii="Times" w:eastAsia="Times New Roman" w:hAnsi="Times" w:cs="Times New Roman"/>
        </w:rPr>
        <w:t>2011</w:t>
      </w:r>
      <w:r w:rsidR="00194E03">
        <w:rPr>
          <w:rFonts w:ascii="Times" w:eastAsia="Times New Roman" w:hAnsi="Times" w:cs="Times New Roman"/>
        </w:rPr>
        <w:t xml:space="preserve"> human proteome, and 50% of these interacting proteins were interacting with only one other protein.</w:t>
      </w:r>
      <w:r w:rsidR="00035A4A">
        <w:rPr>
          <w:rFonts w:ascii="Times" w:eastAsia="Times New Roman" w:hAnsi="Times" w:cs="Times New Roman"/>
        </w:rPr>
        <w:t xml:space="preserve"> [</w:t>
      </w:r>
      <w:proofErr w:type="gramStart"/>
      <w:r w:rsidR="00035A4A" w:rsidRPr="00035A4A">
        <w:rPr>
          <w:rFonts w:ascii="Times" w:eastAsia="Times New Roman" w:hAnsi="Times" w:cs="Times New Roman"/>
          <w:highlight w:val="yellow"/>
        </w:rPr>
        <w:t>do</w:t>
      </w:r>
      <w:proofErr w:type="gramEnd"/>
      <w:r w:rsidR="00035A4A" w:rsidRPr="00035A4A">
        <w:rPr>
          <w:rFonts w:ascii="Times" w:eastAsia="Times New Roman" w:hAnsi="Times" w:cs="Times New Roman"/>
          <w:highlight w:val="yellow"/>
        </w:rPr>
        <w:t xml:space="preserve"> we have an update for this?]</w:t>
      </w:r>
      <w:r w:rsidR="00035A4A">
        <w:rPr>
          <w:rFonts w:ascii="Times" w:eastAsia="Times New Roman" w:hAnsi="Times" w:cs="Times New Roman"/>
        </w:rPr>
        <w:t xml:space="preserve">  </w:t>
      </w:r>
    </w:p>
    <w:p w14:paraId="0CE0024C" w14:textId="77777777" w:rsidR="00D005CD" w:rsidRDefault="00D005CD" w:rsidP="0047280B">
      <w:pPr>
        <w:rPr>
          <w:rFonts w:ascii="Times" w:eastAsia="Times New Roman" w:hAnsi="Times" w:cs="Times New Roman"/>
        </w:rPr>
      </w:pPr>
    </w:p>
    <w:p w14:paraId="1626AC9E" w14:textId="10205B62" w:rsidR="006D72B6" w:rsidRPr="00520217" w:rsidRDefault="00E85EA7" w:rsidP="0047280B">
      <w:pPr>
        <w:rPr>
          <w:rFonts w:ascii="Times" w:eastAsia="Times New Roman" w:hAnsi="Times" w:cs="Times New Roman"/>
          <w:b/>
        </w:rPr>
      </w:pPr>
      <w:r w:rsidRPr="00520217">
        <w:rPr>
          <w:rFonts w:ascii="Times" w:eastAsia="Times New Roman" w:hAnsi="Times" w:cs="Times New Roman"/>
          <w:b/>
        </w:rPr>
        <w:lastRenderedPageBreak/>
        <w:t>Essential host proteins and their interactions</w:t>
      </w:r>
    </w:p>
    <w:p w14:paraId="68227EC7" w14:textId="3C349FBB" w:rsidR="00E85EA7" w:rsidRDefault="003C091C" w:rsidP="0047280B">
      <w:pPr>
        <w:rPr>
          <w:rFonts w:ascii="Times" w:eastAsia="Times New Roman" w:hAnsi="Times" w:cs="Times New Roman"/>
        </w:rPr>
      </w:pPr>
      <w:r>
        <w:rPr>
          <w:rFonts w:ascii="Times" w:eastAsia="Times New Roman" w:hAnsi="Times" w:cs="Times New Roman"/>
        </w:rPr>
        <w:t xml:space="preserve">More than 1500 host proteins are known that are essential for virus infection and replication </w:t>
      </w:r>
      <w:r w:rsidR="00624432">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&lt;EndNote&gt;&lt;Cite&gt;&lt;Author&gt;Navratil&lt;/Author&gt;&lt;Year&gt;2011&lt;/Year&gt;&lt;RecNum&gt;122&lt;/RecNum&gt;&lt;DisplayText&gt;(53)&lt;/DisplayText&gt;&lt;record&gt;&lt;rec-number&gt;122&lt;/rec-number&gt;&lt;foreign-keys&gt;&lt;key app="EN" db-id="fzxf5s9pk0992pefpet5d9rcvs2ae90rrfad" timestamp="1504493266"&gt;122&lt;/key&gt;&lt;/foreign-keys&gt;&lt;ref-type name="Journal Article"&gt;17&lt;/ref-type&gt;&lt;contributors&gt;&lt;authors&gt;&lt;author&gt;Navratil, V.&lt;/author&gt;&lt;author&gt;de Chassey, B.&lt;/author&gt;&lt;author&gt;Combe, C. R.&lt;/author&gt;&lt;author&gt;Lotteau, V.&lt;/author&gt;&lt;/authors&gt;&lt;/contributors&gt;&lt;auth-address&gt;Universite de Lyon, IFR128 BioSciences Lyon-Gerland, Lyon 69007, France. navratil@prabi.fr&lt;/auth-address&gt;&lt;titles&gt;&lt;title&gt;When the human viral infectome and diseasome networks collide: towards a systems biology platform for the aetiology of human diseases&lt;/title&gt;&lt;secondary-title&gt;BMC Syst Biol&lt;/secondary-title&gt;&lt;/titles&gt;&lt;periodical&gt;&lt;full-title&gt;BMC Syst Biol&lt;/full-title&gt;&lt;/periodical&gt;&lt;pages&gt;13&lt;/pages&gt;&lt;volume&gt;5&lt;/volume&gt;&lt;keywords&gt;&lt;keyword&gt;Communicable Diseases/*etiology/genetics/metabolism/*virology&lt;/keyword&gt;&lt;keyword&gt;Diabetes Mellitus, Type 1/genetics/metabolism/virology&lt;/keyword&gt;&lt;keyword&gt;Hepacivirus/physiology&lt;/keyword&gt;&lt;keyword&gt;Host-Parasite Interactions&lt;/keyword&gt;&lt;keyword&gt;Humans&lt;/keyword&gt;&lt;keyword&gt;*Metabolic Networks and Pathways&lt;/keyword&gt;&lt;keyword&gt;Molecular Sequence Annotation&lt;/keyword&gt;&lt;keyword&gt;Proteome/genetics/metabolism&lt;/keyword&gt;&lt;keyword&gt;Systems Biology/*methods&lt;/keyword&gt;&lt;/keywords&gt;&lt;dates&gt;&lt;year&gt;2011&lt;/year&gt;&lt;pub-dates&gt;&lt;date&gt;Jan 21&lt;/date&gt;&lt;/pub-dates&gt;&lt;/dates&gt;&lt;isbn&gt;1752-0509 (Electronic)&amp;#xD;1752-0509 (Linking)&lt;/isbn&gt;&lt;accession-num&gt;21255393&lt;/accession-num&gt;&lt;urls&gt;&lt;related-urls&gt;&lt;url&gt;https://www.ncbi.nlm.nih.gov/pubmed/21255393&lt;/url&gt;&lt;/related-urls&gt;&lt;/urls&gt;&lt;custom2&gt;PMC3037315&lt;/custom2&gt;&lt;electronic-resource-num&gt;10.1186/1752-0509-5-13&lt;/electronic-resource-num&gt;&lt;/record&gt;&lt;/Cite&gt;&lt;/EndNote&gt;</w:instrText>
      </w:r>
      <w:r w:rsidR="00624432">
        <w:rPr>
          <w:rFonts w:ascii="Times" w:eastAsia="Times New Roman" w:hAnsi="Times" w:cs="Times New Roman"/>
        </w:rPr>
        <w:fldChar w:fldCharType="separate"/>
      </w:r>
      <w:r w:rsidR="00167CE7">
        <w:rPr>
          <w:rFonts w:ascii="Times" w:eastAsia="Times New Roman" w:hAnsi="Times" w:cs="Times New Roman"/>
          <w:noProof/>
        </w:rPr>
        <w:t>(53)</w:t>
      </w:r>
      <w:r w:rsidR="00624432">
        <w:rPr>
          <w:rFonts w:ascii="Times" w:eastAsia="Times New Roman" w:hAnsi="Times" w:cs="Times New Roman"/>
        </w:rPr>
        <w:fldChar w:fldCharType="end"/>
      </w:r>
      <w:r>
        <w:rPr>
          <w:rFonts w:ascii="Times" w:eastAsia="Times New Roman" w:hAnsi="Times" w:cs="Times New Roman"/>
        </w:rPr>
        <w:t xml:space="preserve">. However, only 11% of these are known to interact with virus proteins. However, about 42% of essential host factors (EHFs) were found </w:t>
      </w:r>
      <w:proofErr w:type="gramStart"/>
      <w:r>
        <w:rPr>
          <w:rFonts w:ascii="Times" w:eastAsia="Times New Roman" w:hAnsi="Times" w:cs="Times New Roman"/>
        </w:rPr>
        <w:t>as  interactors</w:t>
      </w:r>
      <w:proofErr w:type="gramEnd"/>
      <w:r>
        <w:rPr>
          <w:rFonts w:ascii="Times" w:eastAsia="Times New Roman" w:hAnsi="Times" w:cs="Times New Roman"/>
        </w:rPr>
        <w:t xml:space="preserve"> of virus targets.</w:t>
      </w:r>
    </w:p>
    <w:p w14:paraId="49BD712A" w14:textId="77777777" w:rsidR="00520217" w:rsidRDefault="00520217" w:rsidP="0047280B">
      <w:pPr>
        <w:rPr>
          <w:rFonts w:ascii="Times" w:eastAsia="Times New Roman" w:hAnsi="Times" w:cs="Times New Roman"/>
        </w:rPr>
      </w:pPr>
    </w:p>
    <w:p w14:paraId="3126A01B" w14:textId="2D940622" w:rsidR="00095A87" w:rsidRPr="00520217" w:rsidRDefault="006D72B6" w:rsidP="0047280B">
      <w:pPr>
        <w:rPr>
          <w:rFonts w:ascii="Times" w:eastAsia="Times New Roman" w:hAnsi="Times" w:cs="Times New Roman"/>
          <w:b/>
        </w:rPr>
      </w:pPr>
      <w:r w:rsidRPr="00520217">
        <w:rPr>
          <w:rFonts w:ascii="Times" w:eastAsia="Times New Roman" w:hAnsi="Times" w:cs="Times New Roman"/>
          <w:b/>
        </w:rPr>
        <w:t xml:space="preserve">The virus </w:t>
      </w:r>
      <w:proofErr w:type="spellStart"/>
      <w:r w:rsidRPr="00520217">
        <w:rPr>
          <w:rFonts w:ascii="Times" w:eastAsia="Times New Roman" w:hAnsi="Times" w:cs="Times New Roman"/>
          <w:b/>
        </w:rPr>
        <w:t>interactome-diseasome</w:t>
      </w:r>
      <w:proofErr w:type="spellEnd"/>
      <w:r w:rsidRPr="00520217">
        <w:rPr>
          <w:rFonts w:ascii="Times" w:eastAsia="Times New Roman" w:hAnsi="Times" w:cs="Times New Roman"/>
          <w:b/>
        </w:rPr>
        <w:t xml:space="preserve"> connection</w:t>
      </w:r>
    </w:p>
    <w:p w14:paraId="1B6028C7" w14:textId="5F52B03C" w:rsidR="006D72B6" w:rsidRDefault="002A43B7" w:rsidP="0047280B">
      <w:pPr>
        <w:rPr>
          <w:rFonts w:ascii="Times" w:eastAsia="Times New Roman" w:hAnsi="Times" w:cs="Times New Roman"/>
        </w:rPr>
      </w:pPr>
      <w:r>
        <w:rPr>
          <w:rFonts w:ascii="Times" w:eastAsia="Times New Roman" w:hAnsi="Times" w:cs="Times New Roman"/>
        </w:rPr>
        <w:t xml:space="preserve">It has been long known that some viruses are involved in </w:t>
      </w:r>
      <w:r w:rsidR="004C2F3D">
        <w:rPr>
          <w:rFonts w:ascii="Times" w:eastAsia="Times New Roman" w:hAnsi="Times" w:cs="Times New Roman"/>
        </w:rPr>
        <w:t xml:space="preserve">diseases not typically associated with infection. For instance, up to </w:t>
      </w:r>
      <w:r w:rsidR="00624432">
        <w:rPr>
          <w:rFonts w:ascii="Times" w:eastAsia="Times New Roman" w:hAnsi="Times" w:cs="Times New Roman"/>
        </w:rPr>
        <w:t>2</w:t>
      </w:r>
      <w:r w:rsidR="004C2F3D">
        <w:rPr>
          <w:rFonts w:ascii="Times" w:eastAsia="Times New Roman" w:hAnsi="Times" w:cs="Times New Roman"/>
        </w:rPr>
        <w:t xml:space="preserve">0% of cancers may be caused by viruses such as papilloma or certain herpesviruses </w:t>
      </w:r>
      <w:r w:rsidR="00624432">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&lt;EndNote&gt;&lt;Cite&gt;&lt;Author&gt;Morales-Sanchez&lt;/Author&gt;&lt;Year&gt;2014&lt;/Year&gt;&lt;RecNum&gt;121&lt;/RecNum&gt;&lt;DisplayText&gt;(54)&lt;/DisplayText&gt;&lt;record&gt;&lt;rec-number&gt;121&lt;/rec-number&gt;&lt;foreign-keys&gt;&lt;key app="EN" db-id="fzxf5s9pk0992pefpet5d9rcvs2ae90rrfad" timestamp="1504493181"&gt;121&lt;/key&gt;&lt;/foreign-keys&gt;&lt;ref-type name="Journal Article"&gt;17&lt;/ref-type&gt;&lt;contributors&gt;&lt;authors&gt;&lt;author&gt;Morales-Sanchez, A.&lt;/author&gt;&lt;author&gt;Fuentes-Panana, E. M.&lt;/author&gt;&lt;/authors&gt;&lt;/contributors&gt;&lt;auth-address&gt;Unidad de Investigacion en Virologia y Cancer, Hospital Infantil de Mexico Federico Gomez. Dr. Marquez 162, Col. Doctores, C.P. 06720. Mexico D.F., Mexico. abimor2002@yahoo.com.mx.&amp;#xD;Unidad de Investigacion en Virologia y Cancer, Hospital Infantil de Mexico Federico Gomez. Dr. Marquez 162, Col. Doctores, C.P. 06720. Mexico D.F., Mexico. empanana@yahoo.com.&lt;/auth-address&gt;&lt;titles&gt;&lt;title&gt;Human viruses and cancer&lt;/title&gt;&lt;secondary-title&gt;Viruses&lt;/secondary-title&gt;&lt;/titles&gt;&lt;periodical&gt;&lt;full-title&gt;Viruses&lt;/full-title&gt;&lt;/periodical&gt;&lt;pages&gt;4047-79&lt;/pages&gt;&lt;volume&gt;6&lt;/volume&gt;&lt;number&gt;10&lt;/number&gt;&lt;keywords&gt;&lt;keyword&gt;Apoptosis&lt;/keyword&gt;&lt;keyword&gt;Cell Transformation, Neoplastic&lt;/keyword&gt;&lt;keyword&gt;Genomic Instability&lt;/keyword&gt;&lt;keyword&gt;Humans&lt;/keyword&gt;&lt;keyword&gt;Immune Tolerance&lt;/keyword&gt;&lt;keyword&gt;Neoplasms/*virology&lt;/keyword&gt;&lt;keyword&gt;Oncogenic Viruses/*physiology&lt;/keyword&gt;&lt;keyword&gt;Tumor Virus Infections/*virology&lt;/keyword&gt;&lt;/keywords&gt;&lt;dates&gt;&lt;year&gt;2014&lt;/year&gt;&lt;pub-dates&gt;&lt;date&gt;Oct 23&lt;/date&gt;&lt;/pub-dates&gt;&lt;/dates&gt;&lt;isbn&gt;1999-4915 (Electronic)&amp;#xD;1999-4915 (Linking)&lt;/isbn&gt;&lt;accession-num&gt;25341666&lt;/accession-num&gt;&lt;urls&gt;&lt;related-urls&gt;&lt;url&gt;https://www.ncbi.nlm.nih.gov/pubmed/25341666&lt;/url&gt;&lt;/related-urls&gt;&lt;/urls&gt;&lt;custom2&gt;PMC4213577&lt;/custom2&gt;&lt;electronic-resource-num&gt;10.3390/v6104047&lt;/electronic-resource-num&gt;&lt;/record&gt;&lt;/Cite&gt;&lt;/EndNote&gt;</w:instrText>
      </w:r>
      <w:r w:rsidR="00624432">
        <w:rPr>
          <w:rFonts w:ascii="Times" w:eastAsia="Times New Roman" w:hAnsi="Times" w:cs="Times New Roman"/>
        </w:rPr>
        <w:fldChar w:fldCharType="separate"/>
      </w:r>
      <w:r w:rsidR="00167CE7">
        <w:rPr>
          <w:rFonts w:ascii="Times" w:eastAsia="Times New Roman" w:hAnsi="Times" w:cs="Times New Roman"/>
          <w:noProof/>
        </w:rPr>
        <w:t>(54)</w:t>
      </w:r>
      <w:r w:rsidR="00624432">
        <w:rPr>
          <w:rFonts w:ascii="Times" w:eastAsia="Times New Roman" w:hAnsi="Times" w:cs="Times New Roman"/>
        </w:rPr>
        <w:fldChar w:fldCharType="end"/>
      </w:r>
      <w:r w:rsidR="004C2F3D">
        <w:rPr>
          <w:rFonts w:ascii="Times" w:eastAsia="Times New Roman" w:hAnsi="Times" w:cs="Times New Roman"/>
        </w:rPr>
        <w:t xml:space="preserve">. </w:t>
      </w:r>
      <w:proofErr w:type="spellStart"/>
      <w:r w:rsidR="004C2F3D">
        <w:rPr>
          <w:rFonts w:ascii="Times" w:eastAsia="Times New Roman" w:hAnsi="Times" w:cs="Times New Roman"/>
        </w:rPr>
        <w:t>Navratil</w:t>
      </w:r>
      <w:proofErr w:type="spellEnd"/>
      <w:r w:rsidR="004C2F3D">
        <w:rPr>
          <w:rFonts w:ascii="Times" w:eastAsia="Times New Roman" w:hAnsi="Times" w:cs="Times New Roman"/>
        </w:rPr>
        <w:t xml:space="preserve"> et al used their list of virus targets and compared it to a list of 1729 human genetic disease-related proteins (derived from OMIM). It turns out that 13% of human virus targets are also associated with at least one human disease</w:t>
      </w:r>
      <w:r w:rsidR="00624432">
        <w:rPr>
          <w:rFonts w:ascii="Times" w:eastAsia="Times New Roman" w:hAnsi="Times" w:cs="Times New Roman"/>
        </w:rPr>
        <w:t xml:space="preserve"> </w:t>
      </w:r>
      <w:r w:rsidR="00624432">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&lt;EndNote&gt;&lt;Cite&gt;&lt;Author&gt;Navratil&lt;/Author&gt;&lt;Year&gt;2011&lt;/Year&gt;&lt;RecNum&gt;122&lt;/RecNum&gt;&lt;DisplayText&gt;(53)&lt;/DisplayText&gt;&lt;record&gt;&lt;rec-number&gt;122&lt;/rec-number&gt;&lt;foreign-keys&gt;&lt;key app="EN" db-id="fzxf5s9pk0992pefpet5d9rcvs2ae90rrfad" timestamp="1504493266"&gt;122&lt;/key&gt;&lt;/foreign-keys&gt;&lt;ref-type name="Journal Article"&gt;17&lt;/ref-type&gt;&lt;contributors&gt;&lt;authors&gt;&lt;author&gt;Navratil, V.&lt;/author&gt;&lt;author&gt;de Chassey, B.&lt;/author&gt;&lt;author&gt;Combe, C. R.&lt;/author&gt;&lt;author&gt;Lotteau, V.&lt;/author&gt;&lt;/authors&gt;&lt;/contributors&gt;&lt;auth-address&gt;Universite de Lyon, IFR128 BioSciences Lyon-Gerland, Lyon 69007, France. navratil@prabi.fr&lt;/auth-address&gt;&lt;titles&gt;&lt;title&gt;When the human viral infectome and diseasome networks collide: towards a systems biology platform for the aetiology of human diseases&lt;/title&gt;&lt;secondary-title&gt;BMC Syst Biol&lt;/secondary-title&gt;&lt;/titles&gt;&lt;periodical&gt;&lt;full-title&gt;BMC Syst Biol&lt;/full-title&gt;&lt;/periodical&gt;&lt;pages&gt;13&lt;/pages&gt;&lt;volume&gt;5&lt;/volume&gt;&lt;keywords&gt;&lt;keyword&gt;Communicable Diseases/*etiology/genetics/metabolism/*virology&lt;/keyword&gt;&lt;keyword&gt;Diabetes Mellitus, Type 1/genetics/metabolism/virology&lt;/keyword&gt;&lt;keyword&gt;Hepacivirus/physiology&lt;/keyword&gt;&lt;keyword&gt;Host-Parasite Interactions&lt;/keyword&gt;&lt;keyword&gt;Humans&lt;/keyword&gt;&lt;keyword&gt;*Metabolic Networks and Pathways&lt;/keyword&gt;&lt;keyword&gt;Molecular Sequence Annotation&lt;/keyword&gt;&lt;keyword&gt;Proteome/genetics/metabolism&lt;/keyword&gt;&lt;keyword&gt;Systems Biology/*methods&lt;/keyword&gt;&lt;/keywords&gt;&lt;dates&gt;&lt;year&gt;2011&lt;/year&gt;&lt;pub-dates&gt;&lt;date&gt;Jan 21&lt;/date&gt;&lt;/pub-dates&gt;&lt;/dates&gt;&lt;isbn&gt;1752-0509 (Electronic)&amp;#xD;1752-0509 (Linking)&lt;/isbn&gt;&lt;accession-num&gt;21255393&lt;/accession-num&gt;&lt;urls&gt;&lt;related-urls&gt;&lt;url&gt;https://www.ncbi.nlm.nih.gov/pubmed/21255393&lt;/url&gt;&lt;/related-urls&gt;&lt;/urls&gt;&lt;custom2&gt;PMC3037315&lt;/custom2&gt;&lt;electronic-resource-num&gt;10.1186/1752-0509-5-13&lt;/electronic-resource-num&gt;&lt;/record&gt;&lt;/Cite&gt;&lt;/EndNote&gt;</w:instrText>
      </w:r>
      <w:r w:rsidR="00624432">
        <w:rPr>
          <w:rFonts w:ascii="Times" w:eastAsia="Times New Roman" w:hAnsi="Times" w:cs="Times New Roman"/>
        </w:rPr>
        <w:fldChar w:fldCharType="separate"/>
      </w:r>
      <w:r w:rsidR="00167CE7">
        <w:rPr>
          <w:rFonts w:ascii="Times" w:eastAsia="Times New Roman" w:hAnsi="Times" w:cs="Times New Roman"/>
          <w:noProof/>
        </w:rPr>
        <w:t>(53)</w:t>
      </w:r>
      <w:r w:rsidR="00624432">
        <w:rPr>
          <w:rFonts w:ascii="Times" w:eastAsia="Times New Roman" w:hAnsi="Times" w:cs="Times New Roman"/>
        </w:rPr>
        <w:fldChar w:fldCharType="end"/>
      </w:r>
      <w:r w:rsidR="004C2F3D">
        <w:rPr>
          <w:rFonts w:ascii="Times" w:eastAsia="Times New Roman" w:hAnsi="Times" w:cs="Times New Roman"/>
        </w:rPr>
        <w:t xml:space="preserve">. That is, a human protein interacting with a virus protein is twice </w:t>
      </w:r>
      <w:proofErr w:type="gramStart"/>
      <w:r w:rsidR="004C2F3D">
        <w:rPr>
          <w:rFonts w:ascii="Times" w:eastAsia="Times New Roman" w:hAnsi="Times" w:cs="Times New Roman"/>
        </w:rPr>
        <w:t>as likely to be involved in a disease than</w:t>
      </w:r>
      <w:proofErr w:type="gramEnd"/>
      <w:r w:rsidR="004C2F3D">
        <w:rPr>
          <w:rFonts w:ascii="Times" w:eastAsia="Times New Roman" w:hAnsi="Times" w:cs="Times New Roman"/>
        </w:rPr>
        <w:t xml:space="preserve"> a non-target.</w:t>
      </w:r>
      <w:r w:rsidR="009A101E">
        <w:rPr>
          <w:rFonts w:ascii="Times" w:eastAsia="Times New Roman" w:hAnsi="Times" w:cs="Times New Roman"/>
        </w:rPr>
        <w:t xml:space="preserve"> Most of the diseases found in this study were related to cancer or neurodegenerative diseases. Surprisingly, type </w:t>
      </w:r>
      <w:proofErr w:type="gramStart"/>
      <w:r w:rsidR="009A101E">
        <w:rPr>
          <w:rFonts w:ascii="Times" w:eastAsia="Times New Roman" w:hAnsi="Times" w:cs="Times New Roman"/>
        </w:rPr>
        <w:t>1 diabetes</w:t>
      </w:r>
      <w:proofErr w:type="gramEnd"/>
      <w:r w:rsidR="009A101E">
        <w:rPr>
          <w:rFonts w:ascii="Times" w:eastAsia="Times New Roman" w:hAnsi="Times" w:cs="Times New Roman"/>
        </w:rPr>
        <w:t xml:space="preserve"> was also associated with virus infection, as were autoimmune diseases in general. The latter may not be surprising, given that many virus infections elicit a strong immune reaction.</w:t>
      </w:r>
    </w:p>
    <w:p w14:paraId="43AAFDB4" w14:textId="14DA2A4B" w:rsidR="00F6512F" w:rsidRDefault="00062CF2" w:rsidP="0047280B">
      <w:pPr>
        <w:rPr>
          <w:rFonts w:ascii="Times" w:eastAsia="Times New Roman" w:hAnsi="Times" w:cs="Times New Roman"/>
        </w:rPr>
      </w:pPr>
      <w:r>
        <w:rPr>
          <w:rFonts w:ascii="Times" w:eastAsia="Times New Roman" w:hAnsi="Times" w:cs="Times New Roman"/>
        </w:rPr>
        <w:t xml:space="preserve">An independent </w:t>
      </w:r>
      <w:r w:rsidR="00F6512F">
        <w:rPr>
          <w:rFonts w:ascii="Times" w:eastAsia="Times New Roman" w:hAnsi="Times" w:cs="Times New Roman"/>
        </w:rPr>
        <w:t>study came</w:t>
      </w:r>
      <w:r>
        <w:rPr>
          <w:rFonts w:ascii="Times" w:eastAsia="Times New Roman" w:hAnsi="Times" w:cs="Times New Roman"/>
        </w:rPr>
        <w:t xml:space="preserve"> to a similar conclusion: </w:t>
      </w:r>
      <w:bookmarkStart w:id="11" w:name="OLE_LINK36"/>
      <w:bookmarkStart w:id="12" w:name="OLE_LINK37"/>
      <w:proofErr w:type="spellStart"/>
      <w:r w:rsidR="00F6512F">
        <w:rPr>
          <w:rFonts w:ascii="Times" w:eastAsia="Times New Roman" w:hAnsi="Times" w:cs="Times New Roman"/>
        </w:rPr>
        <w:t>Gulbahce</w:t>
      </w:r>
      <w:proofErr w:type="spellEnd"/>
      <w:r w:rsidR="00F6512F">
        <w:rPr>
          <w:rFonts w:ascii="Times" w:eastAsia="Times New Roman" w:hAnsi="Times" w:cs="Times New Roman"/>
        </w:rPr>
        <w:t xml:space="preserve"> et al</w:t>
      </w:r>
      <w:bookmarkEnd w:id="11"/>
      <w:bookmarkEnd w:id="12"/>
      <w:r w:rsidR="00F6512F">
        <w:rPr>
          <w:rFonts w:ascii="Times" w:eastAsia="Times New Roman" w:hAnsi="Times" w:cs="Times New Roman"/>
        </w:rPr>
        <w:t>. analyzed the conne</w:t>
      </w:r>
      <w:r>
        <w:rPr>
          <w:rFonts w:ascii="Times" w:eastAsia="Times New Roman" w:hAnsi="Times" w:cs="Times New Roman"/>
        </w:rPr>
        <w:t>ction between Epste</w:t>
      </w:r>
      <w:r w:rsidR="00F6512F">
        <w:rPr>
          <w:rFonts w:ascii="Times" w:eastAsia="Times New Roman" w:hAnsi="Times" w:cs="Times New Roman"/>
        </w:rPr>
        <w:t>in-Barr-Virus (EBV)</w:t>
      </w:r>
      <w:r>
        <w:rPr>
          <w:rFonts w:ascii="Times" w:eastAsia="Times New Roman" w:hAnsi="Times" w:cs="Times New Roman"/>
        </w:rPr>
        <w:t>,</w:t>
      </w:r>
      <w:r w:rsidR="00F6512F">
        <w:rPr>
          <w:rFonts w:ascii="Times" w:eastAsia="Times New Roman" w:hAnsi="Times" w:cs="Times New Roman"/>
        </w:rPr>
        <w:t xml:space="preserve"> human papilloma virus (HPV) and </w:t>
      </w:r>
      <w:r>
        <w:rPr>
          <w:rFonts w:ascii="Times" w:eastAsia="Times New Roman" w:hAnsi="Times" w:cs="Times New Roman"/>
        </w:rPr>
        <w:t xml:space="preserve">disease </w:t>
      </w:r>
      <w:r>
        <w:rPr>
          <w:rFonts w:ascii="Times" w:eastAsia="Times New Roman" w:hAnsi="Times" w:cs="Times New Roman"/>
        </w:rPr>
        <w:fldChar w:fldCharType="begin">
          <w:fldData xml:space="preserve">PEVuZE5vdGU+PENpdGU+PEF1dGhvcj5HdWxiYWhjZTwvQXV0aG9yPjxZZWFyPjIwMTI8L1llYXI+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PEVuZE5vdGU+PENpdGU+PEF1dGhvcj5HdWxiYWhjZTwvQXV0aG9yPjxZZWFyPjIwMTI8L1llYXI+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167CE7">
        <w:rPr>
          <w:rFonts w:ascii="Times" w:eastAsia="Times New Roman" w:hAnsi="Times" w:cs="Times New Roman"/>
          <w:noProof/>
        </w:rPr>
        <w:t>(55)</w:t>
      </w:r>
      <w:r>
        <w:rPr>
          <w:rFonts w:ascii="Times" w:eastAsia="Times New Roman" w:hAnsi="Times" w:cs="Times New Roman"/>
        </w:rPr>
        <w:fldChar w:fldCharType="end"/>
      </w:r>
      <w:r>
        <w:rPr>
          <w:rFonts w:ascii="Times" w:eastAsia="Times New Roman" w:hAnsi="Times" w:cs="Times New Roman"/>
        </w:rPr>
        <w:t xml:space="preserve">. However, these authors not just used PPIs but also metabolic networks and regulatory interactions. </w:t>
      </w:r>
      <w:r w:rsidRPr="00062CF2">
        <w:rPr>
          <w:rFonts w:ascii="Times" w:eastAsia="Times New Roman" w:hAnsi="Times" w:cs="Times New Roman"/>
        </w:rPr>
        <w:t xml:space="preserve">Using U.S. Medicare patient medical history data derived from 13 million patients, </w:t>
      </w:r>
      <w:proofErr w:type="spellStart"/>
      <w:r w:rsidRPr="00062CF2">
        <w:rPr>
          <w:rFonts w:ascii="Times" w:eastAsia="Times New Roman" w:hAnsi="Times" w:cs="Times New Roman"/>
        </w:rPr>
        <w:t>Gulbahce</w:t>
      </w:r>
      <w:proofErr w:type="spellEnd"/>
      <w:r w:rsidRPr="00062CF2">
        <w:rPr>
          <w:rFonts w:ascii="Times" w:eastAsia="Times New Roman" w:hAnsi="Times" w:cs="Times New Roman"/>
        </w:rPr>
        <w:t xml:space="preserve"> et al</w:t>
      </w:r>
      <w:r>
        <w:rPr>
          <w:rFonts w:ascii="Times" w:eastAsia="Times New Roman" w:hAnsi="Times" w:cs="Times New Roman"/>
        </w:rPr>
        <w:t>.</w:t>
      </w:r>
      <w:r w:rsidRPr="00062CF2">
        <w:rPr>
          <w:rFonts w:ascii="Times" w:eastAsia="Times New Roman" w:hAnsi="Times" w:cs="Times New Roman"/>
        </w:rPr>
        <w:t xml:space="preserve"> found that </w:t>
      </w:r>
      <w:r>
        <w:rPr>
          <w:rFonts w:ascii="Times" w:eastAsia="Times New Roman" w:hAnsi="Times" w:cs="Times New Roman"/>
        </w:rPr>
        <w:t>many</w:t>
      </w:r>
      <w:r w:rsidRPr="00062CF2">
        <w:rPr>
          <w:rFonts w:ascii="Times" w:eastAsia="Times New Roman" w:hAnsi="Times" w:cs="Times New Roman"/>
        </w:rPr>
        <w:t xml:space="preserve"> diseases are often associated with viral infection, </w:t>
      </w:r>
      <w:r>
        <w:rPr>
          <w:rFonts w:ascii="Times" w:eastAsia="Times New Roman" w:hAnsi="Times" w:cs="Times New Roman"/>
        </w:rPr>
        <w:t>including</w:t>
      </w:r>
      <w:r w:rsidRPr="00062CF2">
        <w:rPr>
          <w:rFonts w:ascii="Times" w:eastAsia="Times New Roman" w:hAnsi="Times" w:cs="Times New Roman"/>
        </w:rPr>
        <w:t xml:space="preserve"> EBV or HPV</w:t>
      </w:r>
      <w:r>
        <w:rPr>
          <w:rFonts w:ascii="Times" w:eastAsia="Times New Roman" w:hAnsi="Times" w:cs="Times New Roman"/>
        </w:rPr>
        <w:t xml:space="preserve">. For instance, </w:t>
      </w:r>
      <w:r w:rsidRPr="00062CF2">
        <w:rPr>
          <w:rFonts w:ascii="Times" w:eastAsia="Times New Roman" w:hAnsi="Times" w:cs="Times New Roman"/>
        </w:rPr>
        <w:t>HPV patients have 15.7 and 2.7 times increased chance of developing retina and bladder</w:t>
      </w:r>
      <w:r>
        <w:rPr>
          <w:rFonts w:ascii="Times" w:eastAsia="Times New Roman" w:hAnsi="Times" w:cs="Times New Roman"/>
        </w:rPr>
        <w:t xml:space="preserve"> cancer but also a higher risk of </w:t>
      </w:r>
      <w:proofErr w:type="spellStart"/>
      <w:r w:rsidR="00BA6A0F" w:rsidRPr="00BA6A0F">
        <w:rPr>
          <w:rFonts w:ascii="Times" w:eastAsia="Times New Roman" w:hAnsi="Times" w:cs="Times New Roman"/>
        </w:rPr>
        <w:t>Fanconi</w:t>
      </w:r>
      <w:proofErr w:type="spellEnd"/>
      <w:r w:rsidR="00BA6A0F" w:rsidRPr="00BA6A0F">
        <w:rPr>
          <w:rFonts w:ascii="Times" w:eastAsia="Times New Roman" w:hAnsi="Times" w:cs="Times New Roman"/>
        </w:rPr>
        <w:t xml:space="preserve"> anemia</w:t>
      </w:r>
      <w:r w:rsidR="00BA6A0F">
        <w:rPr>
          <w:rFonts w:ascii="Times" w:eastAsia="Times New Roman" w:hAnsi="Times" w:cs="Times New Roman"/>
        </w:rPr>
        <w:t xml:space="preserve"> </w:t>
      </w:r>
      <w:r w:rsidR="00BA6A0F">
        <w:rPr>
          <w:rFonts w:ascii="Times" w:eastAsia="Times New Roman" w:hAnsi="Times" w:cs="Times New Roman"/>
        </w:rPr>
        <w:fldChar w:fldCharType="begin">
          <w:fldData xml:space="preserve">PEVuZE5vdGU+PENpdGU+PEF1dGhvcj5HdWxiYWhjZTwvQXV0aG9yPjxZZWFyPjIwMTI8L1llYXI+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PEVuZE5vdGU+PENpdGU+PEF1dGhvcj5HdWxiYWhjZTwvQXV0aG9yPjxZZWFyPjIwMTI8L1llYXI+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BA6A0F">
        <w:rPr>
          <w:rFonts w:ascii="Times" w:eastAsia="Times New Roman" w:hAnsi="Times" w:cs="Times New Roman"/>
        </w:rPr>
      </w:r>
      <w:r w:rsidR="00BA6A0F">
        <w:rPr>
          <w:rFonts w:ascii="Times" w:eastAsia="Times New Roman" w:hAnsi="Times" w:cs="Times New Roman"/>
        </w:rPr>
        <w:fldChar w:fldCharType="separate"/>
      </w:r>
      <w:r w:rsidR="00167CE7">
        <w:rPr>
          <w:rFonts w:ascii="Times" w:eastAsia="Times New Roman" w:hAnsi="Times" w:cs="Times New Roman"/>
          <w:noProof/>
        </w:rPr>
        <w:t>(55)</w:t>
      </w:r>
      <w:r w:rsidR="00BA6A0F">
        <w:rPr>
          <w:rFonts w:ascii="Times" w:eastAsia="Times New Roman" w:hAnsi="Times" w:cs="Times New Roman"/>
        </w:rPr>
        <w:fldChar w:fldCharType="end"/>
      </w:r>
      <w:r w:rsidR="00BA6A0F">
        <w:rPr>
          <w:rFonts w:ascii="Times" w:eastAsia="Times New Roman" w:hAnsi="Times" w:cs="Times New Roman"/>
        </w:rPr>
        <w:t>.</w:t>
      </w:r>
    </w:p>
    <w:p w14:paraId="53092D76" w14:textId="77777777" w:rsidR="006D72B6" w:rsidRDefault="006D72B6" w:rsidP="0047280B">
      <w:pPr>
        <w:rPr>
          <w:rFonts w:ascii="Times" w:eastAsia="Times New Roman" w:hAnsi="Times" w:cs="Times New Roman"/>
        </w:rPr>
      </w:pPr>
    </w:p>
    <w:p w14:paraId="18854FC1" w14:textId="77777777" w:rsidR="00CD5928" w:rsidRPr="003452F0" w:rsidRDefault="00CD5928" w:rsidP="00CD5928">
      <w:pPr>
        <w:rPr>
          <w:rFonts w:ascii="Times" w:eastAsia="Times New Roman" w:hAnsi="Times" w:cs="Times New Roman"/>
          <w:b/>
        </w:rPr>
      </w:pPr>
      <w:r w:rsidRPr="003452F0">
        <w:rPr>
          <w:rFonts w:ascii="Times" w:eastAsia="Times New Roman" w:hAnsi="Times" w:cs="Times New Roman"/>
          <w:b/>
        </w:rPr>
        <w:t>Virus interactions with the host metabolome</w:t>
      </w:r>
    </w:p>
    <w:p w14:paraId="4D516120" w14:textId="24A6AFA7" w:rsidR="00CD5928" w:rsidRPr="00CD5928" w:rsidRDefault="00CD5928" w:rsidP="00CD5928">
      <w:pPr>
        <w:rPr>
          <w:rFonts w:ascii="Times" w:eastAsia="Times New Roman" w:hAnsi="Times" w:cs="Times New Roman"/>
        </w:rPr>
      </w:pPr>
      <w:r w:rsidRPr="00CD5928">
        <w:rPr>
          <w:rFonts w:ascii="Times" w:eastAsia="Times New Roman" w:hAnsi="Times" w:cs="Times New Roman"/>
        </w:rPr>
        <w:t xml:space="preserve">There is increasing evidence that viruses not just highjack the host replication machinery, but also the host metabolic machinery. </w:t>
      </w:r>
      <w:r>
        <w:rPr>
          <w:rFonts w:ascii="Times" w:eastAsia="Times New Roman" w:hAnsi="Times" w:cs="Times New Roman"/>
        </w:rPr>
        <w:t xml:space="preserve">For instance, </w:t>
      </w:r>
      <w:r w:rsidRPr="00CD5928">
        <w:rPr>
          <w:rFonts w:ascii="Times" w:eastAsia="Times New Roman" w:hAnsi="Times" w:cs="Times New Roman"/>
        </w:rPr>
        <w:t>Adenovirus 5 proteins E4ORF1 and E4ORF6 co</w:t>
      </w:r>
      <w:r>
        <w:rPr>
          <w:rFonts w:ascii="Times" w:eastAsia="Times New Roman" w:hAnsi="Times" w:cs="Times New Roman"/>
        </w:rPr>
        <w:t>-</w:t>
      </w:r>
      <w:proofErr w:type="spellStart"/>
      <w:r w:rsidRPr="00CD5928">
        <w:rPr>
          <w:rFonts w:ascii="Times" w:eastAsia="Times New Roman" w:hAnsi="Times" w:cs="Times New Roman"/>
        </w:rPr>
        <w:t>immunoprecipitate</w:t>
      </w:r>
      <w:proofErr w:type="spellEnd"/>
      <w:r w:rsidRPr="00CD5928">
        <w:rPr>
          <w:rFonts w:ascii="Times" w:eastAsia="Times New Roman" w:hAnsi="Times" w:cs="Times New Roman"/>
        </w:rPr>
        <w:t xml:space="preserve"> with MYC in the nucleus, probably by directly interacting with MYC. </w:t>
      </w:r>
      <w:r>
        <w:rPr>
          <w:rFonts w:ascii="Times" w:eastAsia="Times New Roman" w:hAnsi="Times" w:cs="Times New Roman"/>
        </w:rPr>
        <w:t xml:space="preserve">While </w:t>
      </w:r>
      <w:r w:rsidRPr="00CD5928">
        <w:rPr>
          <w:rFonts w:ascii="Times" w:eastAsia="Times New Roman" w:hAnsi="Times" w:cs="Times New Roman"/>
        </w:rPr>
        <w:t xml:space="preserve">MYC has diverse effects </w:t>
      </w:r>
      <w:r>
        <w:rPr>
          <w:rFonts w:ascii="Times" w:eastAsia="Times New Roman" w:hAnsi="Times" w:cs="Times New Roman"/>
        </w:rPr>
        <w:t>on numerous target genes that it</w:t>
      </w:r>
      <w:r w:rsidRPr="00CD5928">
        <w:rPr>
          <w:rFonts w:ascii="Times" w:eastAsia="Times New Roman" w:hAnsi="Times" w:cs="Times New Roman"/>
        </w:rPr>
        <w:t xml:space="preserve"> regulates, E4ORF1 induces MYC to activate a subset of glycolytic targets (viruses with a deletion of the E4 protein are defective for inducing glycolysis and decreased respiration). Thai et al. </w:t>
      </w:r>
      <w:r w:rsidR="00117EAD">
        <w:rPr>
          <w:rFonts w:ascii="Times" w:eastAsia="Times New Roman" w:hAnsi="Times" w:cs="Times New Roman"/>
        </w:rPr>
        <w:fldChar w:fldCharType="begin">
          <w:fldData xml:space="preserve">PEVuZE5vdGU+PENpdGU+PEF1dGhvcj5UaGFpPC9BdXRob3I+PFllYXI+MjAxNDwvWWVhcj48UmVj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=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PEVuZE5vdGU+PENpdGU+PEF1dGhvcj5UaGFpPC9BdXRob3I+PFllYXI+MjAxNDwvWWVhcj48UmVj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=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117EAD">
        <w:rPr>
          <w:rFonts w:ascii="Times" w:eastAsia="Times New Roman" w:hAnsi="Times" w:cs="Times New Roman"/>
        </w:rPr>
      </w:r>
      <w:r w:rsidR="00117EAD">
        <w:rPr>
          <w:rFonts w:ascii="Times" w:eastAsia="Times New Roman" w:hAnsi="Times" w:cs="Times New Roman"/>
        </w:rPr>
        <w:fldChar w:fldCharType="separate"/>
      </w:r>
      <w:r w:rsidR="00167CE7">
        <w:rPr>
          <w:rFonts w:ascii="Times" w:eastAsia="Times New Roman" w:hAnsi="Times" w:cs="Times New Roman"/>
          <w:noProof/>
        </w:rPr>
        <w:t>(56)</w:t>
      </w:r>
      <w:r w:rsidR="00117EAD">
        <w:rPr>
          <w:rFonts w:ascii="Times" w:eastAsia="Times New Roman" w:hAnsi="Times" w:cs="Times New Roman"/>
        </w:rPr>
        <w:fldChar w:fldCharType="end"/>
      </w:r>
      <w:r w:rsidR="00117EAD">
        <w:rPr>
          <w:rFonts w:ascii="Times" w:eastAsia="Times New Roman" w:hAnsi="Times" w:cs="Times New Roman"/>
        </w:rPr>
        <w:t xml:space="preserve"> </w:t>
      </w:r>
      <w:r w:rsidRPr="00CD5928">
        <w:rPr>
          <w:rFonts w:ascii="Times" w:eastAsia="Times New Roman" w:hAnsi="Times" w:cs="Times New Roman"/>
        </w:rPr>
        <w:t>conclusively demonstrated that adenovirus induced glycolysis generates metabolites for increased nucleotide biosynthesis in infected cells.</w:t>
      </w:r>
    </w:p>
    <w:p w14:paraId="4607E370" w14:textId="7065D752" w:rsidR="00CD5928" w:rsidRPr="00CD5928" w:rsidRDefault="00CD5928" w:rsidP="00CD5928">
      <w:pPr>
        <w:rPr>
          <w:rFonts w:ascii="Times" w:eastAsia="Times New Roman" w:hAnsi="Times" w:cs="Times New Roman"/>
        </w:rPr>
      </w:pPr>
      <w:r w:rsidRPr="00CD5928">
        <w:rPr>
          <w:rFonts w:ascii="Times" w:eastAsia="Times New Roman" w:hAnsi="Times" w:cs="Times New Roman"/>
        </w:rPr>
        <w:t xml:space="preserve">It is not surprising that viruses manipulate host metabolism to generate more nucleotides and other compounds that they need for replication </w:t>
      </w:r>
      <w:r w:rsidR="00117EAD">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&lt;EndNote&gt;&lt;Cite&gt;&lt;Author&gt;Miyake-Stoner&lt;/Author&gt;&lt;Year&gt;2014&lt;/Year&gt;&lt;RecNum&gt;120&lt;/RecNum&gt;&lt;DisplayText&gt;(57)&lt;/DisplayText&gt;&lt;record&gt;&lt;rec-number&gt;120&lt;/rec-number&gt;&lt;foreign-keys&gt;&lt;key app="EN" db-id="fzxf5s9pk0992pefpet5d9rcvs2ae90rrfad" timestamp="1504492619"&gt;120&lt;/key&gt;&lt;/foreign-keys&gt;&lt;ref-type name="Journal Article"&gt;17&lt;/ref-type&gt;&lt;contributors&gt;&lt;authors&gt;&lt;author&gt;Miyake-Stoner, S. J.&lt;/author&gt;&lt;author&gt;O&amp;apos;Shea, C. C.&lt;/author&gt;&lt;/authors&gt;&lt;/contributors&gt;&lt;auth-address&gt;Molecular and Cell Biology Laboratory, Salk Institute for Biological Studies, 10010 North Torrey Pines Road, La Jolla, CA 92037-1099, USA.&amp;#xD;Molecular and Cell Biology Laboratory, Salk Institute for Biological Studies, 10010 North Torrey Pines Road, La Jolla, CA 92037-1099, USA. Electronic address: oshea@salk.edu.&lt;/auth-address&gt;&lt;titles&gt;&lt;title&gt;Metabolism goes viral&lt;/title&gt;&lt;secondary-title&gt;Cell Metab&lt;/secondary-title&gt;&lt;/titles&gt;&lt;periodical&gt;&lt;full-title&gt;Cell Metab&lt;/full-title&gt;&lt;/periodical&gt;&lt;pages&gt;549-50&lt;/pages&gt;&lt;volume&gt;19&lt;/volume&gt;&lt;number&gt;4&lt;/number&gt;&lt;keywords&gt;&lt;keyword&gt;Adenovirus E4 Proteins/*metabolism&lt;/keyword&gt;&lt;keyword&gt;Epithelial Cells/*metabolism&lt;/keyword&gt;&lt;keyword&gt;Glucose/*metabolism&lt;/keyword&gt;&lt;keyword&gt;Humans&lt;/keyword&gt;&lt;keyword&gt;Metabolic Networks and Pathways/*physiology&lt;/keyword&gt;&lt;keyword&gt;*Models, Biological&lt;/keyword&gt;&lt;keyword&gt;Proto-Oncogene Proteins c-myc/*metabolism&lt;/keyword&gt;&lt;keyword&gt;Virus Replication/*physiology&lt;/keyword&gt;&lt;/keywords&gt;&lt;dates&gt;&lt;year&gt;2014&lt;/year&gt;&lt;pub-dates&gt;&lt;date&gt;Apr 01&lt;/date&gt;&lt;/pub-dates&gt;&lt;/dates&gt;&lt;isbn&gt;1932-7420 (Electronic)&amp;#xD;1550-4131 (Linking)&lt;/isbn&gt;&lt;accession-num&gt;24703688&lt;/accession-num&gt;&lt;urls&gt;&lt;related-urls&gt;&lt;url&gt;https://www.ncbi.nlm.nih.gov/pubmed/24703688&lt;/url&gt;&lt;/related-urls&gt;&lt;/urls&gt;&lt;custom2&gt;PMC4097405&lt;/custom2&gt;&lt;electronic-resource-num&gt;10.1016/j.cmet.2014.03.022&lt;/electronic-resource-num&gt;&lt;/record&gt;&lt;/Cite&gt;&lt;/EndNote&gt;</w:instrText>
      </w:r>
      <w:r w:rsidR="00117EAD">
        <w:rPr>
          <w:rFonts w:ascii="Times" w:eastAsia="Times New Roman" w:hAnsi="Times" w:cs="Times New Roman"/>
        </w:rPr>
        <w:fldChar w:fldCharType="separate"/>
      </w:r>
      <w:r w:rsidR="00167CE7">
        <w:rPr>
          <w:rFonts w:ascii="Times" w:eastAsia="Times New Roman" w:hAnsi="Times" w:cs="Times New Roman"/>
          <w:noProof/>
        </w:rPr>
        <w:t>(57)</w:t>
      </w:r>
      <w:r w:rsidR="00117EAD">
        <w:rPr>
          <w:rFonts w:ascii="Times" w:eastAsia="Times New Roman" w:hAnsi="Times" w:cs="Times New Roman"/>
        </w:rPr>
        <w:fldChar w:fldCharType="end"/>
      </w:r>
      <w:r w:rsidR="00117EAD">
        <w:rPr>
          <w:rFonts w:ascii="Times" w:eastAsia="Times New Roman" w:hAnsi="Times" w:cs="Times New Roman"/>
        </w:rPr>
        <w:t xml:space="preserve">. </w:t>
      </w:r>
      <w:r w:rsidRPr="00CD5928">
        <w:rPr>
          <w:rFonts w:ascii="Times" w:eastAsia="Times New Roman" w:hAnsi="Times" w:cs="Times New Roman"/>
        </w:rPr>
        <w:t>However, in most cases it remains unclear whether virus proteins directly or indirectly reprogram metabolism.</w:t>
      </w:r>
    </w:p>
    <w:p w14:paraId="2221F989" w14:textId="77777777" w:rsidR="006D72B6" w:rsidRDefault="006D72B6" w:rsidP="0047280B">
      <w:pPr>
        <w:rPr>
          <w:rFonts w:ascii="Times" w:eastAsia="Times New Roman" w:hAnsi="Times" w:cs="Times New Roman"/>
        </w:rPr>
      </w:pPr>
    </w:p>
    <w:p w14:paraId="534EE585" w14:textId="1CA543D2" w:rsidR="0047280B" w:rsidRPr="0047280B" w:rsidRDefault="00703CD7" w:rsidP="0047280B">
      <w:pPr>
        <w:rPr>
          <w:rFonts w:ascii="Times" w:hAnsi="Times" w:cs="Times New Roman"/>
        </w:rPr>
      </w:pPr>
      <w:r>
        <w:rPr>
          <w:rFonts w:ascii="Times" w:hAnsi="Times" w:cs="Arial"/>
          <w:b/>
          <w:bCs/>
          <w:color w:val="000000"/>
        </w:rPr>
        <w:t>C</w:t>
      </w:r>
      <w:r w:rsidR="0047280B" w:rsidRPr="0047280B">
        <w:rPr>
          <w:rFonts w:ascii="Times" w:hAnsi="Times" w:cs="Arial"/>
          <w:b/>
          <w:bCs/>
          <w:color w:val="000000"/>
        </w:rPr>
        <w:t>onclusions</w:t>
      </w:r>
      <w:r>
        <w:rPr>
          <w:rFonts w:ascii="Times" w:hAnsi="Times" w:cs="Arial"/>
          <w:b/>
          <w:bCs/>
          <w:color w:val="000000"/>
        </w:rPr>
        <w:t xml:space="preserve"> and o</w:t>
      </w:r>
      <w:r w:rsidRPr="00703CD7">
        <w:rPr>
          <w:rFonts w:ascii="Times" w:hAnsi="Times" w:cs="Arial"/>
          <w:b/>
          <w:bCs/>
          <w:color w:val="000000"/>
        </w:rPr>
        <w:t>utlook</w:t>
      </w:r>
    </w:p>
    <w:p w14:paraId="38D632AE" w14:textId="77777777" w:rsidR="00167CE7" w:rsidRPr="00167CE7" w:rsidRDefault="00167CE7" w:rsidP="00167CE7">
      <w:pPr>
        <w:rPr>
          <w:rFonts w:ascii="Times" w:hAnsi="Times" w:cs="Arial"/>
          <w:color w:val="000000"/>
        </w:rPr>
      </w:pPr>
      <w:r w:rsidRPr="00167CE7">
        <w:rPr>
          <w:rFonts w:ascii="Times" w:hAnsi="Times" w:cs="Arial"/>
          <w:color w:val="000000"/>
        </w:rPr>
        <w:t xml:space="preserve">Protein-protein interactions are at the core of any virus infection, hence a detailed understanding of such interactions is critical for understanding viral diseases but also critical for the development of new drugs. For a small group of viruses we have so much interaction data that it has become difficult to evaluate their physiological significance, </w:t>
      </w:r>
      <w:r w:rsidRPr="00167CE7">
        <w:rPr>
          <w:rFonts w:ascii="Times" w:hAnsi="Times" w:cs="Arial"/>
          <w:color w:val="000000"/>
        </w:rPr>
        <w:lastRenderedPageBreak/>
        <w:t>given that most databases do not provide such a critical judgement. For many viruses only few interactions are known and many more are expected to be detected.</w:t>
      </w:r>
    </w:p>
    <w:p w14:paraId="0C63206B" w14:textId="21268B0B" w:rsidR="00167CE7" w:rsidRPr="00167CE7" w:rsidRDefault="00167CE7" w:rsidP="00167CE7">
      <w:pPr>
        <w:rPr>
          <w:rFonts w:ascii="Times" w:hAnsi="Times" w:cs="Arial"/>
          <w:color w:val="000000"/>
        </w:rPr>
      </w:pPr>
      <w:r w:rsidRPr="00167CE7">
        <w:rPr>
          <w:rFonts w:ascii="Times" w:hAnsi="Times" w:cs="Arial"/>
          <w:color w:val="000000"/>
        </w:rPr>
        <w:t xml:space="preserve">Viruses are special in that they evolve much quicker than their hosts, especially in RNA viruses, hence the first line of defense in animals is their immune system which can cope </w:t>
      </w:r>
      <w:r>
        <w:rPr>
          <w:rFonts w:ascii="Times" w:hAnsi="Times" w:cs="Arial"/>
          <w:color w:val="000000"/>
        </w:rPr>
        <w:t xml:space="preserve">in a tug-of-war with viruses </w:t>
      </w:r>
      <w:r w:rsidRPr="00167CE7">
        <w:rPr>
          <w:rFonts w:ascii="Times" w:hAnsi="Times" w:cs="Arial"/>
          <w:color w:val="000000"/>
        </w:rPr>
        <w:t>only because they have both an efficient innate immune response and a highly flexi</w:t>
      </w:r>
      <w:r>
        <w:rPr>
          <w:rFonts w:ascii="Times" w:hAnsi="Times" w:cs="Arial"/>
          <w:color w:val="000000"/>
        </w:rPr>
        <w:t xml:space="preserve">ble antibody production system </w:t>
      </w:r>
      <w:r>
        <w:rPr>
          <w:rFonts w:ascii="Times" w:hAnsi="Times" w:cs="Arial"/>
          <w:color w:val="000000"/>
        </w:rPr>
        <w:fldChar w:fldCharType="begin">
          <w:fldData xml:space="preserve">PEVuZE5vdGU+PENpdGU+PEF1dGhvcj5DaHJpc3RpYWFuc2VuPC9BdXRob3I+PFllYXI+MjAxNTwv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</w:fldData>
        </w:fldChar>
      </w:r>
      <w:r>
        <w:rPr>
          <w:rFonts w:ascii="Times" w:hAnsi="Times" w:cs="Arial"/>
          <w:color w:val="000000"/>
        </w:rPr>
        <w:instrText xml:space="preserve"> ADDIN EN.CITE </w:instrText>
      </w:r>
      <w:r>
        <w:rPr>
          <w:rFonts w:ascii="Times" w:hAnsi="Times" w:cs="Arial"/>
          <w:color w:val="000000"/>
        </w:rPr>
        <w:fldChar w:fldCharType="begin">
          <w:fldData xml:space="preserve">PEVuZE5vdGU+PENpdGU+PEF1dGhvcj5DaHJpc3RpYWFuc2VuPC9BdXRob3I+PFllYXI+MjAxNTwv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</w:fldData>
        </w:fldChar>
      </w:r>
      <w:r>
        <w:rPr>
          <w:rFonts w:ascii="Times" w:hAnsi="Times" w:cs="Arial"/>
          <w:color w:val="000000"/>
        </w:rPr>
        <w:instrText xml:space="preserve"> ADDIN EN.CITE.DATA </w:instrText>
      </w:r>
      <w:r>
        <w:rPr>
          <w:rFonts w:ascii="Times" w:hAnsi="Times" w:cs="Arial"/>
          <w:color w:val="000000"/>
        </w:rPr>
      </w:r>
      <w:r>
        <w:rPr>
          <w:rFonts w:ascii="Times" w:hAnsi="Times" w:cs="Arial"/>
          <w:color w:val="000000"/>
        </w:rPr>
        <w:fldChar w:fldCharType="end"/>
      </w:r>
      <w:r>
        <w:rPr>
          <w:rFonts w:ascii="Times" w:hAnsi="Times" w:cs="Arial"/>
          <w:color w:val="000000"/>
        </w:rPr>
      </w:r>
      <w:r>
        <w:rPr>
          <w:rFonts w:ascii="Times" w:hAnsi="Times" w:cs="Arial"/>
          <w:color w:val="000000"/>
        </w:rPr>
        <w:fldChar w:fldCharType="separate"/>
      </w:r>
      <w:r>
        <w:rPr>
          <w:rFonts w:ascii="Times" w:hAnsi="Times" w:cs="Arial"/>
          <w:noProof/>
          <w:color w:val="000000"/>
        </w:rPr>
        <w:t>(58)</w:t>
      </w:r>
      <w:r>
        <w:rPr>
          <w:rFonts w:ascii="Times" w:hAnsi="Times" w:cs="Arial"/>
          <w:color w:val="000000"/>
        </w:rPr>
        <w:fldChar w:fldCharType="end"/>
      </w:r>
      <w:r w:rsidRPr="00167CE7">
        <w:rPr>
          <w:rFonts w:ascii="Times" w:hAnsi="Times" w:cs="Arial"/>
          <w:color w:val="000000"/>
        </w:rPr>
        <w:t xml:space="preserve">. </w:t>
      </w:r>
    </w:p>
    <w:p w14:paraId="51DF6F3A" w14:textId="6D9F2C70" w:rsidR="004872FA" w:rsidRDefault="00167CE7" w:rsidP="00167CE7">
      <w:pPr>
        <w:rPr>
          <w:rFonts w:ascii="Times" w:hAnsi="Times" w:cs="Arial"/>
          <w:color w:val="000000"/>
        </w:rPr>
      </w:pPr>
      <w:r w:rsidRPr="00167CE7">
        <w:rPr>
          <w:rFonts w:ascii="Times" w:hAnsi="Times" w:cs="Arial"/>
          <w:color w:val="000000"/>
        </w:rPr>
        <w:t>With a rapidly growing number of human viruses, especially resulting from microbiome studies, we will identify many more viruses in humans. In the course of these studies, we will also find many more commensal viruses which do interact with their human host but may actually be beneficial, and potentially even help us to fight other pathogens and parasites.</w:t>
      </w:r>
    </w:p>
    <w:p w14:paraId="0E78AF50" w14:textId="77777777" w:rsidR="004872FA" w:rsidRDefault="004872FA">
      <w:pPr>
        <w:rPr>
          <w:rFonts w:ascii="Times" w:hAnsi="Times" w:cs="Arial"/>
          <w:color w:val="000000"/>
        </w:rPr>
      </w:pPr>
      <w:r>
        <w:rPr>
          <w:rFonts w:ascii="Times" w:hAnsi="Times" w:cs="Arial"/>
          <w:color w:val="000000"/>
        </w:rPr>
        <w:br w:type="page"/>
      </w:r>
    </w:p>
    <w:p w14:paraId="485E8849" w14:textId="46EA55D2" w:rsidR="00167CE7" w:rsidRPr="004872FA" w:rsidRDefault="004872FA" w:rsidP="00167CE7">
      <w:pPr>
        <w:rPr>
          <w:rFonts w:ascii="Times" w:hAnsi="Times" w:cs="Arial"/>
          <w:b/>
          <w:color w:val="000000"/>
        </w:rPr>
      </w:pPr>
      <w:r w:rsidRPr="004872FA">
        <w:rPr>
          <w:rFonts w:ascii="Times" w:hAnsi="Times" w:cs="Arial"/>
          <w:b/>
          <w:color w:val="000000"/>
        </w:rPr>
        <w:lastRenderedPageBreak/>
        <w:t>Figures</w:t>
      </w:r>
    </w:p>
    <w:p w14:paraId="0E4BD39E" w14:textId="301658A6" w:rsidR="0047280B" w:rsidRDefault="0047280B" w:rsidP="0047280B">
      <w:pPr>
        <w:rPr>
          <w:rFonts w:ascii="Times" w:hAnsi="Times" w:cs="Arial"/>
          <w:color w:val="000000"/>
          <w:sz w:val="22"/>
          <w:szCs w:val="22"/>
        </w:rPr>
      </w:pPr>
    </w:p>
    <w:p w14:paraId="0E8AE708" w14:textId="26EB3740" w:rsidR="0047280B" w:rsidRPr="004872FA" w:rsidRDefault="009F507B" w:rsidP="0047280B">
      <w:pPr>
        <w:rPr>
          <w:rFonts w:ascii="Times" w:hAnsi="Times" w:cs="Arial"/>
          <w:color w:val="000000"/>
          <w:sz w:val="22"/>
          <w:szCs w:val="22"/>
        </w:rPr>
      </w:pPr>
      <w:r>
        <w:rPr>
          <w:rFonts w:ascii="Times" w:hAnsi="Times" w:cs="Arial"/>
          <w:noProof/>
          <w:color w:val="000000"/>
          <w:sz w:val="22"/>
          <w:szCs w:val="22"/>
        </w:rPr>
        <w:drawing>
          <wp:anchor distT="0" distB="0" distL="114300" distR="114300" simplePos="0" relativeHeight="251658240" behindDoc="0" locked="0" layoutInCell="1" allowOverlap="1" wp14:anchorId="32B36118" wp14:editId="7398C4C2">
            <wp:simplePos x="0" y="0"/>
            <wp:positionH relativeFrom="column">
              <wp:align>center</wp:align>
            </wp:positionH>
            <wp:positionV relativeFrom="paragraph">
              <wp:posOffset>0</wp:posOffset>
            </wp:positionV>
            <wp:extent cx="2743200" cy="27768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df"/>
                    <pic:cNvPicPr/>
                  </pic:nvPicPr>
                  <pic:blipFill>
                    <a:blip r:embed="rId9">
                      <a:extLst>
                        <a:ext uri="{28A0092B-C50C-407E-A947-70E740481C1C}">
                          <a14:useLocalDpi xmlns:a14="http://schemas.microsoft.com/office/drawing/2010/main" val="0"/>
                        </a:ext>
                      </a:extLst>
                    </a:blip>
                    <a:stretch>
                      <a:fillRect/>
                    </a:stretch>
                  </pic:blipFill>
                  <pic:spPr>
                    <a:xfrm>
                      <a:off x="0" y="0"/>
                      <a:ext cx="2743200" cy="277685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0C3508" w:rsidRPr="00A51199">
        <w:rPr>
          <w:rFonts w:ascii="Times" w:hAnsi="Times" w:cs="Arial"/>
          <w:b/>
          <w:color w:val="000000"/>
        </w:rPr>
        <w:t>Figure 1: Overlaps of target sets of different virus families.</w:t>
      </w:r>
      <w:r w:rsidR="000C3508" w:rsidRPr="00A51199">
        <w:rPr>
          <w:rFonts w:ascii="Times" w:hAnsi="Times" w:cs="Arial"/>
          <w:color w:val="000000"/>
        </w:rPr>
        <w:t xml:space="preserve"> Assessing virus families by the number of available interactions between viral and human host proteins, we considered </w:t>
      </w:r>
      <w:r w:rsidR="00A51199" w:rsidRPr="00A51199">
        <w:rPr>
          <w:rFonts w:ascii="Times" w:hAnsi="Times" w:cs="Arial"/>
          <w:color w:val="000000"/>
        </w:rPr>
        <w:t xml:space="preserve">1,988 targets of </w:t>
      </w:r>
      <w:proofErr w:type="spellStart"/>
      <w:r w:rsidR="000C3508" w:rsidRPr="00A51199">
        <w:rPr>
          <w:rFonts w:ascii="Times" w:hAnsi="Times" w:cs="Arial"/>
          <w:color w:val="000000"/>
        </w:rPr>
        <w:t>herpesviridae</w:t>
      </w:r>
      <w:proofErr w:type="spellEnd"/>
      <w:r w:rsidR="000C3508" w:rsidRPr="00A51199">
        <w:rPr>
          <w:rFonts w:ascii="Times" w:hAnsi="Times" w:cs="Arial"/>
          <w:color w:val="000000"/>
        </w:rPr>
        <w:t xml:space="preserve">, </w:t>
      </w:r>
      <w:r w:rsidR="00A51199" w:rsidRPr="00A51199">
        <w:rPr>
          <w:rFonts w:ascii="Times" w:hAnsi="Times" w:cs="Arial"/>
          <w:color w:val="000000"/>
        </w:rPr>
        <w:t xml:space="preserve">1,624 of </w:t>
      </w:r>
      <w:proofErr w:type="spellStart"/>
      <w:r w:rsidR="000C3508" w:rsidRPr="00A51199">
        <w:rPr>
          <w:rFonts w:ascii="Times" w:hAnsi="Times" w:cs="Arial"/>
          <w:color w:val="000000"/>
        </w:rPr>
        <w:t>orthomyxoviridae</w:t>
      </w:r>
      <w:proofErr w:type="spellEnd"/>
      <w:r w:rsidR="000C3508" w:rsidRPr="00A51199">
        <w:rPr>
          <w:rFonts w:ascii="Times" w:hAnsi="Times" w:cs="Arial"/>
          <w:color w:val="000000"/>
        </w:rPr>
        <w:t xml:space="preserve">, </w:t>
      </w:r>
      <w:r w:rsidR="00A51199" w:rsidRPr="00A51199">
        <w:rPr>
          <w:rFonts w:ascii="Times" w:hAnsi="Times" w:cs="Arial"/>
          <w:color w:val="000000"/>
        </w:rPr>
        <w:t xml:space="preserve">1,740 of </w:t>
      </w:r>
      <w:proofErr w:type="spellStart"/>
      <w:r w:rsidR="000C3508" w:rsidRPr="00A51199">
        <w:rPr>
          <w:rFonts w:ascii="Times" w:hAnsi="Times" w:cs="Arial"/>
          <w:color w:val="000000"/>
        </w:rPr>
        <w:t>papillomaviridae</w:t>
      </w:r>
      <w:proofErr w:type="spellEnd"/>
      <w:r w:rsidR="000C3508" w:rsidRPr="00A51199">
        <w:rPr>
          <w:rFonts w:ascii="Times" w:hAnsi="Times" w:cs="Arial"/>
          <w:color w:val="000000"/>
        </w:rPr>
        <w:t xml:space="preserve">, </w:t>
      </w:r>
      <w:r w:rsidR="00A51199" w:rsidRPr="00A51199">
        <w:rPr>
          <w:rFonts w:ascii="Times" w:hAnsi="Times" w:cs="Arial"/>
          <w:color w:val="000000"/>
        </w:rPr>
        <w:t xml:space="preserve">1,359 of </w:t>
      </w:r>
      <w:proofErr w:type="spellStart"/>
      <w:r w:rsidR="000C3508" w:rsidRPr="00A51199">
        <w:rPr>
          <w:rFonts w:ascii="Times" w:hAnsi="Times" w:cs="Arial"/>
          <w:color w:val="000000"/>
        </w:rPr>
        <w:t>r</w:t>
      </w:r>
      <w:r w:rsidR="00A51199" w:rsidRPr="00A51199">
        <w:rPr>
          <w:rFonts w:ascii="Times" w:hAnsi="Times" w:cs="Arial"/>
          <w:color w:val="000000"/>
        </w:rPr>
        <w:t>etroviridae</w:t>
      </w:r>
      <w:proofErr w:type="spellEnd"/>
      <w:r w:rsidR="00A51199" w:rsidRPr="00A51199">
        <w:rPr>
          <w:rFonts w:ascii="Times" w:hAnsi="Times" w:cs="Arial"/>
          <w:color w:val="000000"/>
        </w:rPr>
        <w:t xml:space="preserve"> and a pool of 3,301 targets of other </w:t>
      </w:r>
      <w:r w:rsidR="000C3508" w:rsidRPr="00A51199">
        <w:rPr>
          <w:rFonts w:ascii="Times" w:hAnsi="Times" w:cs="Arial"/>
          <w:color w:val="000000"/>
        </w:rPr>
        <w:t>virus families. Considering the number of shared human targets</w:t>
      </w:r>
      <w:r w:rsidR="00A51199" w:rsidRPr="00A51199">
        <w:rPr>
          <w:rFonts w:ascii="Times" w:hAnsi="Times" w:cs="Arial"/>
          <w:color w:val="000000"/>
        </w:rPr>
        <w:t xml:space="preserve"> between families</w:t>
      </w:r>
      <w:r w:rsidR="000C3508" w:rsidRPr="00A51199">
        <w:rPr>
          <w:rFonts w:ascii="Times" w:hAnsi="Times" w:cs="Arial"/>
          <w:color w:val="000000"/>
        </w:rPr>
        <w:t xml:space="preserve">, the Venn diagram suggests that </w:t>
      </w:r>
      <w:r w:rsidR="00A51199" w:rsidRPr="00A51199">
        <w:rPr>
          <w:rFonts w:ascii="Times" w:hAnsi="Times" w:cs="Arial"/>
          <w:color w:val="000000"/>
        </w:rPr>
        <w:t>targets of different families considerably overlap.</w:t>
      </w:r>
    </w:p>
    <w:p w14:paraId="44B9A60C" w14:textId="77777777" w:rsidR="00A51199" w:rsidRDefault="00A51199">
      <w:pPr>
        <w:rPr>
          <w:rFonts w:ascii="Times" w:hAnsi="Times"/>
          <w:b/>
          <w:noProof/>
        </w:rPr>
      </w:pPr>
    </w:p>
    <w:p w14:paraId="581C556D" w14:textId="21B98F6F" w:rsidR="00BA6A0F" w:rsidRDefault="00BA6A0F">
      <w:pPr>
        <w:rPr>
          <w:rFonts w:ascii="Times" w:hAnsi="Times"/>
          <w:b/>
          <w:noProof/>
        </w:rPr>
      </w:pPr>
      <w:r w:rsidRPr="009514F9">
        <w:rPr>
          <w:rFonts w:ascii="Times" w:hAnsi="Times"/>
          <w:b/>
          <w:noProof/>
        </w:rPr>
        <w:drawing>
          <wp:inline distT="0" distB="0" distL="0" distR="0" wp14:anchorId="026D9EEF" wp14:editId="607EF29C">
            <wp:extent cx="5486400" cy="3294705"/>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94705"/>
                    </a:xfrm>
                    <a:prstGeom prst="rect">
                      <a:avLst/>
                    </a:prstGeom>
                    <a:noFill/>
                    <a:ln>
                      <a:noFill/>
                    </a:ln>
                  </pic:spPr>
                </pic:pic>
              </a:graphicData>
            </a:graphic>
          </wp:inline>
        </w:drawing>
      </w:r>
    </w:p>
    <w:p w14:paraId="5BD6C3D4" w14:textId="4127FBD3" w:rsidR="004872FA" w:rsidRDefault="004872FA">
      <w:pPr>
        <w:rPr>
          <w:rFonts w:ascii="Times" w:hAnsi="Times"/>
          <w:b/>
          <w:noProof/>
        </w:rPr>
      </w:pPr>
      <w:r w:rsidRPr="004872FA">
        <w:rPr>
          <w:rFonts w:ascii="Times" w:hAnsi="Times"/>
          <w:b/>
          <w:noProof/>
        </w:rPr>
        <w:t>Fig. 2 ?. From Gulbahce et al. 2012</w:t>
      </w:r>
    </w:p>
    <w:p w14:paraId="2124007D" w14:textId="4CDC09B8" w:rsidR="00A51199" w:rsidRDefault="00A51199">
      <w:pPr>
        <w:rPr>
          <w:rFonts w:ascii="Times" w:hAnsi="Times"/>
          <w:b/>
          <w:noProof/>
        </w:rPr>
      </w:pPr>
      <w:r>
        <w:rPr>
          <w:rFonts w:ascii="Times" w:hAnsi="Times"/>
          <w:b/>
          <w:noProof/>
        </w:rPr>
        <w:lastRenderedPageBreak/>
        <w:drawing>
          <wp:inline distT="0" distB="0" distL="0" distR="0" wp14:anchorId="306DC2C5" wp14:editId="0B6A915A">
            <wp:extent cx="5486400" cy="4091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4091940"/>
                    </a:xfrm>
                    <a:prstGeom prst="rect">
                      <a:avLst/>
                    </a:prstGeom>
                  </pic:spPr>
                </pic:pic>
              </a:graphicData>
            </a:graphic>
          </wp:inline>
        </w:drawing>
      </w:r>
    </w:p>
    <w:p w14:paraId="7D3384FD" w14:textId="77777777" w:rsidR="00A51199" w:rsidRDefault="00A51199">
      <w:pPr>
        <w:rPr>
          <w:rFonts w:ascii="Times" w:hAnsi="Times"/>
          <w:b/>
          <w:noProof/>
        </w:rPr>
      </w:pPr>
    </w:p>
    <w:p w14:paraId="3C81C5FC" w14:textId="77777777" w:rsidR="00A51199" w:rsidRDefault="00A51199">
      <w:pPr>
        <w:rPr>
          <w:rFonts w:ascii="Times" w:hAnsi="Times"/>
          <w:b/>
          <w:noProof/>
        </w:rPr>
      </w:pPr>
    </w:p>
    <w:p w14:paraId="4F4295A5" w14:textId="1D468402" w:rsidR="004A536E" w:rsidRDefault="0047280B">
      <w:pPr>
        <w:rPr>
          <w:rFonts w:ascii="Times" w:hAnsi="Times"/>
          <w:noProof/>
        </w:rPr>
      </w:pPr>
      <w:r w:rsidRPr="00714B3B">
        <w:rPr>
          <w:rFonts w:ascii="Times" w:hAnsi="Times"/>
          <w:b/>
          <w:noProof/>
        </w:rPr>
        <w:t xml:space="preserve">Figure </w:t>
      </w:r>
      <w:r w:rsidR="00A51199">
        <w:rPr>
          <w:rFonts w:ascii="Times" w:hAnsi="Times"/>
          <w:b/>
          <w:noProof/>
        </w:rPr>
        <w:t>2</w:t>
      </w:r>
      <w:r w:rsidRPr="00714B3B">
        <w:rPr>
          <w:rFonts w:ascii="Times" w:hAnsi="Times"/>
          <w:b/>
          <w:noProof/>
        </w:rPr>
        <w:t xml:space="preserve">: </w:t>
      </w:r>
      <w:r w:rsidR="00A51199">
        <w:rPr>
          <w:rFonts w:ascii="Times" w:hAnsi="Times"/>
          <w:b/>
          <w:noProof/>
        </w:rPr>
        <w:t xml:space="preserve">Topological features of targets of </w:t>
      </w:r>
      <w:r w:rsidR="0003671A">
        <w:rPr>
          <w:rFonts w:ascii="Times" w:hAnsi="Times"/>
          <w:b/>
          <w:noProof/>
        </w:rPr>
        <w:t>herpesviridae, orthomyxoviridae, papillomaviridae, retroviridae and other</w:t>
      </w:r>
      <w:r w:rsidR="00A51199">
        <w:rPr>
          <w:rFonts w:ascii="Times" w:hAnsi="Times"/>
          <w:b/>
          <w:noProof/>
        </w:rPr>
        <w:t xml:space="preserve"> families. </w:t>
      </w:r>
      <w:r w:rsidRPr="00714B3B">
        <w:rPr>
          <w:rFonts w:ascii="Times" w:hAnsi="Times"/>
          <w:b/>
          <w:noProof/>
        </w:rPr>
        <w:t>(A)</w:t>
      </w:r>
      <w:r w:rsidR="00A51199">
        <w:rPr>
          <w:rFonts w:ascii="Times" w:hAnsi="Times"/>
          <w:noProof/>
        </w:rPr>
        <w:t xml:space="preserve"> Utilizing</w:t>
      </w:r>
      <w:r w:rsidRPr="00714B3B">
        <w:rPr>
          <w:rFonts w:ascii="Times" w:hAnsi="Times"/>
          <w:noProof/>
        </w:rPr>
        <w:t xml:space="preserve"> set</w:t>
      </w:r>
      <w:r w:rsidR="00A51199">
        <w:rPr>
          <w:rFonts w:ascii="Times" w:hAnsi="Times"/>
          <w:noProof/>
        </w:rPr>
        <w:t>s of proteins that are targeted by viruses of different families,</w:t>
      </w:r>
      <w:r w:rsidRPr="00714B3B">
        <w:rPr>
          <w:rFonts w:ascii="Times" w:hAnsi="Times"/>
          <w:noProof/>
        </w:rPr>
        <w:t xml:space="preserve"> we determined the enrichment of such target proteins in bins of proteins that have a certain number of interactions in a human protein-protein interaction network. Randomly sampling sets o</w:t>
      </w:r>
      <w:r w:rsidR="00714B3B" w:rsidRPr="00714B3B">
        <w:rPr>
          <w:rFonts w:ascii="Times" w:hAnsi="Times"/>
          <w:noProof/>
        </w:rPr>
        <w:t xml:space="preserve">f viral targets, we observed that proteins of increasing degree are preferably targeted by viuses. </w:t>
      </w:r>
      <w:r w:rsidR="00714B3B" w:rsidRPr="00714B3B">
        <w:rPr>
          <w:rFonts w:ascii="Times" w:hAnsi="Times"/>
          <w:b/>
          <w:noProof/>
        </w:rPr>
        <w:t>(B)</w:t>
      </w:r>
      <w:r w:rsidR="00714B3B" w:rsidRPr="00714B3B">
        <w:rPr>
          <w:rFonts w:ascii="Times" w:hAnsi="Times"/>
          <w:noProof/>
        </w:rPr>
        <w:t xml:space="preserve"> We defined a set of bottleneck proteins in a human protein-protein interaction network as the top 20% of proteins with highest b</w:t>
      </w:r>
      <w:r w:rsidR="00855FD8">
        <w:rPr>
          <w:rFonts w:ascii="Times" w:hAnsi="Times"/>
          <w:noProof/>
        </w:rPr>
        <w:t xml:space="preserve">etweeness centrality. Utilizing the set of proteins that were targeted by other virus families, </w:t>
      </w:r>
      <w:r w:rsidR="00714B3B" w:rsidRPr="00714B3B">
        <w:rPr>
          <w:rFonts w:ascii="Times" w:hAnsi="Times"/>
          <w:noProof/>
        </w:rPr>
        <w:t xml:space="preserve">set we observed </w:t>
      </w:r>
      <w:r w:rsidR="00855FD8">
        <w:rPr>
          <w:rFonts w:ascii="Times" w:hAnsi="Times"/>
          <w:noProof/>
        </w:rPr>
        <w:t>687</w:t>
      </w:r>
      <w:r w:rsidR="00714B3B" w:rsidRPr="00714B3B">
        <w:rPr>
          <w:rFonts w:ascii="Times" w:hAnsi="Times"/>
          <w:noProof/>
        </w:rPr>
        <w:t xml:space="preserve"> </w:t>
      </w:r>
      <w:r w:rsidR="00855FD8">
        <w:rPr>
          <w:rFonts w:ascii="Times" w:hAnsi="Times"/>
          <w:noProof/>
        </w:rPr>
        <w:t xml:space="preserve">targeted bottleneck </w:t>
      </w:r>
      <w:r w:rsidR="00714B3B" w:rsidRPr="00714B3B">
        <w:rPr>
          <w:rFonts w:ascii="Times" w:hAnsi="Times"/>
          <w:noProof/>
        </w:rPr>
        <w:t>protei</w:t>
      </w:r>
      <w:r w:rsidR="00855FD8">
        <w:rPr>
          <w:rFonts w:ascii="Times" w:hAnsi="Times"/>
          <w:noProof/>
        </w:rPr>
        <w:t>n</w:t>
      </w:r>
      <w:r w:rsidR="00714B3B" w:rsidRPr="00714B3B">
        <w:rPr>
          <w:rFonts w:ascii="Times" w:hAnsi="Times"/>
          <w:noProof/>
        </w:rPr>
        <w:t>s. Randomized sampling of target sets confimed the statistical significance of the observed value, suggesting that bottleneck proteins are prime viral targets</w:t>
      </w:r>
      <w:r w:rsidR="00855FD8">
        <w:rPr>
          <w:rFonts w:ascii="Times" w:hAnsi="Times"/>
          <w:noProof/>
        </w:rPr>
        <w:t xml:space="preserve"> (P &lt; 10</w:t>
      </w:r>
      <w:r w:rsidR="00855FD8" w:rsidRPr="00855FD8">
        <w:rPr>
          <w:rFonts w:ascii="Times" w:hAnsi="Times"/>
          <w:noProof/>
          <w:vertAlign w:val="superscript"/>
        </w:rPr>
        <w:t>-4</w:t>
      </w:r>
      <w:r w:rsidR="00855FD8">
        <w:rPr>
          <w:rFonts w:ascii="Times" w:hAnsi="Times"/>
          <w:noProof/>
        </w:rPr>
        <w:t>)</w:t>
      </w:r>
      <w:r w:rsidR="00714B3B" w:rsidRPr="00714B3B">
        <w:rPr>
          <w:rFonts w:ascii="Times" w:hAnsi="Times"/>
          <w:noProof/>
        </w:rPr>
        <w:t xml:space="preserve">. </w:t>
      </w:r>
      <w:r w:rsidR="00855FD8">
        <w:rPr>
          <w:rFonts w:ascii="Times" w:hAnsi="Times"/>
          <w:noProof/>
        </w:rPr>
        <w:t>In the inset, we corrobaorate this obs</w:t>
      </w:r>
      <w:r w:rsidR="0003671A">
        <w:rPr>
          <w:rFonts w:ascii="Times" w:hAnsi="Times"/>
          <w:noProof/>
        </w:rPr>
        <w:t xml:space="preserve">ervation, considering targets in remaining virus families. </w:t>
      </w:r>
      <w:r w:rsidR="00AB7692">
        <w:rPr>
          <w:rFonts w:ascii="Times" w:hAnsi="Times"/>
          <w:noProof/>
        </w:rPr>
        <w:t xml:space="preserve">In </w:t>
      </w:r>
      <w:r w:rsidR="0003671A" w:rsidRPr="0003671A">
        <w:rPr>
          <w:rFonts w:ascii="Times" w:hAnsi="Times"/>
          <w:b/>
          <w:noProof/>
        </w:rPr>
        <w:t>(C)</w:t>
      </w:r>
      <w:r w:rsidR="00AB7692" w:rsidRPr="00AB7692">
        <w:rPr>
          <w:rFonts w:ascii="Times" w:hAnsi="Times"/>
          <w:noProof/>
        </w:rPr>
        <w:t>, we determined the occurrence</w:t>
      </w:r>
      <w:r w:rsidR="00AB7692">
        <w:rPr>
          <w:rFonts w:ascii="Times" w:hAnsi="Times"/>
          <w:noProof/>
        </w:rPr>
        <w:t xml:space="preserve"> of proteins in different pathways. Randomly sampling viral targets, we observed that targets of different virus families tend to </w:t>
      </w:r>
      <w:r w:rsidR="00855FD8">
        <w:rPr>
          <w:rFonts w:ascii="Times" w:hAnsi="Times"/>
          <w:noProof/>
        </w:rPr>
        <w:t xml:space="preserve"> </w:t>
      </w:r>
      <w:r w:rsidR="00AB7692">
        <w:rPr>
          <w:rFonts w:ascii="Times" w:hAnsi="Times"/>
          <w:noProof/>
        </w:rPr>
        <w:t>appear in an increasing number of different pathways.</w:t>
      </w:r>
      <w:r w:rsidR="00855FD8">
        <w:rPr>
          <w:rFonts w:ascii="Times" w:hAnsi="Times"/>
          <w:noProof/>
        </w:rPr>
        <w:t xml:space="preserve"> In </w:t>
      </w:r>
      <w:r w:rsidR="00714B3B" w:rsidRPr="00714B3B">
        <w:rPr>
          <w:rFonts w:ascii="Times" w:hAnsi="Times"/>
          <w:b/>
          <w:noProof/>
        </w:rPr>
        <w:t>(D)</w:t>
      </w:r>
      <w:r w:rsidR="00855FD8" w:rsidRPr="00855FD8">
        <w:rPr>
          <w:rFonts w:ascii="Times" w:hAnsi="Times"/>
          <w:noProof/>
        </w:rPr>
        <w:t xml:space="preserve">, we determined the number of targeted </w:t>
      </w:r>
      <w:r w:rsidR="00714B3B" w:rsidRPr="00855FD8">
        <w:rPr>
          <w:rFonts w:ascii="Times" w:hAnsi="Times"/>
          <w:noProof/>
        </w:rPr>
        <w:t>critical,</w:t>
      </w:r>
      <w:r w:rsidR="00714B3B">
        <w:rPr>
          <w:rFonts w:ascii="Times" w:hAnsi="Times"/>
          <w:noProof/>
        </w:rPr>
        <w:t xml:space="preserve"> inte</w:t>
      </w:r>
      <w:r w:rsidR="00855FD8">
        <w:rPr>
          <w:rFonts w:ascii="Times" w:hAnsi="Times"/>
          <w:noProof/>
        </w:rPr>
        <w:t xml:space="preserve">rmittent and redundant proteins. Randomizing such targets, </w:t>
      </w:r>
      <w:r w:rsidR="00714B3B">
        <w:rPr>
          <w:rFonts w:ascii="Times" w:hAnsi="Times"/>
          <w:noProof/>
        </w:rPr>
        <w:t xml:space="preserve">we observed that critical proteins significantly accrued viral targets while we found the </w:t>
      </w:r>
      <w:r w:rsidR="00855FD8">
        <w:rPr>
          <w:rFonts w:ascii="Times" w:hAnsi="Times"/>
          <w:noProof/>
        </w:rPr>
        <w:t>opposite for redundant proteins considering all virus families.</w:t>
      </w:r>
    </w:p>
    <w:p w14:paraId="4873B90E" w14:textId="77777777" w:rsidR="00714B3B" w:rsidRDefault="00714B3B">
      <w:pPr>
        <w:rPr>
          <w:rFonts w:ascii="Times" w:hAnsi="Times"/>
          <w:noProof/>
        </w:rPr>
      </w:pPr>
    </w:p>
    <w:p w14:paraId="1A8F1DF6" w14:textId="77777777" w:rsidR="00714B3B" w:rsidRDefault="00714B3B">
      <w:pPr>
        <w:rPr>
          <w:rFonts w:ascii="Times" w:hAnsi="Times"/>
          <w:noProof/>
        </w:rPr>
      </w:pPr>
    </w:p>
    <w:p w14:paraId="7F7D31F7" w14:textId="77777777" w:rsidR="00714B3B" w:rsidRDefault="00714B3B">
      <w:pPr>
        <w:rPr>
          <w:rFonts w:ascii="Times" w:hAnsi="Times"/>
          <w:noProof/>
        </w:rPr>
      </w:pPr>
    </w:p>
    <w:p w14:paraId="00F2DB80" w14:textId="184B0BB0" w:rsidR="00714B3B" w:rsidRDefault="00AB7692">
      <w:pPr>
        <w:rPr>
          <w:rFonts w:ascii="Times" w:hAnsi="Times"/>
          <w:noProof/>
        </w:rPr>
      </w:pPr>
      <w:r>
        <w:rPr>
          <w:rFonts w:ascii="Times" w:hAnsi="Times"/>
          <w:noProof/>
        </w:rPr>
        <w:lastRenderedPageBreak/>
        <w:drawing>
          <wp:inline distT="0" distB="0" distL="0" distR="0" wp14:anchorId="120C0E85" wp14:editId="53AFC1C9">
            <wp:extent cx="5486400" cy="3405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3405505"/>
                    </a:xfrm>
                    <a:prstGeom prst="rect">
                      <a:avLst/>
                    </a:prstGeom>
                  </pic:spPr>
                </pic:pic>
              </a:graphicData>
            </a:graphic>
          </wp:inline>
        </w:drawing>
      </w:r>
    </w:p>
    <w:p w14:paraId="4762A7F1" w14:textId="77777777" w:rsidR="0073122C" w:rsidRDefault="0073122C" w:rsidP="00A20CD1">
      <w:pPr>
        <w:rPr>
          <w:rFonts w:ascii="Times" w:hAnsi="Times"/>
          <w:b/>
          <w:noProof/>
        </w:rPr>
      </w:pPr>
    </w:p>
    <w:p w14:paraId="2D6E28AD" w14:textId="0D0C53E2" w:rsidR="00A20CD1" w:rsidRPr="00AB7692" w:rsidRDefault="00714B3B" w:rsidP="00A20CD1">
      <w:pPr>
        <w:rPr>
          <w:rFonts w:ascii="Times" w:hAnsi="Times"/>
          <w:noProof/>
        </w:rPr>
      </w:pPr>
      <w:r w:rsidRPr="00714B3B">
        <w:rPr>
          <w:rFonts w:ascii="Times" w:hAnsi="Times"/>
          <w:b/>
          <w:noProof/>
        </w:rPr>
        <w:t xml:space="preserve">Figure </w:t>
      </w:r>
      <w:r w:rsidR="00AB7692">
        <w:rPr>
          <w:rFonts w:ascii="Times" w:hAnsi="Times"/>
          <w:b/>
          <w:noProof/>
        </w:rPr>
        <w:t>3</w:t>
      </w:r>
      <w:r w:rsidRPr="00714B3B">
        <w:rPr>
          <w:rFonts w:ascii="Times" w:hAnsi="Times"/>
          <w:b/>
          <w:noProof/>
        </w:rPr>
        <w:t xml:space="preserve">: </w:t>
      </w:r>
      <w:r w:rsidR="00AB7692">
        <w:rPr>
          <w:rFonts w:ascii="Times" w:hAnsi="Times"/>
          <w:b/>
          <w:noProof/>
        </w:rPr>
        <w:t xml:space="preserve">Functions of targets of different virus families. </w:t>
      </w:r>
      <w:r w:rsidR="00AB7692" w:rsidRPr="00AB7692">
        <w:rPr>
          <w:rFonts w:ascii="Times" w:hAnsi="Times"/>
          <w:noProof/>
        </w:rPr>
        <w:t>We determined the frequency of proteins that were targeted by different virus families</w:t>
      </w:r>
      <w:r w:rsidR="00AB7692">
        <w:rPr>
          <w:rFonts w:ascii="Times" w:hAnsi="Times"/>
          <w:noProof/>
        </w:rPr>
        <w:t xml:space="preserve">. Such frequencies were compared to the corresponding frequencies of a </w:t>
      </w:r>
      <w:r w:rsidR="00A20CD1">
        <w:rPr>
          <w:rFonts w:ascii="Times" w:hAnsi="Times"/>
          <w:noProof/>
        </w:rPr>
        <w:t xml:space="preserve">set of targets of all families, determining a foldchange. </w:t>
      </w:r>
    </w:p>
    <w:p w14:paraId="1A04D1D7" w14:textId="77777777" w:rsidR="006E1AD1" w:rsidRDefault="006E1AD1">
      <w:pPr>
        <w:rPr>
          <w:rFonts w:ascii="Times" w:hAnsi="Times"/>
          <w:noProof/>
        </w:rPr>
      </w:pPr>
    </w:p>
    <w:p w14:paraId="103AC001" w14:textId="77777777" w:rsidR="006E1AD1" w:rsidRDefault="006E1AD1">
      <w:pPr>
        <w:rPr>
          <w:rFonts w:ascii="Times" w:hAnsi="Times"/>
          <w:noProof/>
        </w:rPr>
      </w:pPr>
    </w:p>
    <w:p w14:paraId="44A00322" w14:textId="77777777" w:rsidR="00D555BC" w:rsidRDefault="00D555BC">
      <w:pPr>
        <w:rPr>
          <w:rFonts w:ascii="Times" w:hAnsi="Times"/>
          <w:noProof/>
        </w:rPr>
      </w:pPr>
    </w:p>
    <w:p w14:paraId="05D2FE10" w14:textId="77777777" w:rsidR="004872FA" w:rsidRDefault="004872FA">
      <w:pPr>
        <w:rPr>
          <w:rFonts w:ascii="Times" w:eastAsia="Times New Roman" w:hAnsi="Times" w:cs="Times New Roman"/>
          <w:b/>
        </w:rPr>
      </w:pPr>
      <w:r>
        <w:rPr>
          <w:rFonts w:ascii="Times" w:eastAsia="Times New Roman" w:hAnsi="Times" w:cs="Times New Roman"/>
          <w:b/>
        </w:rPr>
        <w:br w:type="page"/>
      </w:r>
    </w:p>
    <w:p w14:paraId="4343EB94" w14:textId="35F4A7B8" w:rsidR="00467083" w:rsidRPr="00467083" w:rsidRDefault="00467083" w:rsidP="00467083">
      <w:pPr>
        <w:spacing w:after="120"/>
        <w:rPr>
          <w:rFonts w:ascii="Times" w:eastAsia="Times New Roman" w:hAnsi="Times" w:cs="Times New Roman"/>
          <w:b/>
        </w:rPr>
      </w:pPr>
      <w:proofErr w:type="gramStart"/>
      <w:r w:rsidRPr="00B77521">
        <w:rPr>
          <w:rFonts w:ascii="Times" w:eastAsia="Times New Roman" w:hAnsi="Times" w:cs="Times New Roman"/>
          <w:b/>
        </w:rPr>
        <w:lastRenderedPageBreak/>
        <w:t>Table 1: Overview of host-pathogen databases that provide human host-virus protein interactions.</w:t>
      </w:r>
      <w:proofErr w:type="gramEnd"/>
    </w:p>
    <w:tbl>
      <w:tblPr>
        <w:tblStyle w:val="TableGrid"/>
        <w:tblW w:w="0" w:type="auto"/>
        <w:tblLayout w:type="fixed"/>
        <w:tblLook w:val="04A0" w:firstRow="1" w:lastRow="0" w:firstColumn="1" w:lastColumn="0" w:noHBand="0" w:noVBand="1"/>
      </w:tblPr>
      <w:tblGrid>
        <w:gridCol w:w="1273"/>
        <w:gridCol w:w="1083"/>
        <w:gridCol w:w="5351"/>
        <w:gridCol w:w="1149"/>
      </w:tblGrid>
      <w:tr w:rsidR="00467083" w:rsidRPr="003A0C84" w14:paraId="7D650393" w14:textId="77777777" w:rsidTr="003C0748">
        <w:trPr>
          <w:trHeight w:val="300"/>
        </w:trPr>
        <w:tc>
          <w:tcPr>
            <w:tcW w:w="1273" w:type="dxa"/>
            <w:hideMark/>
          </w:tcPr>
          <w:p w14:paraId="1FB1737F" w14:textId="77777777" w:rsidR="00467083" w:rsidRPr="00B77521" w:rsidRDefault="00467083" w:rsidP="003C0748">
            <w:pPr>
              <w:jc w:val="center"/>
              <w:rPr>
                <w:rFonts w:ascii="Times" w:eastAsia="Times New Roman" w:hAnsi="Times" w:cs="Times New Roman"/>
                <w:b/>
                <w:sz w:val="20"/>
                <w:szCs w:val="20"/>
              </w:rPr>
            </w:pPr>
            <w:r w:rsidRPr="00B77521">
              <w:rPr>
                <w:rFonts w:ascii="Times" w:eastAsia="Times New Roman" w:hAnsi="Times" w:cs="Times New Roman"/>
                <w:b/>
                <w:sz w:val="20"/>
                <w:szCs w:val="20"/>
              </w:rPr>
              <w:t>database</w:t>
            </w:r>
          </w:p>
        </w:tc>
        <w:tc>
          <w:tcPr>
            <w:tcW w:w="1083" w:type="dxa"/>
            <w:hideMark/>
          </w:tcPr>
          <w:p w14:paraId="75A883BC" w14:textId="77777777" w:rsidR="00467083" w:rsidRPr="00B77521" w:rsidRDefault="00467083" w:rsidP="003C0748">
            <w:pPr>
              <w:rPr>
                <w:rFonts w:ascii="Times" w:eastAsia="Times New Roman" w:hAnsi="Times" w:cs="Times New Roman"/>
                <w:b/>
                <w:sz w:val="20"/>
                <w:szCs w:val="20"/>
              </w:rPr>
            </w:pPr>
            <w:r w:rsidRPr="00B77521">
              <w:rPr>
                <w:rFonts w:ascii="Times" w:eastAsia="Times New Roman" w:hAnsi="Times" w:cs="Times New Roman"/>
                <w:b/>
                <w:sz w:val="20"/>
                <w:szCs w:val="20"/>
              </w:rPr>
              <w:t>pathogens</w:t>
            </w:r>
          </w:p>
        </w:tc>
        <w:tc>
          <w:tcPr>
            <w:tcW w:w="5351" w:type="dxa"/>
            <w:hideMark/>
          </w:tcPr>
          <w:p w14:paraId="5CD2B0C4" w14:textId="77777777" w:rsidR="00467083" w:rsidRPr="00B77521" w:rsidRDefault="00467083" w:rsidP="003C0748">
            <w:pPr>
              <w:rPr>
                <w:rFonts w:ascii="Times" w:eastAsia="Times New Roman" w:hAnsi="Times" w:cs="Times New Roman"/>
                <w:b/>
                <w:sz w:val="20"/>
                <w:szCs w:val="20"/>
              </w:rPr>
            </w:pPr>
            <w:r w:rsidRPr="00B77521">
              <w:rPr>
                <w:rFonts w:ascii="Times" w:eastAsia="Times New Roman" w:hAnsi="Times" w:cs="Times New Roman"/>
                <w:b/>
                <w:sz w:val="20"/>
                <w:szCs w:val="20"/>
              </w:rPr>
              <w:t>webpage</w:t>
            </w:r>
          </w:p>
        </w:tc>
        <w:tc>
          <w:tcPr>
            <w:tcW w:w="1149" w:type="dxa"/>
            <w:hideMark/>
          </w:tcPr>
          <w:p w14:paraId="19D43795" w14:textId="77777777" w:rsidR="00467083" w:rsidRPr="00B77521" w:rsidRDefault="00467083" w:rsidP="003C0748">
            <w:pPr>
              <w:rPr>
                <w:rFonts w:ascii="Times" w:eastAsia="Times New Roman" w:hAnsi="Times" w:cs="Times New Roman"/>
                <w:b/>
                <w:sz w:val="20"/>
                <w:szCs w:val="20"/>
              </w:rPr>
            </w:pPr>
            <w:r w:rsidRPr="00B77521">
              <w:rPr>
                <w:rFonts w:ascii="Times" w:eastAsia="Times New Roman" w:hAnsi="Times" w:cs="Times New Roman"/>
                <w:b/>
                <w:sz w:val="20"/>
                <w:szCs w:val="20"/>
              </w:rPr>
              <w:t>References</w:t>
            </w:r>
          </w:p>
        </w:tc>
      </w:tr>
      <w:tr w:rsidR="00467083" w:rsidRPr="003A0C84" w14:paraId="72A6A83A" w14:textId="77777777" w:rsidTr="003C0748">
        <w:trPr>
          <w:trHeight w:val="300"/>
        </w:trPr>
        <w:tc>
          <w:tcPr>
            <w:tcW w:w="1273" w:type="dxa"/>
            <w:hideMark/>
          </w:tcPr>
          <w:p w14:paraId="2747244D" w14:textId="77777777" w:rsidR="00467083" w:rsidRPr="00B77521" w:rsidRDefault="00467083" w:rsidP="003C0748">
            <w:pPr>
              <w:jc w:val="center"/>
              <w:rPr>
                <w:rFonts w:ascii="Times" w:eastAsia="Times New Roman" w:hAnsi="Times" w:cs="Times New Roman"/>
                <w:sz w:val="20"/>
                <w:szCs w:val="20"/>
              </w:rPr>
            </w:pPr>
            <w:proofErr w:type="spellStart"/>
            <w:r w:rsidRPr="00B77521">
              <w:rPr>
                <w:rFonts w:ascii="Times" w:eastAsia="Times New Roman" w:hAnsi="Times" w:cs="Times New Roman"/>
                <w:sz w:val="20"/>
                <w:szCs w:val="20"/>
              </w:rPr>
              <w:t>HCVPro</w:t>
            </w:r>
            <w:proofErr w:type="spellEnd"/>
          </w:p>
        </w:tc>
        <w:tc>
          <w:tcPr>
            <w:tcW w:w="1083" w:type="dxa"/>
            <w:hideMark/>
          </w:tcPr>
          <w:p w14:paraId="6F486839"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only HCV</w:t>
            </w:r>
          </w:p>
        </w:tc>
        <w:tc>
          <w:tcPr>
            <w:tcW w:w="5351" w:type="dxa"/>
            <w:hideMark/>
          </w:tcPr>
          <w:p w14:paraId="47D35322"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http://www.cbrc.kaust.edu.sa/hcvpro/</w:t>
            </w:r>
          </w:p>
        </w:tc>
        <w:tc>
          <w:tcPr>
            <w:tcW w:w="1149" w:type="dxa"/>
            <w:hideMark/>
          </w:tcPr>
          <w:p w14:paraId="11292615"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r>
            <w:r>
              <w:rPr>
                <w:rFonts w:ascii="Times" w:eastAsia="Times New Roman" w:hAnsi="Times" w:cs="Times New Roman"/>
                <w:sz w:val="20"/>
                <w:szCs w:val="20"/>
              </w:rPr>
              <w:instrText xml:space="preserve"> ADDIN EN.CITE &lt;EndNote&gt;&lt;Cite&gt;&lt;Author&gt;Kwofie&lt;/Author&gt;&lt;Year&gt;2011&lt;/Year&gt;&lt;RecNum&gt;46&lt;/RecNum&gt;&lt;DisplayText&gt;(17)&lt;/DisplayText&gt;&lt;record&gt;&lt;rec-number&gt;46&lt;/rec-number&gt;&lt;foreign-keys&gt;&lt;key app="EN" db-id="fzxf5s9pk0992pefpet5d9rcvs2ae90rrfad" timestamp="1504480305"&gt;46&lt;/key&gt;&lt;/foreign-keys&gt;&lt;ref-type name="Journal Article"&gt;17&lt;/ref-type&gt;&lt;contributors&gt;&lt;authors&gt;&lt;author&gt;Kwofie, S. K.&lt;/author&gt;&lt;author&gt;Schaefer, U.&lt;/author&gt;&lt;author&gt;Sundararajan, V. S.&lt;/author&gt;&lt;author&gt;Bajic, V. B.&lt;/author&gt;&lt;author&gt;Christoffels, A.&lt;/author&gt;&lt;/authors&gt;&lt;/contributors&gt;&lt;auth-address&gt;South African National Bioinformatics Institute, University of the Western Cape, Private Bag X17, Modderdam Road, Bellville 7535, Cape Town, South Africa. samuel@sanbi.ac.za&lt;/auth-address&gt;&lt;titles&gt;&lt;title&gt;HCVpro: hepatitis C virus protein interaction database&lt;/title&gt;&lt;secondary-title&gt;Infect Genet Evol&lt;/secondary-title&gt;&lt;/titles&gt;&lt;periodical&gt;&lt;full-title&gt;Infect Genet Evol&lt;/full-title&gt;&lt;/periodical&gt;&lt;pages&gt;1971-7&lt;/pages&gt;&lt;volume&gt;11&lt;/volume&gt;&lt;number&gt;8&lt;/number&gt;&lt;keywords&gt;&lt;keyword&gt;Biomarkers/metabolism&lt;/keyword&gt;&lt;keyword&gt;*Databases, Protein&lt;/keyword&gt;&lt;keyword&gt;Hepacivirus/*chemistry/genetics/*metabolism&lt;/keyword&gt;&lt;keyword&gt;Hepatitis C/diagnosis/metabolism&lt;/keyword&gt;&lt;keyword&gt;Humans&lt;/keyword&gt;&lt;keyword&gt;Protein Interaction Maps&lt;/keyword&gt;&lt;keyword&gt;Software&lt;/keyword&gt;&lt;keyword&gt;User-Computer Interface&lt;/keyword&gt;&lt;keyword&gt;Viral Proteins/genetics/*metabolism&lt;/keyword&gt;&lt;/keywords&gt;&lt;dates&gt;&lt;year&gt;2011&lt;/year&gt;&lt;pub-dates&gt;&lt;date&gt;Dec&lt;/date&gt;&lt;/pub-dates&gt;&lt;/dates&gt;&lt;isbn&gt;1567-7257 (Electronic)&amp;#xD;1567-1348 (Linking)&lt;/isbn&gt;&lt;accession-num&gt;21930248&lt;/accession-num&gt;&lt;urls&gt;&lt;related-urls&gt;&lt;url&gt;http://www.ncbi.nlm.nih.gov/pubmed/21930248&lt;/url&gt;&lt;/related-urls&gt;&lt;/urls&gt;&lt;electronic-resource-num&gt;10.1016/j.meegid.2011.09.001&lt;/electronic-resource-num&gt;&lt;/record&gt;&lt;/Cite&gt;&lt;/EndNote&gt;</w:instrText>
            </w:r>
            <w:r>
              <w:rPr>
                <w:rFonts w:ascii="Times" w:eastAsia="Times New Roman" w:hAnsi="Times" w:cs="Times New Roman"/>
                <w:sz w:val="20"/>
                <w:szCs w:val="20"/>
              </w:rPr>
              <w:fldChar w:fldCharType="separate"/>
            </w:r>
            <w:r>
              <w:rPr>
                <w:rFonts w:ascii="Times" w:eastAsia="Times New Roman" w:hAnsi="Times" w:cs="Times New Roman"/>
                <w:noProof/>
                <w:sz w:val="20"/>
                <w:szCs w:val="20"/>
              </w:rPr>
              <w:t>(17)</w:t>
            </w:r>
            <w:r>
              <w:rPr>
                <w:rFonts w:ascii="Times" w:eastAsia="Times New Roman" w:hAnsi="Times" w:cs="Times New Roman"/>
                <w:sz w:val="20"/>
                <w:szCs w:val="20"/>
              </w:rPr>
              <w:fldChar w:fldCharType="end"/>
            </w:r>
          </w:p>
        </w:tc>
      </w:tr>
      <w:tr w:rsidR="00467083" w:rsidRPr="003A0C84" w14:paraId="034722B2" w14:textId="77777777" w:rsidTr="003C0748">
        <w:trPr>
          <w:trHeight w:val="600"/>
        </w:trPr>
        <w:tc>
          <w:tcPr>
            <w:tcW w:w="1273" w:type="dxa"/>
            <w:hideMark/>
          </w:tcPr>
          <w:p w14:paraId="7E90A689" w14:textId="77777777" w:rsidR="00467083" w:rsidRPr="00B77521" w:rsidRDefault="00467083" w:rsidP="003C0748">
            <w:pPr>
              <w:jc w:val="center"/>
              <w:rPr>
                <w:rFonts w:ascii="Times" w:eastAsia="Times New Roman" w:hAnsi="Times" w:cs="Times New Roman"/>
                <w:sz w:val="20"/>
                <w:szCs w:val="20"/>
              </w:rPr>
            </w:pPr>
            <w:r w:rsidRPr="00B77521">
              <w:rPr>
                <w:rFonts w:ascii="Times" w:eastAsia="Times New Roman" w:hAnsi="Times" w:cs="Times New Roman"/>
                <w:sz w:val="20"/>
                <w:szCs w:val="20"/>
              </w:rPr>
              <w:t>HIV-1 @NCBI</w:t>
            </w:r>
          </w:p>
        </w:tc>
        <w:tc>
          <w:tcPr>
            <w:tcW w:w="1083" w:type="dxa"/>
            <w:hideMark/>
          </w:tcPr>
          <w:p w14:paraId="0E51E483"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only HIV</w:t>
            </w:r>
          </w:p>
        </w:tc>
        <w:tc>
          <w:tcPr>
            <w:tcW w:w="5351" w:type="dxa"/>
            <w:hideMark/>
          </w:tcPr>
          <w:p w14:paraId="76B82A1D"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https://www.ncbi.nlm.nih.gov/genome/viruses/retroviruses/hiv-1/interactions/</w:t>
            </w:r>
          </w:p>
        </w:tc>
        <w:tc>
          <w:tcPr>
            <w:tcW w:w="1149" w:type="dxa"/>
            <w:hideMark/>
          </w:tcPr>
          <w:p w14:paraId="1234810A"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fldData xml:space="preserve">PEVuZE5vdGU+PENpdGU+PEF1dGhvcj5Ba28tQWRqZWk8L0F1dGhvcj48WWVhcj4yMDE1PC9ZZWFy
PjxSZWNOdW0+NTI8L1JlY051bT48RGlzcGxheVRleHQ+KDE4KTwvRGlzcGxheVRleHQ+PHJlY29y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Pr>
                <w:rFonts w:ascii="Times" w:eastAsia="Times New Roman" w:hAnsi="Times" w:cs="Times New Roman"/>
                <w:sz w:val="20"/>
                <w:szCs w:val="20"/>
              </w:rPr>
              <w:instrText xml:space="preserve"> ADDIN EN.CITE </w:instrText>
            </w:r>
            <w:r>
              <w:rPr>
                <w:rFonts w:ascii="Times" w:eastAsia="Times New Roman" w:hAnsi="Times" w:cs="Times New Roman"/>
                <w:sz w:val="20"/>
                <w:szCs w:val="20"/>
              </w:rPr>
              <w:fldChar w:fldCharType="begin">
                <w:fldData xml:space="preserve">PEVuZE5vdGU+PENpdGU+PEF1dGhvcj5Ba28tQWRqZWk8L0F1dGhvcj48WWVhcj4yMDE1PC9ZZWFy
PjxSZWNOdW0+NTI8L1JlY051bT48RGlzcGxheVRleHQ+KDE4KTwvRGlzcGxheVRleHQ+PHJlY29y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Pr>
                <w:rFonts w:ascii="Times" w:eastAsia="Times New Roman" w:hAnsi="Times" w:cs="Times New Roman"/>
                <w:sz w:val="20"/>
                <w:szCs w:val="20"/>
              </w:rPr>
              <w:instrText xml:space="preserve"> ADDIN EN.CITE.DATA </w:instrText>
            </w:r>
            <w:r>
              <w:rPr>
                <w:rFonts w:ascii="Times" w:eastAsia="Times New Roman" w:hAnsi="Times" w:cs="Times New Roman"/>
                <w:sz w:val="20"/>
                <w:szCs w:val="20"/>
              </w:rPr>
            </w:r>
            <w:r>
              <w:rPr>
                <w:rFonts w:ascii="Times" w:eastAsia="Times New Roman" w:hAnsi="Times" w:cs="Times New Roman"/>
                <w:sz w:val="20"/>
                <w:szCs w:val="20"/>
              </w:rPr>
              <w:fldChar w:fldCharType="end"/>
            </w:r>
            <w:r>
              <w:rPr>
                <w:rFonts w:ascii="Times" w:eastAsia="Times New Roman" w:hAnsi="Times" w:cs="Times New Roman"/>
                <w:sz w:val="20"/>
                <w:szCs w:val="20"/>
              </w:rPr>
            </w:r>
            <w:r>
              <w:rPr>
                <w:rFonts w:ascii="Times" w:eastAsia="Times New Roman" w:hAnsi="Times" w:cs="Times New Roman"/>
                <w:sz w:val="20"/>
                <w:szCs w:val="20"/>
              </w:rPr>
              <w:fldChar w:fldCharType="separate"/>
            </w:r>
            <w:r>
              <w:rPr>
                <w:rFonts w:ascii="Times" w:eastAsia="Times New Roman" w:hAnsi="Times" w:cs="Times New Roman"/>
                <w:noProof/>
                <w:sz w:val="20"/>
                <w:szCs w:val="20"/>
              </w:rPr>
              <w:t>(18)</w:t>
            </w:r>
            <w:r>
              <w:rPr>
                <w:rFonts w:ascii="Times" w:eastAsia="Times New Roman" w:hAnsi="Times" w:cs="Times New Roman"/>
                <w:sz w:val="20"/>
                <w:szCs w:val="20"/>
              </w:rPr>
              <w:fldChar w:fldCharType="end"/>
            </w:r>
          </w:p>
        </w:tc>
      </w:tr>
      <w:tr w:rsidR="00467083" w:rsidRPr="003A0C84" w14:paraId="06843C29" w14:textId="77777777" w:rsidTr="003C0748">
        <w:trPr>
          <w:trHeight w:val="300"/>
        </w:trPr>
        <w:tc>
          <w:tcPr>
            <w:tcW w:w="1273" w:type="dxa"/>
            <w:hideMark/>
          </w:tcPr>
          <w:p w14:paraId="5B0AB3C5" w14:textId="77777777" w:rsidR="00467083" w:rsidRPr="00B77521" w:rsidRDefault="00467083" w:rsidP="003C0748">
            <w:pPr>
              <w:jc w:val="center"/>
              <w:rPr>
                <w:rFonts w:ascii="Times" w:eastAsia="Times New Roman" w:hAnsi="Times" w:cs="Times New Roman"/>
                <w:sz w:val="20"/>
                <w:szCs w:val="20"/>
              </w:rPr>
            </w:pPr>
            <w:r w:rsidRPr="00B77521">
              <w:rPr>
                <w:rFonts w:ascii="Times" w:eastAsia="Times New Roman" w:hAnsi="Times" w:cs="Times New Roman"/>
                <w:sz w:val="20"/>
                <w:szCs w:val="20"/>
              </w:rPr>
              <w:t>PHIDIAS</w:t>
            </w:r>
          </w:p>
        </w:tc>
        <w:tc>
          <w:tcPr>
            <w:tcW w:w="1083" w:type="dxa"/>
            <w:hideMark/>
          </w:tcPr>
          <w:p w14:paraId="449F73BF" w14:textId="77777777" w:rsidR="00467083" w:rsidRPr="00B77521" w:rsidRDefault="00467083" w:rsidP="003C0748">
            <w:pPr>
              <w:rPr>
                <w:rFonts w:ascii="Times" w:eastAsia="Times New Roman" w:hAnsi="Times" w:cs="Times New Roman"/>
                <w:sz w:val="20"/>
                <w:szCs w:val="20"/>
              </w:rPr>
            </w:pPr>
          </w:p>
        </w:tc>
        <w:tc>
          <w:tcPr>
            <w:tcW w:w="5351" w:type="dxa"/>
            <w:hideMark/>
          </w:tcPr>
          <w:p w14:paraId="34283570"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http://www.phidias.us</w:t>
            </w:r>
          </w:p>
        </w:tc>
        <w:tc>
          <w:tcPr>
            <w:tcW w:w="1149" w:type="dxa"/>
            <w:hideMark/>
          </w:tcPr>
          <w:p w14:paraId="0596D55E"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r>
            <w:r>
              <w:rPr>
                <w:rFonts w:ascii="Times" w:eastAsia="Times New Roman" w:hAnsi="Times" w:cs="Times New Roman"/>
                <w:sz w:val="20"/>
                <w:szCs w:val="20"/>
              </w:rPr>
              <w:instrText xml:space="preserve"> ADDIN EN.CITE &lt;EndNote&gt;&lt;Cite&gt;&lt;Author&gt;Xiang&lt;/Author&gt;&lt;Year&gt;2007&lt;/Year&gt;&lt;RecNum&gt;55&lt;/RecNum&gt;&lt;DisplayText&gt;(21)&lt;/DisplayText&gt;&lt;record&gt;&lt;rec-number&gt;55&lt;/rec-number&gt;&lt;foreign-keys&gt;&lt;key app="EN" db-id="fzxf5s9pk0992pefpet5d9rcvs2ae90rrfad" timestamp="1504480531"&gt;55&lt;/key&gt;&lt;/foreign-keys&gt;&lt;ref-type name="Journal Article"&gt;17&lt;/ref-type&gt;&lt;contributors&gt;&lt;authors&gt;&lt;author&gt;Xiang, Z.&lt;/author&gt;&lt;author&gt;Tian, Y.&lt;/author&gt;&lt;author&gt;He, Y.&lt;/author&gt;&lt;/authors&gt;&lt;/contributors&gt;&lt;auth-address&gt;Unit for Laboratory Animal Medicine, University of Michigan, 1150 W. Medical Dr, Ann Arbor, MI 48109, USA.&lt;/auth-address&gt;&lt;titles&gt;&lt;title&gt;PHIDIAS: a pathogen-host interaction data integration and analysis system&lt;/title&gt;&lt;secondary-title&gt;Genome Biol&lt;/secondary-title&gt;&lt;/titles&gt;&lt;periodical&gt;&lt;full-title&gt;Genome Biol&lt;/full-title&gt;&lt;/periodical&gt;&lt;pages&gt;R150&lt;/pages&gt;&lt;volume&gt;8&lt;/volume&gt;&lt;number&gt;7&lt;/number&gt;&lt;keywords&gt;&lt;keyword&gt;*Databases, Genetic&lt;/keyword&gt;&lt;keyword&gt;Host-Pathogen Interactions/*genetics&lt;/keyword&gt;&lt;keyword&gt;Humans&lt;/keyword&gt;&lt;keyword&gt;Protein Structure, Tertiary&lt;/keyword&gt;&lt;keyword&gt;*Software&lt;/keyword&gt;&lt;/keywords&gt;&lt;dates&gt;&lt;year&gt;2007&lt;/year&gt;&lt;/dates&gt;&lt;isbn&gt;1474-760X (Electronic)&amp;#xD;1474-7596 (Linking)&lt;/isbn&gt;&lt;accession-num&gt;17663773&lt;/accession-num&gt;&lt;urls&gt;&lt;related-urls&gt;&lt;url&gt;http://www.ncbi.nlm.nih.gov/pubmed/17663773&lt;/url&gt;&lt;/related-urls&gt;&lt;/urls&gt;&lt;custom2&gt;PMC2323235&lt;/custom2&gt;&lt;electronic-resource-num&gt;10.1186/gb-2007-8-7-r150&lt;/electronic-resource-num&gt;&lt;/record&gt;&lt;/Cite&gt;&lt;/EndNote&gt;</w:instrText>
            </w:r>
            <w:r>
              <w:rPr>
                <w:rFonts w:ascii="Times" w:eastAsia="Times New Roman" w:hAnsi="Times" w:cs="Times New Roman"/>
                <w:sz w:val="20"/>
                <w:szCs w:val="20"/>
              </w:rPr>
              <w:fldChar w:fldCharType="separate"/>
            </w:r>
            <w:r>
              <w:rPr>
                <w:rFonts w:ascii="Times" w:eastAsia="Times New Roman" w:hAnsi="Times" w:cs="Times New Roman"/>
                <w:noProof/>
                <w:sz w:val="20"/>
                <w:szCs w:val="20"/>
              </w:rPr>
              <w:t>(21)</w:t>
            </w:r>
            <w:r>
              <w:rPr>
                <w:rFonts w:ascii="Times" w:eastAsia="Times New Roman" w:hAnsi="Times" w:cs="Times New Roman"/>
                <w:sz w:val="20"/>
                <w:szCs w:val="20"/>
              </w:rPr>
              <w:fldChar w:fldCharType="end"/>
            </w:r>
          </w:p>
        </w:tc>
      </w:tr>
      <w:tr w:rsidR="00467083" w:rsidRPr="003A0C84" w14:paraId="3B3E133D" w14:textId="77777777" w:rsidTr="003C0748">
        <w:trPr>
          <w:trHeight w:val="300"/>
        </w:trPr>
        <w:tc>
          <w:tcPr>
            <w:tcW w:w="1273" w:type="dxa"/>
            <w:hideMark/>
          </w:tcPr>
          <w:p w14:paraId="1A04AF8A" w14:textId="77777777" w:rsidR="00467083" w:rsidRPr="00B77521" w:rsidRDefault="00467083" w:rsidP="003C0748">
            <w:pPr>
              <w:jc w:val="center"/>
              <w:rPr>
                <w:rFonts w:ascii="Times" w:eastAsia="Times New Roman" w:hAnsi="Times" w:cs="Times New Roman"/>
                <w:sz w:val="20"/>
                <w:szCs w:val="20"/>
              </w:rPr>
            </w:pPr>
            <w:r w:rsidRPr="00B77521">
              <w:rPr>
                <w:rFonts w:ascii="Times" w:eastAsia="Times New Roman" w:hAnsi="Times" w:cs="Times New Roman"/>
                <w:sz w:val="20"/>
                <w:szCs w:val="20"/>
              </w:rPr>
              <w:t>PHISTO</w:t>
            </w:r>
          </w:p>
        </w:tc>
        <w:tc>
          <w:tcPr>
            <w:tcW w:w="1083" w:type="dxa"/>
            <w:hideMark/>
          </w:tcPr>
          <w:p w14:paraId="40CEEEEA" w14:textId="77777777" w:rsidR="00467083" w:rsidRPr="00B77521" w:rsidRDefault="00467083" w:rsidP="003C0748">
            <w:pPr>
              <w:rPr>
                <w:rFonts w:ascii="Times" w:eastAsia="Times New Roman" w:hAnsi="Times" w:cs="Times New Roman"/>
                <w:sz w:val="20"/>
                <w:szCs w:val="20"/>
              </w:rPr>
            </w:pPr>
          </w:p>
        </w:tc>
        <w:tc>
          <w:tcPr>
            <w:tcW w:w="5351" w:type="dxa"/>
            <w:hideMark/>
          </w:tcPr>
          <w:p w14:paraId="5DB0602C"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http://www.phisto.org</w:t>
            </w:r>
          </w:p>
        </w:tc>
        <w:tc>
          <w:tcPr>
            <w:tcW w:w="1149" w:type="dxa"/>
            <w:hideMark/>
          </w:tcPr>
          <w:p w14:paraId="526657AB"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r>
            <w:r>
              <w:rPr>
                <w:rFonts w:ascii="Times" w:eastAsia="Times New Roman" w:hAnsi="Times" w:cs="Times New Roman"/>
                <w:sz w:val="20"/>
                <w:szCs w:val="20"/>
              </w:rPr>
              <w:instrText xml:space="preserve"> ADDIN EN.CITE &lt;EndNote&gt;&lt;Cite&gt;&lt;Author&gt;Durmus Tekir&lt;/Author&gt;&lt;Year&gt;2013&lt;/Year&gt;&lt;RecNum&gt;61&lt;/RecNum&gt;&lt;DisplayText&gt;(23)&lt;/DisplayText&gt;&lt;record&gt;&lt;rec-number&gt;61&lt;/rec-number&gt;&lt;foreign-keys&gt;&lt;key app="EN" db-id="fzxf5s9pk0992pefpet5d9rcvs2ae90rrfad" timestamp="1504480629"&gt;61&lt;/key&gt;&lt;/foreign-keys&gt;&lt;ref-type name="Journal Article"&gt;17&lt;/ref-type&gt;&lt;contributors&gt;&lt;authors&gt;&lt;author&gt;Durmus Tekir, S.&lt;/author&gt;&lt;author&gt;Cakir, T.&lt;/author&gt;&lt;author&gt;Ardic, E.&lt;/author&gt;&lt;author&gt;Sayilirbas, A. S.&lt;/author&gt;&lt;author&gt;Konuk, G.&lt;/author&gt;&lt;author&gt;Konuk, M.&lt;/author&gt;&lt;author&gt;Sariyer, H.&lt;/author&gt;&lt;author&gt;Ugurlu, A.&lt;/author&gt;&lt;author&gt;Karadeniz, I.&lt;/author&gt;&lt;author&gt;Ozgur, A.&lt;/author&gt;&lt;author&gt;Sevilgen, F. E.&lt;/author&gt;&lt;author&gt;Ulgen, K. O.&lt;/author&gt;&lt;/authors&gt;&lt;/contributors&gt;&lt;auth-address&gt;Department of Chemical Engineering, Bogazici University, 34342 Bebek, Sariyer, Istanbul, Turkey. saliha.durmus@boun.edu.tr&lt;/auth-address&gt;&lt;titles&gt;&lt;title&gt;PHISTO: pathogen-host interaction search tool&lt;/title&gt;&lt;secondary-title&gt;Bioinformatics&lt;/secondary-title&gt;&lt;/titles&gt;&lt;periodical&gt;&lt;full-title&gt;Bioinformatics&lt;/full-title&gt;&lt;/periodical&gt;&lt;pages&gt;1357-8&lt;/pages&gt;&lt;volume&gt;29&lt;/volume&gt;&lt;number&gt;10&lt;/number&gt;&lt;keywords&gt;&lt;keyword&gt;Communicable Diseases&lt;/keyword&gt;&lt;keyword&gt;*Data Mining&lt;/keyword&gt;&lt;keyword&gt;Databases, Protein&lt;/keyword&gt;&lt;keyword&gt;*Host-Pathogen Interactions&lt;/keyword&gt;&lt;keyword&gt;Humans&lt;/keyword&gt;&lt;keyword&gt;Internet&lt;/keyword&gt;&lt;keyword&gt;Protein Interaction Domains and Motifs&lt;/keyword&gt;&lt;keyword&gt;*Search Engine&lt;/keyword&gt;&lt;/keywords&gt;&lt;dates&gt;&lt;year&gt;2013&lt;/year&gt;&lt;pub-dates&gt;&lt;date&gt;May 15&lt;/date&gt;&lt;/pub-dates&gt;&lt;/dates&gt;&lt;isbn&gt;1367-4811 (Electronic)&amp;#xD;1367-4803 (Linking)&lt;/isbn&gt;&lt;accession-num&gt;23515528&lt;/accession-num&gt;&lt;urls&gt;&lt;related-urls&gt;&lt;url&gt;http://www.ncbi.nlm.nih.gov/pubmed/23515528&lt;/url&gt;&lt;/related-urls&gt;&lt;/urls&gt;&lt;electronic-resource-num&gt;10.1093/bioinformatics/btt137&lt;/electronic-resource-num&gt;&lt;/record&gt;&lt;/Cite&gt;&lt;/EndNote&gt;</w:instrText>
            </w:r>
            <w:r>
              <w:rPr>
                <w:rFonts w:ascii="Times" w:eastAsia="Times New Roman" w:hAnsi="Times" w:cs="Times New Roman"/>
                <w:sz w:val="20"/>
                <w:szCs w:val="20"/>
              </w:rPr>
              <w:fldChar w:fldCharType="separate"/>
            </w:r>
            <w:r>
              <w:rPr>
                <w:rFonts w:ascii="Times" w:eastAsia="Times New Roman" w:hAnsi="Times" w:cs="Times New Roman"/>
                <w:noProof/>
                <w:sz w:val="20"/>
                <w:szCs w:val="20"/>
              </w:rPr>
              <w:t>(23)</w:t>
            </w:r>
            <w:r>
              <w:rPr>
                <w:rFonts w:ascii="Times" w:eastAsia="Times New Roman" w:hAnsi="Times" w:cs="Times New Roman"/>
                <w:sz w:val="20"/>
                <w:szCs w:val="20"/>
              </w:rPr>
              <w:fldChar w:fldCharType="end"/>
            </w:r>
          </w:p>
        </w:tc>
      </w:tr>
      <w:tr w:rsidR="00467083" w:rsidRPr="003A0C84" w14:paraId="013E01E8" w14:textId="77777777" w:rsidTr="003C0748">
        <w:trPr>
          <w:trHeight w:val="332"/>
        </w:trPr>
        <w:tc>
          <w:tcPr>
            <w:tcW w:w="1273" w:type="dxa"/>
            <w:hideMark/>
          </w:tcPr>
          <w:p w14:paraId="5774D603" w14:textId="77777777" w:rsidR="00467083" w:rsidRPr="00B77521" w:rsidRDefault="00467083" w:rsidP="003C0748">
            <w:pPr>
              <w:jc w:val="center"/>
              <w:rPr>
                <w:rFonts w:ascii="Times" w:eastAsia="Times New Roman" w:hAnsi="Times" w:cs="Times New Roman"/>
                <w:sz w:val="20"/>
                <w:szCs w:val="20"/>
              </w:rPr>
            </w:pPr>
            <w:r w:rsidRPr="00B77521">
              <w:rPr>
                <w:rFonts w:ascii="Times" w:eastAsia="Times New Roman" w:hAnsi="Times" w:cs="Times New Roman"/>
                <w:sz w:val="20"/>
                <w:szCs w:val="20"/>
              </w:rPr>
              <w:t>HPIDB</w:t>
            </w:r>
          </w:p>
        </w:tc>
        <w:tc>
          <w:tcPr>
            <w:tcW w:w="1083" w:type="dxa"/>
            <w:hideMark/>
          </w:tcPr>
          <w:p w14:paraId="38431C8A" w14:textId="77777777" w:rsidR="00467083" w:rsidRPr="00B77521" w:rsidRDefault="00467083" w:rsidP="003C0748">
            <w:pPr>
              <w:rPr>
                <w:rFonts w:ascii="Times" w:eastAsia="Times New Roman" w:hAnsi="Times" w:cs="Times New Roman"/>
                <w:sz w:val="20"/>
                <w:szCs w:val="20"/>
              </w:rPr>
            </w:pPr>
          </w:p>
        </w:tc>
        <w:tc>
          <w:tcPr>
            <w:tcW w:w="5351" w:type="dxa"/>
            <w:hideMark/>
          </w:tcPr>
          <w:p w14:paraId="01AA9FBF"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http://www.agbase.msstate.edu/hpi/main.html</w:t>
            </w:r>
          </w:p>
        </w:tc>
        <w:tc>
          <w:tcPr>
            <w:tcW w:w="1149" w:type="dxa"/>
            <w:hideMark/>
          </w:tcPr>
          <w:p w14:paraId="09BF0C0D"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r>
            <w:r>
              <w:rPr>
                <w:rFonts w:ascii="Times" w:eastAsia="Times New Roman" w:hAnsi="Times" w:cs="Times New Roman"/>
                <w:sz w:val="20"/>
                <w:szCs w:val="20"/>
              </w:rPr>
              <w:instrText xml:space="preserve"> ADDIN EN.CITE &lt;EndNote&gt;&lt;Cite&gt;&lt;Author&gt;Kumar&lt;/Author&gt;&lt;Year&gt;2010&lt;/Year&gt;&lt;RecNum&gt;62&lt;/RecNum&gt;&lt;DisplayText&gt;(22)&lt;/DisplayText&gt;&lt;record&gt;&lt;rec-number&gt;62&lt;/rec-number&gt;&lt;foreign-keys&gt;&lt;key app="EN" db-id="fzxf5s9pk0992pefpet5d9rcvs2ae90rrfad" timestamp="1504480663"&gt;62&lt;/key&gt;&lt;/foreign-keys&gt;&lt;ref-type name="Journal Article"&gt;17&lt;/ref-type&gt;&lt;contributors&gt;&lt;authors&gt;&lt;author&gt;Kumar, R.&lt;/author&gt;&lt;author&gt;Nanduri, B.&lt;/author&gt;&lt;/authors&gt;&lt;/contributors&gt;&lt;auth-address&gt;College of Veterinary Medicine, Mississippi State University, Mississippi State, MS 39762, USA. rkumar@cvm.msstate.edu&lt;/auth-address&gt;&lt;titles&gt;&lt;title&gt;HPIDB--a unified resource for host-pathogen interactions&lt;/title&gt;&lt;secondary-title&gt;BMC Bioinformatics&lt;/secondary-title&gt;&lt;/titles&gt;&lt;periodical&gt;&lt;full-title&gt;BMC Bioinformatics&lt;/full-title&gt;&lt;/periodical&gt;&lt;pages&gt;S16&lt;/pages&gt;&lt;volume&gt;11 Suppl 6&lt;/volume&gt;&lt;keywords&gt;&lt;keyword&gt;Databases, Protein&lt;/keyword&gt;&lt;keyword&gt;*Host-Pathogen Interactions&lt;/keyword&gt;&lt;keyword&gt;Internet&lt;/keyword&gt;&lt;keyword&gt;Protein Interaction Mapping&lt;/keyword&gt;&lt;keyword&gt;Proteins/chemistry/metabolism&lt;/keyword&gt;&lt;keyword&gt;Sequence Alignment&lt;/keyword&gt;&lt;keyword&gt;*Software&lt;/keyword&gt;&lt;keyword&gt;User-Computer Interface&lt;/keyword&gt;&lt;/keywords&gt;&lt;dates&gt;&lt;year&gt;2010&lt;/year&gt;&lt;pub-dates&gt;&lt;date&gt;Oct 07&lt;/date&gt;&lt;/pub-dates&gt;&lt;/dates&gt;&lt;isbn&gt;1471-2105 (Electronic)&amp;#xD;1471-2105 (Linking)&lt;/isbn&gt;&lt;accession-num&gt;20946599&lt;/accession-num&gt;&lt;urls&gt;&lt;related-urls&gt;&lt;url&gt;http://www.ncbi.nlm.nih.gov/pubmed/20946599&lt;/url&gt;&lt;/related-urls&gt;&lt;/urls&gt;&lt;custom2&gt;PMC3026363&lt;/custom2&gt;&lt;electronic-resource-num&gt;10.1186/1471-2105-11-S6-S16&lt;/electronic-resource-num&gt;&lt;/record&gt;&lt;/Cite&gt;&lt;/EndNote&gt;</w:instrText>
            </w:r>
            <w:r>
              <w:rPr>
                <w:rFonts w:ascii="Times" w:eastAsia="Times New Roman" w:hAnsi="Times" w:cs="Times New Roman"/>
                <w:sz w:val="20"/>
                <w:szCs w:val="20"/>
              </w:rPr>
              <w:fldChar w:fldCharType="separate"/>
            </w:r>
            <w:r>
              <w:rPr>
                <w:rFonts w:ascii="Times" w:eastAsia="Times New Roman" w:hAnsi="Times" w:cs="Times New Roman"/>
                <w:noProof/>
                <w:sz w:val="20"/>
                <w:szCs w:val="20"/>
              </w:rPr>
              <w:t>(22)</w:t>
            </w:r>
            <w:r>
              <w:rPr>
                <w:rFonts w:ascii="Times" w:eastAsia="Times New Roman" w:hAnsi="Times" w:cs="Times New Roman"/>
                <w:sz w:val="20"/>
                <w:szCs w:val="20"/>
              </w:rPr>
              <w:fldChar w:fldCharType="end"/>
            </w:r>
          </w:p>
        </w:tc>
      </w:tr>
      <w:tr w:rsidR="00467083" w:rsidRPr="003A0C84" w14:paraId="655EA876" w14:textId="77777777" w:rsidTr="003C0748">
        <w:trPr>
          <w:trHeight w:val="300"/>
        </w:trPr>
        <w:tc>
          <w:tcPr>
            <w:tcW w:w="1273" w:type="dxa"/>
            <w:hideMark/>
          </w:tcPr>
          <w:p w14:paraId="42DBC7B6" w14:textId="77777777" w:rsidR="00467083" w:rsidRPr="00B77521" w:rsidRDefault="00467083" w:rsidP="003C0748">
            <w:pPr>
              <w:jc w:val="center"/>
              <w:rPr>
                <w:rFonts w:ascii="Times" w:eastAsia="Times New Roman" w:hAnsi="Times" w:cs="Times New Roman"/>
                <w:sz w:val="20"/>
                <w:szCs w:val="20"/>
              </w:rPr>
            </w:pPr>
            <w:proofErr w:type="spellStart"/>
            <w:r w:rsidRPr="00B77521">
              <w:rPr>
                <w:rFonts w:ascii="Times" w:eastAsia="Times New Roman" w:hAnsi="Times" w:cs="Times New Roman"/>
                <w:sz w:val="20"/>
                <w:szCs w:val="20"/>
              </w:rPr>
              <w:t>VirHostNet</w:t>
            </w:r>
            <w:proofErr w:type="spellEnd"/>
          </w:p>
        </w:tc>
        <w:tc>
          <w:tcPr>
            <w:tcW w:w="1083" w:type="dxa"/>
            <w:hideMark/>
          </w:tcPr>
          <w:p w14:paraId="048962AC" w14:textId="77777777" w:rsidR="00467083" w:rsidRPr="00B77521" w:rsidRDefault="00467083" w:rsidP="003C0748">
            <w:pPr>
              <w:rPr>
                <w:rFonts w:ascii="Times" w:eastAsia="Times New Roman" w:hAnsi="Times" w:cs="Times New Roman"/>
                <w:sz w:val="20"/>
                <w:szCs w:val="20"/>
              </w:rPr>
            </w:pPr>
          </w:p>
        </w:tc>
        <w:tc>
          <w:tcPr>
            <w:tcW w:w="5351" w:type="dxa"/>
            <w:hideMark/>
          </w:tcPr>
          <w:p w14:paraId="259B1875"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http://virhostnet.prabi.fr</w:t>
            </w:r>
          </w:p>
        </w:tc>
        <w:tc>
          <w:tcPr>
            <w:tcW w:w="1149" w:type="dxa"/>
            <w:hideMark/>
          </w:tcPr>
          <w:p w14:paraId="4A060E47"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r>
            <w:r>
              <w:rPr>
                <w:rFonts w:ascii="Times" w:eastAsia="Times New Roman" w:hAnsi="Times" w:cs="Times New Roman"/>
                <w:sz w:val="20"/>
                <w:szCs w:val="20"/>
              </w:rPr>
              <w:instrText xml:space="preserve"> ADDIN EN.CITE &lt;EndNote&gt;&lt;Cite&gt;&lt;Author&gt;Guirimand&lt;/Author&gt;&lt;Year&gt;2015&lt;/Year&gt;&lt;RecNum&gt;70&lt;/RecNum&gt;&lt;DisplayText&gt;(19)&lt;/DisplayText&gt;&lt;record&gt;&lt;rec-number&gt;70&lt;/rec-number&gt;&lt;foreign-keys&gt;&lt;key app="EN" db-id="fzxf5s9pk0992pefpet5d9rcvs2ae90rrfad" timestamp="1504480781"&gt;70&lt;/key&gt;&lt;/foreign-keys&gt;&lt;ref-type name="Journal Article"&gt;17&lt;/ref-type&gt;&lt;contributors&gt;&lt;authors&gt;&lt;author&gt;Guirimand, T.&lt;/author&gt;&lt;author&gt;Delmotte, S.&lt;/author&gt;&lt;author&gt;Navratil, V.&lt;/author&gt;&lt;/authors&gt;&lt;/contributors&gt;&lt;auth-address&gt;PRABI, Rhone Alpes Bioinformatics Center, UCBL, Lyon1, Universite de Lyon, Lyon, France.&amp;#xD;PRABI, Rhone Alpes Bioinformatics Center, UCBL, Lyon1, Universite de Lyon, Lyon, France UMR5558, UCBL, Lyon1, Universite de Lyon, Lyon, France.&amp;#xD;PRABI, Rhone Alpes Bioinformatics Center, UCBL, Lyon1, Universite de Lyon, Lyon, France navratil@prabi.fr.&lt;/auth-address&gt;&lt;titles&gt;&lt;title&gt;VirHostNet 2.0: surfing on the web of virus/host molecular interactions data&lt;/title&gt;&lt;secondary-title&gt;Nucleic Acids Res&lt;/secondary-title&gt;&lt;/titles&gt;&lt;periodical&gt;&lt;full-title&gt;Nucleic Acids Res&lt;/full-title&gt;&lt;/periodical&gt;&lt;pages&gt;D583-7&lt;/pages&gt;&lt;volume&gt;43&lt;/volume&gt;&lt;number&gt;Database issue&lt;/number&gt;&lt;keywords&gt;&lt;keyword&gt;*Databases, Protein&lt;/keyword&gt;&lt;keyword&gt;Internet&lt;/keyword&gt;&lt;keyword&gt;*Protein Interaction Mapping&lt;/keyword&gt;&lt;keyword&gt;Viral Proteins/*metabolism&lt;/keyword&gt;&lt;keyword&gt;Virus Diseases/metabolism/virology&lt;/keyword&gt;&lt;/keywords&gt;&lt;dates&gt;&lt;year&gt;2015&lt;/year&gt;&lt;pub-dates&gt;&lt;date&gt;Jan&lt;/date&gt;&lt;/pub-dates&gt;&lt;/dates&gt;&lt;isbn&gt;1362-4962 (Electronic)&amp;#xD;0305-1048 (Linking)&lt;/isbn&gt;&lt;accession-num&gt;25392406&lt;/accession-num&gt;&lt;urls&gt;&lt;related-urls&gt;&lt;url&gt;http://www.ncbi.nlm.nih.gov/pubmed/25392406&lt;/url&gt;&lt;/related-urls&gt;&lt;/urls&gt;&lt;custom2&gt;PMC4383936&lt;/custom2&gt;&lt;electronic-resource-num&gt;10.1093/nar/gku1121&lt;/electronic-resource-num&gt;&lt;/record&gt;&lt;/Cite&gt;&lt;/EndNote&gt;</w:instrText>
            </w:r>
            <w:r>
              <w:rPr>
                <w:rFonts w:ascii="Times" w:eastAsia="Times New Roman" w:hAnsi="Times" w:cs="Times New Roman"/>
                <w:sz w:val="20"/>
                <w:szCs w:val="20"/>
              </w:rPr>
              <w:fldChar w:fldCharType="separate"/>
            </w:r>
            <w:r>
              <w:rPr>
                <w:rFonts w:ascii="Times" w:eastAsia="Times New Roman" w:hAnsi="Times" w:cs="Times New Roman"/>
                <w:noProof/>
                <w:sz w:val="20"/>
                <w:szCs w:val="20"/>
              </w:rPr>
              <w:t>(19)</w:t>
            </w:r>
            <w:r>
              <w:rPr>
                <w:rFonts w:ascii="Times" w:eastAsia="Times New Roman" w:hAnsi="Times" w:cs="Times New Roman"/>
                <w:sz w:val="20"/>
                <w:szCs w:val="20"/>
              </w:rPr>
              <w:fldChar w:fldCharType="end"/>
            </w:r>
          </w:p>
        </w:tc>
      </w:tr>
      <w:tr w:rsidR="00467083" w:rsidRPr="003A0C84" w14:paraId="31C4ABDD" w14:textId="77777777" w:rsidTr="003C0748">
        <w:trPr>
          <w:trHeight w:val="300"/>
        </w:trPr>
        <w:tc>
          <w:tcPr>
            <w:tcW w:w="1273" w:type="dxa"/>
            <w:hideMark/>
          </w:tcPr>
          <w:p w14:paraId="7B719B91" w14:textId="77777777" w:rsidR="00467083" w:rsidRPr="00B77521" w:rsidRDefault="00467083" w:rsidP="003C0748">
            <w:pPr>
              <w:jc w:val="center"/>
              <w:rPr>
                <w:rFonts w:ascii="Times" w:eastAsia="Times New Roman" w:hAnsi="Times" w:cs="Times New Roman"/>
                <w:sz w:val="20"/>
                <w:szCs w:val="20"/>
              </w:rPr>
            </w:pPr>
            <w:proofErr w:type="spellStart"/>
            <w:r w:rsidRPr="00B77521">
              <w:rPr>
                <w:rFonts w:ascii="Times" w:eastAsia="Times New Roman" w:hAnsi="Times" w:cs="Times New Roman"/>
                <w:sz w:val="20"/>
                <w:szCs w:val="20"/>
              </w:rPr>
              <w:t>VirusMentha</w:t>
            </w:r>
            <w:proofErr w:type="spellEnd"/>
          </w:p>
        </w:tc>
        <w:tc>
          <w:tcPr>
            <w:tcW w:w="1083" w:type="dxa"/>
            <w:hideMark/>
          </w:tcPr>
          <w:p w14:paraId="506A0EAC" w14:textId="77777777" w:rsidR="00467083" w:rsidRPr="00B77521" w:rsidRDefault="00467083" w:rsidP="003C0748">
            <w:pPr>
              <w:rPr>
                <w:rFonts w:ascii="Times" w:eastAsia="Times New Roman" w:hAnsi="Times" w:cs="Times New Roman"/>
                <w:sz w:val="20"/>
                <w:szCs w:val="20"/>
              </w:rPr>
            </w:pPr>
          </w:p>
        </w:tc>
        <w:tc>
          <w:tcPr>
            <w:tcW w:w="5351" w:type="dxa"/>
            <w:hideMark/>
          </w:tcPr>
          <w:p w14:paraId="0FC1C636"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http://virusmentha.uniroma2.it</w:t>
            </w:r>
          </w:p>
        </w:tc>
        <w:tc>
          <w:tcPr>
            <w:tcW w:w="1149" w:type="dxa"/>
            <w:hideMark/>
          </w:tcPr>
          <w:p w14:paraId="17DDC469"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r>
            <w:r>
              <w:rPr>
                <w:rFonts w:ascii="Times" w:eastAsia="Times New Roman" w:hAnsi="Times" w:cs="Times New Roman"/>
                <w:sz w:val="20"/>
                <w:szCs w:val="20"/>
              </w:rPr>
              <w:instrText xml:space="preserve"> ADDIN EN.CITE &lt;EndNote&gt;&lt;Cite&gt;&lt;Author&gt;Calderone&lt;/Author&gt;&lt;Year&gt;2015&lt;/Year&gt;&lt;RecNum&gt;71&lt;/RecNum&gt;&lt;DisplayText&gt;(20)&lt;/DisplayText&gt;&lt;record&gt;&lt;rec-number&gt;71&lt;/rec-number&gt;&lt;foreign-keys&gt;&lt;key app="EN" db-id="fzxf5s9pk0992pefpet5d9rcvs2ae90rrfad" timestamp="1504480840"&gt;71&lt;/key&gt;&lt;/foreign-keys&gt;&lt;ref-type name="Journal Article"&gt;17&lt;/ref-type&gt;&lt;contributors&gt;&lt;authors&gt;&lt;author&gt;Calderone, A.&lt;/author&gt;&lt;author&gt;Licata, L.&lt;/author&gt;&lt;author&gt;Cesareni, G.&lt;/author&gt;&lt;/authors&gt;&lt;/contributors&gt;&lt;auth-address&gt;Department of Biology, University of Rome Tor Vergata, Rome, Italy sinnefa@gmail.com.&amp;#xD;Department of Biology, University of Rome Tor Vergata, Rome, Italy.&amp;#xD;Department of Biology, University of Rome Tor Vergata, Rome, Italy Fondazione Santa Lucia Istituto di Ricovero e Cura a Carattere Scientifico (IRCCS), Rome, Italy.&lt;/auth-address&gt;&lt;titles&gt;&lt;title&gt;VirusMentha: a new resource for virus-host protein interactions&lt;/title&gt;&lt;secondary-title&gt;Nucleic Acids Res&lt;/secondary-title&gt;&lt;/titles&gt;&lt;periodical&gt;&lt;full-title&gt;Nucleic Acids Res&lt;/full-title&gt;&lt;/periodical&gt;&lt;pages&gt;D588-92&lt;/pages&gt;&lt;volume&gt;43&lt;/volume&gt;&lt;number&gt;Database issue&lt;/number&gt;&lt;keywords&gt;&lt;keyword&gt;Animals&lt;/keyword&gt;&lt;keyword&gt;*Databases, Protein&lt;/keyword&gt;&lt;keyword&gt;Humans&lt;/keyword&gt;&lt;keyword&gt;Internet&lt;/keyword&gt;&lt;keyword&gt;Mice&lt;/keyword&gt;&lt;keyword&gt;*Protein Interaction Mapping&lt;/keyword&gt;&lt;keyword&gt;Viral Proteins/*metabolism&lt;/keyword&gt;&lt;keyword&gt;Viruses/classification&lt;/keyword&gt;&lt;/keywords&gt;&lt;dates&gt;&lt;year&gt;2015&lt;/year&gt;&lt;pub-dates&gt;&lt;date&gt;Jan&lt;/date&gt;&lt;/pub-dates&gt;&lt;/dates&gt;&lt;isbn&gt;1362-4962 (Electronic)&amp;#xD;0305-1048 (Linking)&lt;/isbn&gt;&lt;accession-num&gt;25217587&lt;/accession-num&gt;&lt;urls&gt;&lt;related-urls&gt;&lt;url&gt;http://www.ncbi.nlm.nih.gov/pubmed/25217587&lt;/url&gt;&lt;/related-urls&gt;&lt;/urls&gt;&lt;custom2&gt;PMC4384001&lt;/custom2&gt;&lt;electronic-resource-num&gt;10.1093/nar/gku830&lt;/electronic-resource-num&gt;&lt;/record&gt;&lt;/Cite&gt;&lt;/EndNote&gt;</w:instrText>
            </w:r>
            <w:r>
              <w:rPr>
                <w:rFonts w:ascii="Times" w:eastAsia="Times New Roman" w:hAnsi="Times" w:cs="Times New Roman"/>
                <w:sz w:val="20"/>
                <w:szCs w:val="20"/>
              </w:rPr>
              <w:fldChar w:fldCharType="separate"/>
            </w:r>
            <w:r>
              <w:rPr>
                <w:rFonts w:ascii="Times" w:eastAsia="Times New Roman" w:hAnsi="Times" w:cs="Times New Roman"/>
                <w:noProof/>
                <w:sz w:val="20"/>
                <w:szCs w:val="20"/>
              </w:rPr>
              <w:t>(20)</w:t>
            </w:r>
            <w:r>
              <w:rPr>
                <w:rFonts w:ascii="Times" w:eastAsia="Times New Roman" w:hAnsi="Times" w:cs="Times New Roman"/>
                <w:sz w:val="20"/>
                <w:szCs w:val="20"/>
              </w:rPr>
              <w:fldChar w:fldCharType="end"/>
            </w:r>
          </w:p>
        </w:tc>
      </w:tr>
    </w:tbl>
    <w:p w14:paraId="61020E35" w14:textId="77777777" w:rsidR="00467083" w:rsidRDefault="00467083" w:rsidP="00467083">
      <w:pPr>
        <w:rPr>
          <w:rFonts w:ascii="Times" w:hAnsi="Times"/>
          <w:noProof/>
        </w:rPr>
      </w:pPr>
    </w:p>
    <w:p w14:paraId="2EF5AFB5" w14:textId="77777777" w:rsidR="00467083" w:rsidRDefault="00467083" w:rsidP="00314FF7">
      <w:pPr>
        <w:rPr>
          <w:rFonts w:ascii="Times" w:hAnsi="Times" w:cs="Arial"/>
          <w:b/>
          <w:color w:val="000000"/>
        </w:rPr>
      </w:pPr>
    </w:p>
    <w:p w14:paraId="6F0E7B9B" w14:textId="4BD7742C" w:rsidR="00314FF7" w:rsidRDefault="00314FF7" w:rsidP="00467083">
      <w:pPr>
        <w:spacing w:after="120"/>
        <w:rPr>
          <w:rFonts w:ascii="Times" w:hAnsi="Times" w:cs="Arial"/>
          <w:color w:val="000000"/>
        </w:rPr>
      </w:pPr>
      <w:proofErr w:type="gramStart"/>
      <w:r w:rsidRPr="002217EA">
        <w:rPr>
          <w:rFonts w:ascii="Times" w:hAnsi="Times" w:cs="Arial"/>
          <w:b/>
          <w:color w:val="000000"/>
        </w:rPr>
        <w:t xml:space="preserve">Table </w:t>
      </w:r>
      <w:r w:rsidR="00D22C50">
        <w:rPr>
          <w:rFonts w:ascii="Times" w:hAnsi="Times" w:cs="Arial"/>
          <w:b/>
          <w:color w:val="000000"/>
        </w:rPr>
        <w:t>2</w:t>
      </w:r>
      <w:r>
        <w:rPr>
          <w:rFonts w:ascii="Times" w:hAnsi="Times" w:cs="Arial"/>
          <w:color w:val="000000"/>
        </w:rPr>
        <w:t>.</w:t>
      </w:r>
      <w:proofErr w:type="gramEnd"/>
      <w:r>
        <w:rPr>
          <w:rFonts w:ascii="Times" w:hAnsi="Times" w:cs="Arial"/>
          <w:color w:val="000000"/>
        </w:rPr>
        <w:t xml:space="preserve"> </w:t>
      </w:r>
      <w:proofErr w:type="gramStart"/>
      <w:r w:rsidR="00467083">
        <w:rPr>
          <w:rFonts w:ascii="Times" w:hAnsi="Times" w:cs="Arial"/>
          <w:b/>
          <w:color w:val="000000"/>
        </w:rPr>
        <w:t xml:space="preserve">The </w:t>
      </w:r>
      <w:r w:rsidRPr="00467083">
        <w:rPr>
          <w:rFonts w:ascii="Times" w:hAnsi="Times" w:cs="Arial"/>
          <w:b/>
          <w:color w:val="000000"/>
        </w:rPr>
        <w:t xml:space="preserve">20 </w:t>
      </w:r>
      <w:r w:rsidR="00467083">
        <w:rPr>
          <w:rFonts w:ascii="Times" w:hAnsi="Times" w:cs="Arial"/>
          <w:b/>
          <w:color w:val="000000"/>
        </w:rPr>
        <w:t xml:space="preserve">best-studied </w:t>
      </w:r>
      <w:r w:rsidRPr="00467083">
        <w:rPr>
          <w:rFonts w:ascii="Times" w:hAnsi="Times" w:cs="Arial"/>
          <w:b/>
          <w:color w:val="000000"/>
        </w:rPr>
        <w:t xml:space="preserve">human viruses </w:t>
      </w:r>
      <w:r w:rsidR="00467083">
        <w:rPr>
          <w:rFonts w:ascii="Times" w:hAnsi="Times" w:cs="Arial"/>
          <w:b/>
          <w:color w:val="000000"/>
        </w:rPr>
        <w:t>(</w:t>
      </w:r>
      <w:r w:rsidRPr="00467083">
        <w:rPr>
          <w:rFonts w:ascii="Times" w:hAnsi="Times" w:cs="Arial"/>
          <w:b/>
          <w:color w:val="000000"/>
        </w:rPr>
        <w:t xml:space="preserve">by </w:t>
      </w:r>
      <w:r w:rsidR="00467083">
        <w:rPr>
          <w:rFonts w:ascii="Times" w:hAnsi="Times" w:cs="Arial"/>
          <w:b/>
          <w:color w:val="000000"/>
        </w:rPr>
        <w:t xml:space="preserve">number of </w:t>
      </w:r>
      <w:r w:rsidRPr="00467083">
        <w:rPr>
          <w:rFonts w:ascii="Times" w:hAnsi="Times" w:cs="Arial"/>
          <w:b/>
          <w:color w:val="000000"/>
        </w:rPr>
        <w:t>genomes sequenced</w:t>
      </w:r>
      <w:r w:rsidR="00467083">
        <w:rPr>
          <w:rFonts w:ascii="Times" w:hAnsi="Times" w:cs="Arial"/>
          <w:b/>
          <w:color w:val="000000"/>
        </w:rPr>
        <w:t>)</w:t>
      </w:r>
      <w:r>
        <w:rPr>
          <w:rFonts w:ascii="Times" w:hAnsi="Times" w:cs="Arial"/>
          <w:color w:val="000000"/>
        </w:rPr>
        <w:t>.</w:t>
      </w:r>
      <w:proofErr w:type="gramEnd"/>
      <w:r>
        <w:rPr>
          <w:rFonts w:ascii="Times" w:hAnsi="Times" w:cs="Arial"/>
          <w:color w:val="000000"/>
        </w:rPr>
        <w:t xml:space="preserve"> Sequence numbers as of </w:t>
      </w:r>
      <w:r w:rsidRPr="00451A12">
        <w:rPr>
          <w:rFonts w:ascii="Times" w:hAnsi="Times" w:cs="Arial"/>
          <w:color w:val="000000"/>
        </w:rPr>
        <w:t>July, 2016</w:t>
      </w:r>
      <w:r>
        <w:rPr>
          <w:rFonts w:ascii="Times" w:hAnsi="Times" w:cs="Arial"/>
          <w:color w:val="000000"/>
        </w:rPr>
        <w:t xml:space="preserve">. Clustered sequenced were </w:t>
      </w:r>
      <w:r w:rsidRPr="00451A12">
        <w:rPr>
          <w:rFonts w:ascii="Times" w:hAnsi="Times" w:cs="Arial"/>
          <w:color w:val="000000"/>
        </w:rPr>
        <w:t xml:space="preserve">clustered at </w:t>
      </w:r>
      <w:r>
        <w:rPr>
          <w:rFonts w:ascii="Times" w:hAnsi="Times" w:cs="Arial"/>
          <w:color w:val="000000"/>
        </w:rPr>
        <w:t>≥</w:t>
      </w:r>
      <w:r w:rsidRPr="00451A12">
        <w:rPr>
          <w:rFonts w:ascii="Times" w:hAnsi="Times" w:cs="Arial"/>
          <w:color w:val="000000"/>
        </w:rPr>
        <w:t>98% sequence identity)</w:t>
      </w:r>
      <w:r>
        <w:rPr>
          <w:rFonts w:ascii="Times" w:hAnsi="Times" w:cs="Arial"/>
          <w:color w:val="000000"/>
        </w:rPr>
        <w:t xml:space="preserve">. C/D = un-/ clustered. </w:t>
      </w:r>
      <w:proofErr w:type="gramStart"/>
      <w:r>
        <w:rPr>
          <w:rFonts w:ascii="Times" w:hAnsi="Times" w:cs="Arial"/>
          <w:color w:val="000000"/>
        </w:rPr>
        <w:t xml:space="preserve">Genome data from </w:t>
      </w:r>
      <w:proofErr w:type="spellStart"/>
      <w:r>
        <w:rPr>
          <w:rFonts w:ascii="Times" w:hAnsi="Times" w:cs="Arial"/>
          <w:color w:val="000000"/>
        </w:rPr>
        <w:t>Genbank</w:t>
      </w:r>
      <w:proofErr w:type="spellEnd"/>
      <w:r>
        <w:rPr>
          <w:rFonts w:ascii="Times" w:hAnsi="Times" w:cs="Arial"/>
          <w:color w:val="000000"/>
        </w:rPr>
        <w:t>.</w:t>
      </w:r>
      <w:proofErr w:type="gramEnd"/>
    </w:p>
    <w:tbl>
      <w:tblPr>
        <w:tblStyle w:val="TableGrid"/>
        <w:tblW w:w="0" w:type="auto"/>
        <w:tblLook w:val="04A0" w:firstRow="1" w:lastRow="0" w:firstColumn="1" w:lastColumn="0" w:noHBand="0" w:noVBand="1"/>
      </w:tblPr>
      <w:tblGrid>
        <w:gridCol w:w="761"/>
        <w:gridCol w:w="1843"/>
        <w:gridCol w:w="1307"/>
        <w:gridCol w:w="1576"/>
        <w:gridCol w:w="809"/>
        <w:gridCol w:w="1181"/>
        <w:gridCol w:w="1379"/>
      </w:tblGrid>
      <w:tr w:rsidR="00314FF7" w:rsidRPr="00451A12" w14:paraId="5FBE21B2" w14:textId="77777777" w:rsidTr="00EC7EB7">
        <w:tc>
          <w:tcPr>
            <w:tcW w:w="784" w:type="dxa"/>
          </w:tcPr>
          <w:p w14:paraId="19A8CAB8" w14:textId="77777777" w:rsidR="00314FF7" w:rsidRPr="00A17EF3" w:rsidRDefault="00314FF7" w:rsidP="00EC7EB7">
            <w:pPr>
              <w:jc w:val="right"/>
            </w:pPr>
            <w:r>
              <w:t>Type</w:t>
            </w:r>
          </w:p>
        </w:tc>
        <w:tc>
          <w:tcPr>
            <w:tcW w:w="1843" w:type="dxa"/>
          </w:tcPr>
          <w:p w14:paraId="7B75AD69" w14:textId="77777777" w:rsidR="00314FF7" w:rsidRPr="00451A12" w:rsidRDefault="00314FF7" w:rsidP="00EC7EB7">
            <w:pPr>
              <w:rPr>
                <w:rFonts w:ascii="Times" w:hAnsi="Times" w:cs="Arial"/>
                <w:color w:val="000000"/>
              </w:rPr>
            </w:pPr>
            <w:r w:rsidRPr="00A17EF3">
              <w:t>Family name</w:t>
            </w:r>
          </w:p>
        </w:tc>
        <w:tc>
          <w:tcPr>
            <w:tcW w:w="1319" w:type="dxa"/>
          </w:tcPr>
          <w:p w14:paraId="6C8A9AAA" w14:textId="77777777" w:rsidR="00314FF7" w:rsidRPr="00451A12" w:rsidRDefault="00314FF7" w:rsidP="00EC7EB7">
            <w:pPr>
              <w:rPr>
                <w:rFonts w:ascii="Times" w:hAnsi="Times" w:cs="Arial"/>
                <w:color w:val="000000"/>
              </w:rPr>
            </w:pPr>
            <w:r>
              <w:t>S</w:t>
            </w:r>
            <w:r w:rsidRPr="00A17EF3">
              <w:t xml:space="preserve">equences </w:t>
            </w:r>
            <w:r>
              <w:t>(</w:t>
            </w:r>
            <w:proofErr w:type="spellStart"/>
            <w:r>
              <w:t>unclust</w:t>
            </w:r>
            <w:proofErr w:type="spellEnd"/>
            <w:r>
              <w:t>.</w:t>
            </w:r>
            <w:r w:rsidRPr="00A17EF3">
              <w:t>)</w:t>
            </w:r>
          </w:p>
        </w:tc>
        <w:tc>
          <w:tcPr>
            <w:tcW w:w="1369" w:type="dxa"/>
          </w:tcPr>
          <w:p w14:paraId="1C5C5FF9" w14:textId="77777777" w:rsidR="00314FF7" w:rsidRPr="00451A12" w:rsidRDefault="00314FF7" w:rsidP="00EC7EB7">
            <w:pPr>
              <w:rPr>
                <w:rFonts w:ascii="Times" w:hAnsi="Times" w:cs="Arial"/>
                <w:color w:val="000000"/>
              </w:rPr>
            </w:pPr>
            <w:r>
              <w:t>Disease (examples)</w:t>
            </w:r>
          </w:p>
        </w:tc>
        <w:tc>
          <w:tcPr>
            <w:tcW w:w="858" w:type="dxa"/>
          </w:tcPr>
          <w:p w14:paraId="1EDAA2CF" w14:textId="77777777" w:rsidR="00314FF7" w:rsidRPr="00451A12" w:rsidRDefault="00314FF7" w:rsidP="00EC7EB7">
            <w:pPr>
              <w:rPr>
                <w:rFonts w:ascii="Times" w:hAnsi="Times" w:cs="Arial"/>
                <w:color w:val="000000"/>
              </w:rPr>
            </w:pPr>
            <w:r w:rsidRPr="00A17EF3">
              <w:t>C/D</w:t>
            </w:r>
          </w:p>
        </w:tc>
        <w:tc>
          <w:tcPr>
            <w:tcW w:w="1197" w:type="dxa"/>
          </w:tcPr>
          <w:p w14:paraId="44A4A063" w14:textId="77777777" w:rsidR="00314FF7" w:rsidRPr="00451A12" w:rsidRDefault="00314FF7" w:rsidP="00EC7EB7">
            <w:pPr>
              <w:rPr>
                <w:rFonts w:ascii="Times" w:hAnsi="Times" w:cs="Arial"/>
                <w:color w:val="000000"/>
              </w:rPr>
            </w:pPr>
            <w:r w:rsidRPr="00A17EF3">
              <w:t xml:space="preserve">Total complete genomes </w:t>
            </w:r>
          </w:p>
        </w:tc>
        <w:tc>
          <w:tcPr>
            <w:tcW w:w="1486" w:type="dxa"/>
          </w:tcPr>
          <w:p w14:paraId="7AA9D0D9" w14:textId="77777777" w:rsidR="00314FF7" w:rsidRPr="00451A12" w:rsidRDefault="00314FF7" w:rsidP="00EC7EB7">
            <w:pPr>
              <w:rPr>
                <w:rFonts w:ascii="Times" w:hAnsi="Times" w:cs="Arial"/>
                <w:color w:val="000000"/>
              </w:rPr>
            </w:pPr>
            <w:r>
              <w:t>C</w:t>
            </w:r>
            <w:r w:rsidRPr="00A17EF3">
              <w:t xml:space="preserve">omplete genomes (clustered </w:t>
            </w:r>
            <w:r>
              <w:t>)</w:t>
            </w:r>
          </w:p>
        </w:tc>
      </w:tr>
      <w:tr w:rsidR="00314FF7" w:rsidRPr="00451A12" w14:paraId="77515909" w14:textId="77777777" w:rsidTr="00EC7EB7">
        <w:tc>
          <w:tcPr>
            <w:tcW w:w="784" w:type="dxa"/>
          </w:tcPr>
          <w:p w14:paraId="1C1F9616"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02CD9D77"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reoviridae</w:t>
            </w:r>
            <w:proofErr w:type="spellEnd"/>
          </w:p>
        </w:tc>
        <w:tc>
          <w:tcPr>
            <w:tcW w:w="1319" w:type="dxa"/>
          </w:tcPr>
          <w:p w14:paraId="251E9F0C" w14:textId="77777777" w:rsidR="00314FF7" w:rsidRPr="00451A12" w:rsidRDefault="00314FF7" w:rsidP="00EC7EB7">
            <w:pPr>
              <w:rPr>
                <w:rFonts w:ascii="Times" w:hAnsi="Times" w:cs="Arial"/>
                <w:color w:val="000000"/>
              </w:rPr>
            </w:pPr>
            <w:r w:rsidRPr="00451A12">
              <w:rPr>
                <w:rFonts w:ascii="Times" w:hAnsi="Times" w:cs="Arial"/>
                <w:color w:val="000000"/>
              </w:rPr>
              <w:t>65870</w:t>
            </w:r>
          </w:p>
        </w:tc>
        <w:tc>
          <w:tcPr>
            <w:tcW w:w="1369" w:type="dxa"/>
          </w:tcPr>
          <w:p w14:paraId="22C84769" w14:textId="77777777" w:rsidR="00314FF7" w:rsidRPr="00451A12" w:rsidRDefault="00314FF7" w:rsidP="00EC7EB7">
            <w:pPr>
              <w:rPr>
                <w:rFonts w:ascii="Times" w:hAnsi="Times" w:cs="Arial"/>
                <w:color w:val="000000"/>
              </w:rPr>
            </w:pPr>
            <w:r>
              <w:rPr>
                <w:rFonts w:ascii="Times" w:hAnsi="Times" w:cs="Arial"/>
                <w:color w:val="000000"/>
              </w:rPr>
              <w:t xml:space="preserve">Rare </w:t>
            </w:r>
            <w:r w:rsidRPr="003407F6">
              <w:rPr>
                <w:rFonts w:ascii="Times" w:hAnsi="Times" w:cs="Arial"/>
                <w:color w:val="000000"/>
              </w:rPr>
              <w:t>diarrhea</w:t>
            </w:r>
          </w:p>
        </w:tc>
        <w:tc>
          <w:tcPr>
            <w:tcW w:w="858" w:type="dxa"/>
          </w:tcPr>
          <w:p w14:paraId="78684C86" w14:textId="77777777" w:rsidR="00314FF7" w:rsidRPr="00451A12" w:rsidRDefault="00314FF7" w:rsidP="00EC7EB7">
            <w:pPr>
              <w:rPr>
                <w:rFonts w:ascii="Times" w:hAnsi="Times" w:cs="Arial"/>
                <w:color w:val="000000"/>
              </w:rPr>
            </w:pPr>
            <w:r w:rsidRPr="00451A12">
              <w:rPr>
                <w:rFonts w:ascii="Times" w:hAnsi="Times" w:cs="Arial"/>
                <w:color w:val="000000"/>
              </w:rPr>
              <w:t>5.78</w:t>
            </w:r>
          </w:p>
        </w:tc>
        <w:tc>
          <w:tcPr>
            <w:tcW w:w="1197" w:type="dxa"/>
          </w:tcPr>
          <w:p w14:paraId="544CB886" w14:textId="77777777" w:rsidR="00314FF7" w:rsidRPr="00451A12" w:rsidRDefault="00314FF7" w:rsidP="00EC7EB7">
            <w:pPr>
              <w:rPr>
                <w:rFonts w:ascii="Times" w:hAnsi="Times" w:cs="Arial"/>
                <w:color w:val="000000"/>
              </w:rPr>
            </w:pPr>
            <w:r w:rsidRPr="00451A12">
              <w:rPr>
                <w:rFonts w:ascii="Times" w:hAnsi="Times" w:cs="Arial"/>
                <w:color w:val="000000"/>
              </w:rPr>
              <w:t>31945</w:t>
            </w:r>
          </w:p>
        </w:tc>
        <w:tc>
          <w:tcPr>
            <w:tcW w:w="1486" w:type="dxa"/>
          </w:tcPr>
          <w:p w14:paraId="1E4FD2A9" w14:textId="77777777" w:rsidR="00314FF7" w:rsidRPr="00451A12" w:rsidRDefault="00314FF7" w:rsidP="00EC7EB7">
            <w:pPr>
              <w:rPr>
                <w:rFonts w:ascii="Times" w:hAnsi="Times" w:cs="Arial"/>
                <w:color w:val="000000"/>
              </w:rPr>
            </w:pPr>
            <w:r w:rsidRPr="00451A12">
              <w:rPr>
                <w:rFonts w:ascii="Times" w:hAnsi="Times" w:cs="Arial"/>
                <w:color w:val="000000"/>
              </w:rPr>
              <w:t>5803</w:t>
            </w:r>
          </w:p>
        </w:tc>
      </w:tr>
      <w:tr w:rsidR="00314FF7" w:rsidRPr="00451A12" w14:paraId="0D9740AA" w14:textId="77777777" w:rsidTr="00EC7EB7">
        <w:tc>
          <w:tcPr>
            <w:tcW w:w="784" w:type="dxa"/>
          </w:tcPr>
          <w:p w14:paraId="06D19E97"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32BDC51F"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flaviviridae</w:t>
            </w:r>
            <w:proofErr w:type="spellEnd"/>
          </w:p>
        </w:tc>
        <w:tc>
          <w:tcPr>
            <w:tcW w:w="1319" w:type="dxa"/>
          </w:tcPr>
          <w:p w14:paraId="35400DEE" w14:textId="77777777" w:rsidR="00314FF7" w:rsidRPr="00451A12" w:rsidRDefault="00314FF7" w:rsidP="00EC7EB7">
            <w:pPr>
              <w:rPr>
                <w:rFonts w:ascii="Times" w:hAnsi="Times" w:cs="Arial"/>
                <w:color w:val="000000"/>
              </w:rPr>
            </w:pPr>
            <w:r w:rsidRPr="00451A12">
              <w:rPr>
                <w:rFonts w:ascii="Times" w:hAnsi="Times" w:cs="Arial"/>
                <w:color w:val="000000"/>
              </w:rPr>
              <w:t>225112</w:t>
            </w:r>
          </w:p>
        </w:tc>
        <w:tc>
          <w:tcPr>
            <w:tcW w:w="1369" w:type="dxa"/>
          </w:tcPr>
          <w:p w14:paraId="75632ADD" w14:textId="77777777" w:rsidR="00314FF7" w:rsidRPr="00451A12" w:rsidRDefault="00314FF7" w:rsidP="00EC7EB7">
            <w:pPr>
              <w:rPr>
                <w:rFonts w:ascii="Times" w:hAnsi="Times" w:cs="Arial"/>
                <w:color w:val="000000"/>
              </w:rPr>
            </w:pPr>
            <w:proofErr w:type="spellStart"/>
            <w:r>
              <w:rPr>
                <w:rFonts w:ascii="Times" w:hAnsi="Times" w:cs="Arial"/>
                <w:color w:val="000000"/>
              </w:rPr>
              <w:t>Zika</w:t>
            </w:r>
            <w:proofErr w:type="spellEnd"/>
            <w:r>
              <w:rPr>
                <w:rFonts w:ascii="Times" w:hAnsi="Times" w:cs="Arial"/>
                <w:color w:val="000000"/>
              </w:rPr>
              <w:t xml:space="preserve"> </w:t>
            </w:r>
          </w:p>
        </w:tc>
        <w:tc>
          <w:tcPr>
            <w:tcW w:w="858" w:type="dxa"/>
          </w:tcPr>
          <w:p w14:paraId="78706475" w14:textId="77777777" w:rsidR="00314FF7" w:rsidRPr="00451A12" w:rsidRDefault="00314FF7" w:rsidP="00EC7EB7">
            <w:pPr>
              <w:rPr>
                <w:rFonts w:ascii="Times" w:hAnsi="Times" w:cs="Arial"/>
                <w:color w:val="000000"/>
              </w:rPr>
            </w:pPr>
            <w:r w:rsidRPr="00451A12">
              <w:rPr>
                <w:rFonts w:ascii="Times" w:hAnsi="Times" w:cs="Arial"/>
                <w:color w:val="000000"/>
              </w:rPr>
              <w:t>3.20</w:t>
            </w:r>
          </w:p>
        </w:tc>
        <w:tc>
          <w:tcPr>
            <w:tcW w:w="1197" w:type="dxa"/>
          </w:tcPr>
          <w:p w14:paraId="0ACAC63B" w14:textId="77777777" w:rsidR="00314FF7" w:rsidRPr="00451A12" w:rsidRDefault="00314FF7" w:rsidP="00EC7EB7">
            <w:pPr>
              <w:rPr>
                <w:rFonts w:ascii="Times" w:hAnsi="Times" w:cs="Arial"/>
                <w:color w:val="000000"/>
              </w:rPr>
            </w:pPr>
            <w:r w:rsidRPr="00451A12">
              <w:rPr>
                <w:rFonts w:ascii="Times" w:hAnsi="Times" w:cs="Arial"/>
                <w:color w:val="000000"/>
              </w:rPr>
              <w:t>7837</w:t>
            </w:r>
          </w:p>
        </w:tc>
        <w:tc>
          <w:tcPr>
            <w:tcW w:w="1486" w:type="dxa"/>
          </w:tcPr>
          <w:p w14:paraId="2023844D" w14:textId="77777777" w:rsidR="00314FF7" w:rsidRPr="00451A12" w:rsidRDefault="00314FF7" w:rsidP="00EC7EB7">
            <w:pPr>
              <w:rPr>
                <w:rFonts w:ascii="Times" w:hAnsi="Times" w:cs="Arial"/>
                <w:color w:val="000000"/>
              </w:rPr>
            </w:pPr>
            <w:r w:rsidRPr="00451A12">
              <w:rPr>
                <w:rFonts w:ascii="Times" w:hAnsi="Times" w:cs="Arial"/>
                <w:color w:val="000000"/>
              </w:rPr>
              <w:t>2019</w:t>
            </w:r>
          </w:p>
        </w:tc>
      </w:tr>
      <w:tr w:rsidR="00314FF7" w:rsidRPr="00451A12" w14:paraId="705E2900" w14:textId="77777777" w:rsidTr="00EC7EB7">
        <w:tc>
          <w:tcPr>
            <w:tcW w:w="784" w:type="dxa"/>
          </w:tcPr>
          <w:p w14:paraId="7E986031" w14:textId="77777777" w:rsidR="00314FF7" w:rsidRPr="00451A12" w:rsidRDefault="00314FF7" w:rsidP="00EC7EB7">
            <w:pPr>
              <w:rPr>
                <w:rFonts w:ascii="Times" w:hAnsi="Times" w:cs="Arial"/>
                <w:color w:val="000000"/>
              </w:rPr>
            </w:pPr>
            <w:r>
              <w:rPr>
                <w:rFonts w:ascii="Times" w:hAnsi="Times" w:cs="Arial"/>
                <w:color w:val="000000"/>
              </w:rPr>
              <w:t>DNA</w:t>
            </w:r>
          </w:p>
        </w:tc>
        <w:tc>
          <w:tcPr>
            <w:tcW w:w="1843" w:type="dxa"/>
          </w:tcPr>
          <w:p w14:paraId="36AF3EF9"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hepadnaviridae</w:t>
            </w:r>
            <w:proofErr w:type="spellEnd"/>
          </w:p>
        </w:tc>
        <w:tc>
          <w:tcPr>
            <w:tcW w:w="1319" w:type="dxa"/>
          </w:tcPr>
          <w:p w14:paraId="7C0FA401" w14:textId="77777777" w:rsidR="00314FF7" w:rsidRPr="00451A12" w:rsidRDefault="00314FF7" w:rsidP="00EC7EB7">
            <w:pPr>
              <w:rPr>
                <w:rFonts w:ascii="Times" w:hAnsi="Times" w:cs="Arial"/>
                <w:color w:val="000000"/>
              </w:rPr>
            </w:pPr>
            <w:r w:rsidRPr="00451A12">
              <w:rPr>
                <w:rFonts w:ascii="Times" w:hAnsi="Times" w:cs="Arial"/>
                <w:color w:val="000000"/>
              </w:rPr>
              <w:t>78558</w:t>
            </w:r>
          </w:p>
        </w:tc>
        <w:tc>
          <w:tcPr>
            <w:tcW w:w="1369" w:type="dxa"/>
          </w:tcPr>
          <w:p w14:paraId="7F13BA7D" w14:textId="77777777" w:rsidR="00314FF7" w:rsidRPr="00451A12" w:rsidRDefault="00314FF7" w:rsidP="00EC7EB7">
            <w:pPr>
              <w:rPr>
                <w:rFonts w:ascii="Times" w:hAnsi="Times" w:cs="Arial"/>
                <w:color w:val="000000"/>
              </w:rPr>
            </w:pPr>
            <w:r>
              <w:rPr>
                <w:rFonts w:ascii="Times" w:hAnsi="Times" w:cs="Arial"/>
                <w:color w:val="000000"/>
              </w:rPr>
              <w:t>hepatitis</w:t>
            </w:r>
          </w:p>
        </w:tc>
        <w:tc>
          <w:tcPr>
            <w:tcW w:w="858" w:type="dxa"/>
          </w:tcPr>
          <w:p w14:paraId="32E63EA1" w14:textId="77777777" w:rsidR="00314FF7" w:rsidRPr="00451A12" w:rsidRDefault="00314FF7" w:rsidP="00EC7EB7">
            <w:pPr>
              <w:rPr>
                <w:rFonts w:ascii="Times" w:hAnsi="Times" w:cs="Arial"/>
                <w:color w:val="000000"/>
              </w:rPr>
            </w:pPr>
            <w:r w:rsidRPr="00451A12">
              <w:rPr>
                <w:rFonts w:ascii="Times" w:hAnsi="Times" w:cs="Arial"/>
                <w:color w:val="000000"/>
              </w:rPr>
              <w:t>8.16</w:t>
            </w:r>
          </w:p>
        </w:tc>
        <w:tc>
          <w:tcPr>
            <w:tcW w:w="1197" w:type="dxa"/>
          </w:tcPr>
          <w:p w14:paraId="45FD6BA6" w14:textId="77777777" w:rsidR="00314FF7" w:rsidRPr="00451A12" w:rsidRDefault="00314FF7" w:rsidP="00EC7EB7">
            <w:pPr>
              <w:rPr>
                <w:rFonts w:ascii="Times" w:hAnsi="Times" w:cs="Arial"/>
                <w:color w:val="000000"/>
              </w:rPr>
            </w:pPr>
            <w:r w:rsidRPr="00451A12">
              <w:rPr>
                <w:rFonts w:ascii="Times" w:hAnsi="Times" w:cs="Arial"/>
                <w:color w:val="000000"/>
              </w:rPr>
              <w:t>7248</w:t>
            </w:r>
          </w:p>
        </w:tc>
        <w:tc>
          <w:tcPr>
            <w:tcW w:w="1486" w:type="dxa"/>
          </w:tcPr>
          <w:p w14:paraId="26178BE2" w14:textId="77777777" w:rsidR="00314FF7" w:rsidRPr="00451A12" w:rsidRDefault="00314FF7" w:rsidP="00EC7EB7">
            <w:pPr>
              <w:rPr>
                <w:rFonts w:ascii="Times" w:hAnsi="Times" w:cs="Arial"/>
                <w:color w:val="000000"/>
              </w:rPr>
            </w:pPr>
            <w:r w:rsidRPr="00451A12">
              <w:rPr>
                <w:rFonts w:ascii="Times" w:hAnsi="Times" w:cs="Arial"/>
                <w:color w:val="000000"/>
              </w:rPr>
              <w:t>1946</w:t>
            </w:r>
          </w:p>
        </w:tc>
      </w:tr>
      <w:tr w:rsidR="00314FF7" w:rsidRPr="00451A12" w14:paraId="2CF0B399" w14:textId="77777777" w:rsidTr="00EC7EB7">
        <w:tc>
          <w:tcPr>
            <w:tcW w:w="784" w:type="dxa"/>
          </w:tcPr>
          <w:p w14:paraId="6757E546" w14:textId="77777777" w:rsidR="00314FF7" w:rsidRPr="00451A12" w:rsidRDefault="00314FF7" w:rsidP="00EC7EB7">
            <w:pPr>
              <w:rPr>
                <w:rFonts w:ascii="Times" w:hAnsi="Times" w:cs="Arial"/>
                <w:color w:val="000000"/>
              </w:rPr>
            </w:pPr>
            <w:r>
              <w:rPr>
                <w:rFonts w:ascii="Times" w:hAnsi="Times" w:cs="Arial"/>
                <w:color w:val="000000"/>
              </w:rPr>
              <w:t>plant</w:t>
            </w:r>
          </w:p>
        </w:tc>
        <w:tc>
          <w:tcPr>
            <w:tcW w:w="1843" w:type="dxa"/>
          </w:tcPr>
          <w:p w14:paraId="3203AD6F"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geminiviridae</w:t>
            </w:r>
            <w:proofErr w:type="spellEnd"/>
          </w:p>
        </w:tc>
        <w:tc>
          <w:tcPr>
            <w:tcW w:w="1319" w:type="dxa"/>
          </w:tcPr>
          <w:p w14:paraId="52215098" w14:textId="77777777" w:rsidR="00314FF7" w:rsidRPr="00451A12" w:rsidRDefault="00314FF7" w:rsidP="00EC7EB7">
            <w:pPr>
              <w:rPr>
                <w:rFonts w:ascii="Times" w:hAnsi="Times" w:cs="Arial"/>
                <w:color w:val="000000"/>
              </w:rPr>
            </w:pPr>
            <w:r w:rsidRPr="00451A12">
              <w:rPr>
                <w:rFonts w:ascii="Times" w:hAnsi="Times" w:cs="Arial"/>
                <w:color w:val="000000"/>
              </w:rPr>
              <w:t>13158</w:t>
            </w:r>
          </w:p>
        </w:tc>
        <w:tc>
          <w:tcPr>
            <w:tcW w:w="1369" w:type="dxa"/>
          </w:tcPr>
          <w:p w14:paraId="631DA5D1" w14:textId="77777777" w:rsidR="00314FF7" w:rsidRPr="00451A12" w:rsidRDefault="00314FF7" w:rsidP="00EC7EB7">
            <w:pPr>
              <w:rPr>
                <w:rFonts w:ascii="Times" w:hAnsi="Times" w:cs="Arial"/>
                <w:color w:val="000000"/>
              </w:rPr>
            </w:pPr>
            <w:r>
              <w:rPr>
                <w:rFonts w:ascii="Times" w:hAnsi="Times" w:cs="Arial"/>
                <w:color w:val="000000"/>
              </w:rPr>
              <w:t>---</w:t>
            </w:r>
          </w:p>
        </w:tc>
        <w:tc>
          <w:tcPr>
            <w:tcW w:w="858" w:type="dxa"/>
          </w:tcPr>
          <w:p w14:paraId="036F3186" w14:textId="77777777" w:rsidR="00314FF7" w:rsidRPr="00451A12" w:rsidRDefault="00314FF7" w:rsidP="00EC7EB7">
            <w:pPr>
              <w:rPr>
                <w:rFonts w:ascii="Times" w:hAnsi="Times" w:cs="Arial"/>
                <w:color w:val="000000"/>
              </w:rPr>
            </w:pPr>
            <w:r w:rsidRPr="00451A12">
              <w:rPr>
                <w:rFonts w:ascii="Times" w:hAnsi="Times" w:cs="Arial"/>
                <w:color w:val="000000"/>
              </w:rPr>
              <w:t>3.02</w:t>
            </w:r>
          </w:p>
        </w:tc>
        <w:tc>
          <w:tcPr>
            <w:tcW w:w="1197" w:type="dxa"/>
          </w:tcPr>
          <w:p w14:paraId="5BCB990D" w14:textId="77777777" w:rsidR="00314FF7" w:rsidRPr="00451A12" w:rsidRDefault="00314FF7" w:rsidP="00EC7EB7">
            <w:pPr>
              <w:rPr>
                <w:rFonts w:ascii="Times" w:hAnsi="Times" w:cs="Arial"/>
                <w:color w:val="000000"/>
              </w:rPr>
            </w:pPr>
            <w:r w:rsidRPr="00451A12">
              <w:rPr>
                <w:rFonts w:ascii="Times" w:hAnsi="Times" w:cs="Arial"/>
                <w:color w:val="000000"/>
              </w:rPr>
              <w:t>6421</w:t>
            </w:r>
          </w:p>
        </w:tc>
        <w:tc>
          <w:tcPr>
            <w:tcW w:w="1486" w:type="dxa"/>
          </w:tcPr>
          <w:p w14:paraId="2CBB6A7B" w14:textId="77777777" w:rsidR="00314FF7" w:rsidRPr="00451A12" w:rsidRDefault="00314FF7" w:rsidP="00EC7EB7">
            <w:pPr>
              <w:rPr>
                <w:rFonts w:ascii="Times" w:hAnsi="Times" w:cs="Arial"/>
                <w:color w:val="000000"/>
              </w:rPr>
            </w:pPr>
            <w:r w:rsidRPr="00451A12">
              <w:rPr>
                <w:rFonts w:ascii="Times" w:hAnsi="Times" w:cs="Arial"/>
                <w:color w:val="000000"/>
              </w:rPr>
              <w:t>2316</w:t>
            </w:r>
          </w:p>
        </w:tc>
      </w:tr>
      <w:tr w:rsidR="00314FF7" w:rsidRPr="00451A12" w14:paraId="5FE9646E" w14:textId="77777777" w:rsidTr="00EC7EB7">
        <w:tc>
          <w:tcPr>
            <w:tcW w:w="784" w:type="dxa"/>
          </w:tcPr>
          <w:p w14:paraId="2926AFED"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4C37EB8B"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picornaviridae</w:t>
            </w:r>
            <w:proofErr w:type="spellEnd"/>
          </w:p>
        </w:tc>
        <w:tc>
          <w:tcPr>
            <w:tcW w:w="1319" w:type="dxa"/>
          </w:tcPr>
          <w:p w14:paraId="1854022C" w14:textId="77777777" w:rsidR="00314FF7" w:rsidRPr="00451A12" w:rsidRDefault="00314FF7" w:rsidP="00EC7EB7">
            <w:pPr>
              <w:rPr>
                <w:rFonts w:ascii="Times" w:hAnsi="Times" w:cs="Arial"/>
                <w:color w:val="000000"/>
              </w:rPr>
            </w:pPr>
            <w:r w:rsidRPr="00451A12">
              <w:rPr>
                <w:rFonts w:ascii="Times" w:hAnsi="Times" w:cs="Arial"/>
                <w:color w:val="000000"/>
              </w:rPr>
              <w:t>85636</w:t>
            </w:r>
          </w:p>
        </w:tc>
        <w:tc>
          <w:tcPr>
            <w:tcW w:w="1369" w:type="dxa"/>
          </w:tcPr>
          <w:p w14:paraId="69E4212E" w14:textId="77777777" w:rsidR="00314FF7" w:rsidRPr="00451A12" w:rsidRDefault="00314FF7" w:rsidP="00EC7EB7">
            <w:pPr>
              <w:rPr>
                <w:rFonts w:ascii="Times" w:hAnsi="Times" w:cs="Arial"/>
                <w:color w:val="000000"/>
              </w:rPr>
            </w:pPr>
            <w:r>
              <w:rPr>
                <w:rFonts w:ascii="Times" w:hAnsi="Times" w:cs="Arial"/>
                <w:color w:val="000000"/>
              </w:rPr>
              <w:t xml:space="preserve">Cold </w:t>
            </w:r>
            <w:proofErr w:type="spellStart"/>
            <w:r>
              <w:rPr>
                <w:rFonts w:ascii="Times" w:hAnsi="Times" w:cs="Arial"/>
                <w:color w:val="000000"/>
              </w:rPr>
              <w:t>etc</w:t>
            </w:r>
            <w:proofErr w:type="spellEnd"/>
          </w:p>
        </w:tc>
        <w:tc>
          <w:tcPr>
            <w:tcW w:w="858" w:type="dxa"/>
          </w:tcPr>
          <w:p w14:paraId="6FD9E1B0" w14:textId="77777777" w:rsidR="00314FF7" w:rsidRPr="00451A12" w:rsidRDefault="00314FF7" w:rsidP="00EC7EB7">
            <w:pPr>
              <w:rPr>
                <w:rFonts w:ascii="Times" w:hAnsi="Times" w:cs="Arial"/>
                <w:color w:val="000000"/>
              </w:rPr>
            </w:pPr>
            <w:r w:rsidRPr="00451A12">
              <w:rPr>
                <w:rFonts w:ascii="Times" w:hAnsi="Times" w:cs="Arial"/>
                <w:color w:val="000000"/>
              </w:rPr>
              <w:t>3.60</w:t>
            </w:r>
          </w:p>
        </w:tc>
        <w:tc>
          <w:tcPr>
            <w:tcW w:w="1197" w:type="dxa"/>
          </w:tcPr>
          <w:p w14:paraId="14B40012" w14:textId="77777777" w:rsidR="00314FF7" w:rsidRPr="00451A12" w:rsidRDefault="00314FF7" w:rsidP="00EC7EB7">
            <w:pPr>
              <w:rPr>
                <w:rFonts w:ascii="Times" w:hAnsi="Times" w:cs="Arial"/>
                <w:color w:val="000000"/>
              </w:rPr>
            </w:pPr>
            <w:r w:rsidRPr="00451A12">
              <w:rPr>
                <w:rFonts w:ascii="Times" w:hAnsi="Times" w:cs="Arial"/>
                <w:color w:val="000000"/>
              </w:rPr>
              <w:t>3447</w:t>
            </w:r>
          </w:p>
        </w:tc>
        <w:tc>
          <w:tcPr>
            <w:tcW w:w="1486" w:type="dxa"/>
          </w:tcPr>
          <w:p w14:paraId="58737201" w14:textId="77777777" w:rsidR="00314FF7" w:rsidRPr="00451A12" w:rsidRDefault="00314FF7" w:rsidP="00EC7EB7">
            <w:pPr>
              <w:rPr>
                <w:rFonts w:ascii="Times" w:hAnsi="Times" w:cs="Arial"/>
                <w:color w:val="000000"/>
              </w:rPr>
            </w:pPr>
            <w:r w:rsidRPr="00451A12">
              <w:rPr>
                <w:rFonts w:ascii="Times" w:hAnsi="Times" w:cs="Arial"/>
                <w:color w:val="000000"/>
              </w:rPr>
              <w:t>1500</w:t>
            </w:r>
          </w:p>
        </w:tc>
      </w:tr>
      <w:tr w:rsidR="00314FF7" w:rsidRPr="00451A12" w14:paraId="159550B3" w14:textId="77777777" w:rsidTr="00EC7EB7">
        <w:tc>
          <w:tcPr>
            <w:tcW w:w="784" w:type="dxa"/>
          </w:tcPr>
          <w:p w14:paraId="17BEC886"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0D1F7A20"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retroviridae</w:t>
            </w:r>
            <w:proofErr w:type="spellEnd"/>
          </w:p>
        </w:tc>
        <w:tc>
          <w:tcPr>
            <w:tcW w:w="1319" w:type="dxa"/>
          </w:tcPr>
          <w:p w14:paraId="0B9CCF02" w14:textId="77777777" w:rsidR="00314FF7" w:rsidRPr="00451A12" w:rsidRDefault="00314FF7" w:rsidP="00EC7EB7">
            <w:pPr>
              <w:rPr>
                <w:rFonts w:ascii="Times" w:hAnsi="Times" w:cs="Arial"/>
                <w:color w:val="000000"/>
              </w:rPr>
            </w:pPr>
            <w:r w:rsidRPr="00451A12">
              <w:rPr>
                <w:rFonts w:ascii="Times" w:hAnsi="Times" w:cs="Arial"/>
                <w:color w:val="000000"/>
              </w:rPr>
              <w:t>716088</w:t>
            </w:r>
          </w:p>
        </w:tc>
        <w:tc>
          <w:tcPr>
            <w:tcW w:w="1369" w:type="dxa"/>
          </w:tcPr>
          <w:p w14:paraId="19BE27BE" w14:textId="77777777" w:rsidR="00314FF7" w:rsidRPr="00451A12" w:rsidRDefault="00314FF7" w:rsidP="00EC7EB7">
            <w:pPr>
              <w:rPr>
                <w:rFonts w:ascii="Times" w:hAnsi="Times" w:cs="Arial"/>
                <w:color w:val="000000"/>
              </w:rPr>
            </w:pPr>
            <w:r>
              <w:rPr>
                <w:rFonts w:ascii="Times" w:hAnsi="Times" w:cs="Arial"/>
                <w:color w:val="000000"/>
              </w:rPr>
              <w:t xml:space="preserve">AIDS </w:t>
            </w:r>
            <w:proofErr w:type="spellStart"/>
            <w:r>
              <w:rPr>
                <w:rFonts w:ascii="Times" w:hAnsi="Times" w:cs="Arial"/>
                <w:color w:val="000000"/>
              </w:rPr>
              <w:t>etc</w:t>
            </w:r>
            <w:proofErr w:type="spellEnd"/>
          </w:p>
        </w:tc>
        <w:tc>
          <w:tcPr>
            <w:tcW w:w="858" w:type="dxa"/>
          </w:tcPr>
          <w:p w14:paraId="2F07575A" w14:textId="77777777" w:rsidR="00314FF7" w:rsidRPr="00451A12" w:rsidRDefault="00314FF7" w:rsidP="00EC7EB7">
            <w:pPr>
              <w:rPr>
                <w:rFonts w:ascii="Times" w:hAnsi="Times" w:cs="Arial"/>
                <w:color w:val="000000"/>
              </w:rPr>
            </w:pPr>
            <w:r w:rsidRPr="00451A12">
              <w:rPr>
                <w:rFonts w:ascii="Times" w:hAnsi="Times" w:cs="Arial"/>
                <w:color w:val="000000"/>
              </w:rPr>
              <w:t>2.21</w:t>
            </w:r>
          </w:p>
        </w:tc>
        <w:tc>
          <w:tcPr>
            <w:tcW w:w="1197" w:type="dxa"/>
          </w:tcPr>
          <w:p w14:paraId="47AEDB6E" w14:textId="77777777" w:rsidR="00314FF7" w:rsidRPr="00451A12" w:rsidRDefault="00314FF7" w:rsidP="00EC7EB7">
            <w:pPr>
              <w:rPr>
                <w:rFonts w:ascii="Times" w:hAnsi="Times" w:cs="Arial"/>
                <w:color w:val="000000"/>
              </w:rPr>
            </w:pPr>
            <w:r w:rsidRPr="00451A12">
              <w:rPr>
                <w:rFonts w:ascii="Times" w:hAnsi="Times" w:cs="Arial"/>
                <w:color w:val="000000"/>
              </w:rPr>
              <w:t>2890</w:t>
            </w:r>
          </w:p>
        </w:tc>
        <w:tc>
          <w:tcPr>
            <w:tcW w:w="1486" w:type="dxa"/>
          </w:tcPr>
          <w:p w14:paraId="1A24EC98" w14:textId="77777777" w:rsidR="00314FF7" w:rsidRPr="00451A12" w:rsidRDefault="00314FF7" w:rsidP="00EC7EB7">
            <w:pPr>
              <w:rPr>
                <w:rFonts w:ascii="Times" w:hAnsi="Times" w:cs="Arial"/>
                <w:color w:val="000000"/>
              </w:rPr>
            </w:pPr>
            <w:r w:rsidRPr="00451A12">
              <w:rPr>
                <w:rFonts w:ascii="Times" w:hAnsi="Times" w:cs="Arial"/>
                <w:color w:val="000000"/>
              </w:rPr>
              <w:t>2103</w:t>
            </w:r>
          </w:p>
        </w:tc>
      </w:tr>
      <w:tr w:rsidR="00314FF7" w:rsidRPr="00451A12" w14:paraId="7ED5D636" w14:textId="77777777" w:rsidTr="00EC7EB7">
        <w:tc>
          <w:tcPr>
            <w:tcW w:w="784" w:type="dxa"/>
          </w:tcPr>
          <w:p w14:paraId="1C458F76" w14:textId="77777777" w:rsidR="00314FF7" w:rsidRPr="00451A12" w:rsidRDefault="00314FF7" w:rsidP="00EC7EB7">
            <w:pPr>
              <w:rPr>
                <w:rFonts w:ascii="Times" w:hAnsi="Times" w:cs="Arial"/>
                <w:color w:val="000000"/>
              </w:rPr>
            </w:pPr>
            <w:proofErr w:type="spellStart"/>
            <w:r>
              <w:rPr>
                <w:rFonts w:ascii="Times" w:hAnsi="Times" w:cs="Arial"/>
                <w:color w:val="000000"/>
              </w:rPr>
              <w:t>anim</w:t>
            </w:r>
            <w:proofErr w:type="spellEnd"/>
          </w:p>
        </w:tc>
        <w:tc>
          <w:tcPr>
            <w:tcW w:w="1843" w:type="dxa"/>
          </w:tcPr>
          <w:p w14:paraId="339D70B1"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circoviridae</w:t>
            </w:r>
            <w:proofErr w:type="spellEnd"/>
          </w:p>
        </w:tc>
        <w:tc>
          <w:tcPr>
            <w:tcW w:w="1319" w:type="dxa"/>
          </w:tcPr>
          <w:p w14:paraId="39F91370" w14:textId="77777777" w:rsidR="00314FF7" w:rsidRPr="00451A12" w:rsidRDefault="00314FF7" w:rsidP="00EC7EB7">
            <w:pPr>
              <w:rPr>
                <w:rFonts w:ascii="Times" w:hAnsi="Times" w:cs="Arial"/>
                <w:color w:val="000000"/>
              </w:rPr>
            </w:pPr>
            <w:r w:rsidRPr="00451A12">
              <w:rPr>
                <w:rFonts w:ascii="Times" w:hAnsi="Times" w:cs="Arial"/>
                <w:color w:val="000000"/>
              </w:rPr>
              <w:t>7838</w:t>
            </w:r>
          </w:p>
        </w:tc>
        <w:tc>
          <w:tcPr>
            <w:tcW w:w="1369" w:type="dxa"/>
          </w:tcPr>
          <w:p w14:paraId="236B8110" w14:textId="77777777" w:rsidR="00314FF7" w:rsidRPr="00451A12" w:rsidRDefault="00314FF7" w:rsidP="00EC7EB7">
            <w:pPr>
              <w:rPr>
                <w:rFonts w:ascii="Times" w:hAnsi="Times" w:cs="Arial"/>
                <w:color w:val="000000"/>
              </w:rPr>
            </w:pPr>
            <w:r>
              <w:rPr>
                <w:rFonts w:ascii="Times" w:hAnsi="Times" w:cs="Arial"/>
                <w:color w:val="000000"/>
              </w:rPr>
              <w:t>---</w:t>
            </w:r>
          </w:p>
        </w:tc>
        <w:tc>
          <w:tcPr>
            <w:tcW w:w="858" w:type="dxa"/>
          </w:tcPr>
          <w:p w14:paraId="6E430053" w14:textId="77777777" w:rsidR="00314FF7" w:rsidRPr="00451A12" w:rsidRDefault="00314FF7" w:rsidP="00EC7EB7">
            <w:pPr>
              <w:rPr>
                <w:rFonts w:ascii="Times" w:hAnsi="Times" w:cs="Arial"/>
                <w:color w:val="000000"/>
              </w:rPr>
            </w:pPr>
            <w:r w:rsidRPr="00451A12">
              <w:rPr>
                <w:rFonts w:ascii="Times" w:hAnsi="Times" w:cs="Arial"/>
                <w:color w:val="000000"/>
              </w:rPr>
              <w:t>6.92</w:t>
            </w:r>
          </w:p>
        </w:tc>
        <w:tc>
          <w:tcPr>
            <w:tcW w:w="1197" w:type="dxa"/>
          </w:tcPr>
          <w:p w14:paraId="1B70753A" w14:textId="77777777" w:rsidR="00314FF7" w:rsidRPr="00451A12" w:rsidRDefault="00314FF7" w:rsidP="00EC7EB7">
            <w:pPr>
              <w:rPr>
                <w:rFonts w:ascii="Times" w:hAnsi="Times" w:cs="Arial"/>
                <w:color w:val="000000"/>
              </w:rPr>
            </w:pPr>
            <w:r w:rsidRPr="00451A12">
              <w:rPr>
                <w:rFonts w:ascii="Times" w:hAnsi="Times" w:cs="Arial"/>
                <w:color w:val="000000"/>
              </w:rPr>
              <w:t>2706</w:t>
            </w:r>
          </w:p>
        </w:tc>
        <w:tc>
          <w:tcPr>
            <w:tcW w:w="1486" w:type="dxa"/>
          </w:tcPr>
          <w:p w14:paraId="444DFC53" w14:textId="77777777" w:rsidR="00314FF7" w:rsidRPr="00451A12" w:rsidRDefault="00314FF7" w:rsidP="00EC7EB7">
            <w:pPr>
              <w:rPr>
                <w:rFonts w:ascii="Times" w:hAnsi="Times" w:cs="Arial"/>
                <w:color w:val="000000"/>
              </w:rPr>
            </w:pPr>
            <w:r w:rsidRPr="00451A12">
              <w:rPr>
                <w:rFonts w:ascii="Times" w:hAnsi="Times" w:cs="Arial"/>
                <w:color w:val="000000"/>
              </w:rPr>
              <w:t>542</w:t>
            </w:r>
          </w:p>
        </w:tc>
      </w:tr>
      <w:tr w:rsidR="00314FF7" w:rsidRPr="00451A12" w14:paraId="52F45D9F" w14:textId="77777777" w:rsidTr="00EC7EB7">
        <w:trPr>
          <w:trHeight w:val="242"/>
        </w:trPr>
        <w:tc>
          <w:tcPr>
            <w:tcW w:w="784" w:type="dxa"/>
          </w:tcPr>
          <w:p w14:paraId="6C87E28E"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340B550D"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phenuiviridae</w:t>
            </w:r>
            <w:proofErr w:type="spellEnd"/>
          </w:p>
        </w:tc>
        <w:tc>
          <w:tcPr>
            <w:tcW w:w="1319" w:type="dxa"/>
          </w:tcPr>
          <w:p w14:paraId="31CAAA1E" w14:textId="77777777" w:rsidR="00314FF7" w:rsidRPr="00451A12" w:rsidRDefault="00314FF7" w:rsidP="00EC7EB7">
            <w:pPr>
              <w:rPr>
                <w:rFonts w:ascii="Times" w:hAnsi="Times" w:cs="Arial"/>
                <w:color w:val="000000"/>
              </w:rPr>
            </w:pPr>
            <w:r w:rsidRPr="00451A12">
              <w:rPr>
                <w:rFonts w:ascii="Times" w:hAnsi="Times" w:cs="Arial"/>
                <w:color w:val="000000"/>
              </w:rPr>
              <w:t>4139</w:t>
            </w:r>
          </w:p>
        </w:tc>
        <w:tc>
          <w:tcPr>
            <w:tcW w:w="1369" w:type="dxa"/>
          </w:tcPr>
          <w:p w14:paraId="46ED04EF" w14:textId="77777777" w:rsidR="00314FF7" w:rsidRPr="00451A12" w:rsidRDefault="00314FF7" w:rsidP="00EC7EB7">
            <w:pPr>
              <w:rPr>
                <w:rFonts w:ascii="Times" w:hAnsi="Times" w:cs="Arial"/>
                <w:color w:val="000000"/>
              </w:rPr>
            </w:pPr>
            <w:r w:rsidRPr="007E2579">
              <w:rPr>
                <w:rFonts w:ascii="Times" w:hAnsi="Times" w:cs="Arial"/>
                <w:color w:val="000000"/>
              </w:rPr>
              <w:t>Rift Valley fever</w:t>
            </w:r>
          </w:p>
        </w:tc>
        <w:tc>
          <w:tcPr>
            <w:tcW w:w="858" w:type="dxa"/>
          </w:tcPr>
          <w:p w14:paraId="0DE31BF8" w14:textId="77777777" w:rsidR="00314FF7" w:rsidRPr="00451A12" w:rsidRDefault="00314FF7" w:rsidP="00EC7EB7">
            <w:pPr>
              <w:rPr>
                <w:rFonts w:ascii="Times" w:hAnsi="Times" w:cs="Arial"/>
                <w:color w:val="000000"/>
              </w:rPr>
            </w:pPr>
            <w:r w:rsidRPr="00451A12">
              <w:rPr>
                <w:rFonts w:ascii="Times" w:hAnsi="Times" w:cs="Arial"/>
                <w:color w:val="000000"/>
              </w:rPr>
              <w:t>4.86</w:t>
            </w:r>
          </w:p>
        </w:tc>
        <w:tc>
          <w:tcPr>
            <w:tcW w:w="1197" w:type="dxa"/>
          </w:tcPr>
          <w:p w14:paraId="5CB4B615" w14:textId="77777777" w:rsidR="00314FF7" w:rsidRPr="00451A12" w:rsidRDefault="00314FF7" w:rsidP="00EC7EB7">
            <w:pPr>
              <w:rPr>
                <w:rFonts w:ascii="Times" w:hAnsi="Times" w:cs="Arial"/>
                <w:color w:val="000000"/>
              </w:rPr>
            </w:pPr>
            <w:r w:rsidRPr="00451A12">
              <w:rPr>
                <w:rFonts w:ascii="Times" w:hAnsi="Times" w:cs="Arial"/>
                <w:color w:val="000000"/>
              </w:rPr>
              <w:t>1678</w:t>
            </w:r>
          </w:p>
        </w:tc>
        <w:tc>
          <w:tcPr>
            <w:tcW w:w="1486" w:type="dxa"/>
          </w:tcPr>
          <w:p w14:paraId="1BBA3E4A" w14:textId="77777777" w:rsidR="00314FF7" w:rsidRPr="00451A12" w:rsidRDefault="00314FF7" w:rsidP="00EC7EB7">
            <w:pPr>
              <w:rPr>
                <w:rFonts w:ascii="Times" w:hAnsi="Times" w:cs="Arial"/>
                <w:color w:val="000000"/>
              </w:rPr>
            </w:pPr>
            <w:r w:rsidRPr="00451A12">
              <w:rPr>
                <w:rFonts w:ascii="Times" w:hAnsi="Times" w:cs="Arial"/>
                <w:color w:val="000000"/>
              </w:rPr>
              <w:t>384</w:t>
            </w:r>
          </w:p>
        </w:tc>
      </w:tr>
      <w:tr w:rsidR="00314FF7" w:rsidRPr="00451A12" w14:paraId="29B5D093" w14:textId="77777777" w:rsidTr="00EC7EB7">
        <w:tc>
          <w:tcPr>
            <w:tcW w:w="784" w:type="dxa"/>
          </w:tcPr>
          <w:p w14:paraId="03B87435"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564EC7C1"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coronaviridae</w:t>
            </w:r>
            <w:proofErr w:type="spellEnd"/>
          </w:p>
        </w:tc>
        <w:tc>
          <w:tcPr>
            <w:tcW w:w="1319" w:type="dxa"/>
          </w:tcPr>
          <w:p w14:paraId="2752214A" w14:textId="77777777" w:rsidR="00314FF7" w:rsidRPr="00451A12" w:rsidRDefault="00314FF7" w:rsidP="00EC7EB7">
            <w:pPr>
              <w:rPr>
                <w:rFonts w:ascii="Times" w:hAnsi="Times" w:cs="Arial"/>
                <w:color w:val="000000"/>
              </w:rPr>
            </w:pPr>
            <w:r w:rsidRPr="00451A12">
              <w:rPr>
                <w:rFonts w:ascii="Times" w:hAnsi="Times" w:cs="Arial"/>
                <w:color w:val="000000"/>
              </w:rPr>
              <w:t>19164</w:t>
            </w:r>
          </w:p>
        </w:tc>
        <w:tc>
          <w:tcPr>
            <w:tcW w:w="1369" w:type="dxa"/>
          </w:tcPr>
          <w:p w14:paraId="14D3D61F" w14:textId="77777777" w:rsidR="00314FF7" w:rsidRPr="00451A12" w:rsidRDefault="00314FF7" w:rsidP="00EC7EB7">
            <w:pPr>
              <w:rPr>
                <w:rFonts w:ascii="Times" w:hAnsi="Times" w:cs="Arial"/>
                <w:color w:val="000000"/>
              </w:rPr>
            </w:pPr>
            <w:r>
              <w:rPr>
                <w:rFonts w:ascii="Times" w:hAnsi="Times" w:cs="Arial"/>
                <w:color w:val="000000"/>
              </w:rPr>
              <w:t>SARS</w:t>
            </w:r>
          </w:p>
        </w:tc>
        <w:tc>
          <w:tcPr>
            <w:tcW w:w="858" w:type="dxa"/>
          </w:tcPr>
          <w:p w14:paraId="1DCA2C9E" w14:textId="77777777" w:rsidR="00314FF7" w:rsidRPr="00451A12" w:rsidRDefault="00314FF7" w:rsidP="00EC7EB7">
            <w:pPr>
              <w:rPr>
                <w:rFonts w:ascii="Times" w:hAnsi="Times" w:cs="Arial"/>
                <w:color w:val="000000"/>
              </w:rPr>
            </w:pPr>
            <w:r w:rsidRPr="00451A12">
              <w:rPr>
                <w:rFonts w:ascii="Times" w:hAnsi="Times" w:cs="Arial"/>
                <w:color w:val="000000"/>
              </w:rPr>
              <w:t>5.61</w:t>
            </w:r>
          </w:p>
        </w:tc>
        <w:tc>
          <w:tcPr>
            <w:tcW w:w="1197" w:type="dxa"/>
          </w:tcPr>
          <w:p w14:paraId="701E7C91" w14:textId="77777777" w:rsidR="00314FF7" w:rsidRPr="00451A12" w:rsidRDefault="00314FF7" w:rsidP="00EC7EB7">
            <w:pPr>
              <w:rPr>
                <w:rFonts w:ascii="Times" w:hAnsi="Times" w:cs="Arial"/>
                <w:color w:val="000000"/>
              </w:rPr>
            </w:pPr>
            <w:r w:rsidRPr="00451A12">
              <w:rPr>
                <w:rFonts w:ascii="Times" w:hAnsi="Times" w:cs="Arial"/>
                <w:color w:val="000000"/>
              </w:rPr>
              <w:t>1549</w:t>
            </w:r>
          </w:p>
        </w:tc>
        <w:tc>
          <w:tcPr>
            <w:tcW w:w="1486" w:type="dxa"/>
          </w:tcPr>
          <w:p w14:paraId="5C9DB857" w14:textId="77777777" w:rsidR="00314FF7" w:rsidRPr="00451A12" w:rsidRDefault="00314FF7" w:rsidP="00EC7EB7">
            <w:pPr>
              <w:rPr>
                <w:rFonts w:ascii="Times" w:hAnsi="Times" w:cs="Arial"/>
                <w:color w:val="000000"/>
              </w:rPr>
            </w:pPr>
            <w:r w:rsidRPr="00451A12">
              <w:rPr>
                <w:rFonts w:ascii="Times" w:hAnsi="Times" w:cs="Arial"/>
                <w:color w:val="000000"/>
              </w:rPr>
              <w:t>320</w:t>
            </w:r>
          </w:p>
        </w:tc>
      </w:tr>
      <w:tr w:rsidR="00314FF7" w:rsidRPr="00451A12" w14:paraId="4E74FA1B" w14:textId="77777777" w:rsidTr="00EC7EB7">
        <w:tc>
          <w:tcPr>
            <w:tcW w:w="784" w:type="dxa"/>
          </w:tcPr>
          <w:p w14:paraId="3F0F719E"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4E86888C"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potyviridae</w:t>
            </w:r>
            <w:proofErr w:type="spellEnd"/>
          </w:p>
        </w:tc>
        <w:tc>
          <w:tcPr>
            <w:tcW w:w="1319" w:type="dxa"/>
          </w:tcPr>
          <w:p w14:paraId="1A314E02" w14:textId="77777777" w:rsidR="00314FF7" w:rsidRPr="00451A12" w:rsidRDefault="00314FF7" w:rsidP="00EC7EB7">
            <w:pPr>
              <w:rPr>
                <w:rFonts w:ascii="Times" w:hAnsi="Times" w:cs="Arial"/>
                <w:color w:val="000000"/>
              </w:rPr>
            </w:pPr>
            <w:r w:rsidRPr="00451A12">
              <w:rPr>
                <w:rFonts w:ascii="Times" w:hAnsi="Times" w:cs="Arial"/>
                <w:color w:val="000000"/>
              </w:rPr>
              <w:t>16115</w:t>
            </w:r>
          </w:p>
        </w:tc>
        <w:tc>
          <w:tcPr>
            <w:tcW w:w="1369" w:type="dxa"/>
          </w:tcPr>
          <w:p w14:paraId="708A72D3" w14:textId="77777777" w:rsidR="00314FF7" w:rsidRPr="00451A12" w:rsidRDefault="00314FF7" w:rsidP="00EC7EB7">
            <w:pPr>
              <w:rPr>
                <w:rFonts w:ascii="Times" w:hAnsi="Times" w:cs="Arial"/>
                <w:color w:val="000000"/>
              </w:rPr>
            </w:pPr>
          </w:p>
        </w:tc>
        <w:tc>
          <w:tcPr>
            <w:tcW w:w="858" w:type="dxa"/>
          </w:tcPr>
          <w:p w14:paraId="0A63E92A" w14:textId="77777777" w:rsidR="00314FF7" w:rsidRPr="00451A12" w:rsidRDefault="00314FF7" w:rsidP="00EC7EB7">
            <w:pPr>
              <w:rPr>
                <w:rFonts w:ascii="Times" w:hAnsi="Times" w:cs="Arial"/>
                <w:color w:val="000000"/>
              </w:rPr>
            </w:pPr>
            <w:r w:rsidRPr="00451A12">
              <w:rPr>
                <w:rFonts w:ascii="Times" w:hAnsi="Times" w:cs="Arial"/>
                <w:color w:val="000000"/>
              </w:rPr>
              <w:t>3.63</w:t>
            </w:r>
          </w:p>
        </w:tc>
        <w:tc>
          <w:tcPr>
            <w:tcW w:w="1197" w:type="dxa"/>
          </w:tcPr>
          <w:p w14:paraId="35F4A1F0" w14:textId="77777777" w:rsidR="00314FF7" w:rsidRPr="00451A12" w:rsidRDefault="00314FF7" w:rsidP="00EC7EB7">
            <w:pPr>
              <w:rPr>
                <w:rFonts w:ascii="Times" w:hAnsi="Times" w:cs="Arial"/>
                <w:color w:val="000000"/>
              </w:rPr>
            </w:pPr>
            <w:r w:rsidRPr="00451A12">
              <w:rPr>
                <w:rFonts w:ascii="Times" w:hAnsi="Times" w:cs="Arial"/>
                <w:color w:val="000000"/>
              </w:rPr>
              <w:t>1536</w:t>
            </w:r>
          </w:p>
        </w:tc>
        <w:tc>
          <w:tcPr>
            <w:tcW w:w="1486" w:type="dxa"/>
          </w:tcPr>
          <w:p w14:paraId="04F53814" w14:textId="77777777" w:rsidR="00314FF7" w:rsidRPr="00451A12" w:rsidRDefault="00314FF7" w:rsidP="00EC7EB7">
            <w:pPr>
              <w:rPr>
                <w:rFonts w:ascii="Times" w:hAnsi="Times" w:cs="Arial"/>
                <w:color w:val="000000"/>
              </w:rPr>
            </w:pPr>
            <w:r w:rsidRPr="00451A12">
              <w:rPr>
                <w:rFonts w:ascii="Times" w:hAnsi="Times" w:cs="Arial"/>
                <w:color w:val="000000"/>
              </w:rPr>
              <w:t>843</w:t>
            </w:r>
          </w:p>
        </w:tc>
      </w:tr>
      <w:tr w:rsidR="00314FF7" w:rsidRPr="00451A12" w14:paraId="733CA912" w14:textId="77777777" w:rsidTr="00EC7EB7">
        <w:tc>
          <w:tcPr>
            <w:tcW w:w="784" w:type="dxa"/>
          </w:tcPr>
          <w:p w14:paraId="78ABC967" w14:textId="77777777" w:rsidR="00314FF7" w:rsidRPr="00451A12" w:rsidRDefault="00314FF7" w:rsidP="00EC7EB7">
            <w:pPr>
              <w:rPr>
                <w:rFonts w:ascii="Times" w:hAnsi="Times" w:cs="Arial"/>
                <w:color w:val="000000"/>
              </w:rPr>
            </w:pPr>
            <w:r>
              <w:rPr>
                <w:rFonts w:ascii="Times" w:hAnsi="Times" w:cs="Arial"/>
                <w:color w:val="000000"/>
              </w:rPr>
              <w:t>DNA</w:t>
            </w:r>
          </w:p>
        </w:tc>
        <w:tc>
          <w:tcPr>
            <w:tcW w:w="1843" w:type="dxa"/>
          </w:tcPr>
          <w:p w14:paraId="715A6E53"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papillomaviridae</w:t>
            </w:r>
            <w:proofErr w:type="spellEnd"/>
          </w:p>
        </w:tc>
        <w:tc>
          <w:tcPr>
            <w:tcW w:w="1319" w:type="dxa"/>
          </w:tcPr>
          <w:p w14:paraId="3547545F" w14:textId="77777777" w:rsidR="00314FF7" w:rsidRPr="00451A12" w:rsidRDefault="00314FF7" w:rsidP="00EC7EB7">
            <w:pPr>
              <w:rPr>
                <w:rFonts w:ascii="Times" w:hAnsi="Times" w:cs="Arial"/>
                <w:color w:val="000000"/>
              </w:rPr>
            </w:pPr>
            <w:r w:rsidRPr="00451A12">
              <w:rPr>
                <w:rFonts w:ascii="Times" w:hAnsi="Times" w:cs="Arial"/>
                <w:color w:val="000000"/>
              </w:rPr>
              <w:t>17847</w:t>
            </w:r>
          </w:p>
        </w:tc>
        <w:tc>
          <w:tcPr>
            <w:tcW w:w="1369" w:type="dxa"/>
          </w:tcPr>
          <w:p w14:paraId="0C7CA1D9" w14:textId="77777777" w:rsidR="00314FF7" w:rsidRPr="00451A12" w:rsidRDefault="00314FF7" w:rsidP="00EC7EB7">
            <w:pPr>
              <w:rPr>
                <w:rFonts w:ascii="Times" w:hAnsi="Times" w:cs="Arial"/>
                <w:color w:val="000000"/>
              </w:rPr>
            </w:pPr>
            <w:r>
              <w:rPr>
                <w:rFonts w:ascii="Times" w:hAnsi="Times" w:cs="Arial"/>
                <w:color w:val="000000"/>
              </w:rPr>
              <w:t>Warts, cancer</w:t>
            </w:r>
          </w:p>
        </w:tc>
        <w:tc>
          <w:tcPr>
            <w:tcW w:w="858" w:type="dxa"/>
          </w:tcPr>
          <w:p w14:paraId="2459B370" w14:textId="77777777" w:rsidR="00314FF7" w:rsidRPr="00451A12" w:rsidRDefault="00314FF7" w:rsidP="00EC7EB7">
            <w:pPr>
              <w:rPr>
                <w:rFonts w:ascii="Times" w:hAnsi="Times" w:cs="Arial"/>
                <w:color w:val="000000"/>
              </w:rPr>
            </w:pPr>
            <w:r w:rsidRPr="00451A12">
              <w:rPr>
                <w:rFonts w:ascii="Times" w:hAnsi="Times" w:cs="Arial"/>
                <w:color w:val="000000"/>
              </w:rPr>
              <w:t>8.14</w:t>
            </w:r>
          </w:p>
        </w:tc>
        <w:tc>
          <w:tcPr>
            <w:tcW w:w="1197" w:type="dxa"/>
          </w:tcPr>
          <w:p w14:paraId="20458C9B" w14:textId="77777777" w:rsidR="00314FF7" w:rsidRPr="00451A12" w:rsidRDefault="00314FF7" w:rsidP="00EC7EB7">
            <w:pPr>
              <w:rPr>
                <w:rFonts w:ascii="Times" w:hAnsi="Times" w:cs="Arial"/>
                <w:color w:val="000000"/>
              </w:rPr>
            </w:pPr>
            <w:r w:rsidRPr="00451A12">
              <w:rPr>
                <w:rFonts w:ascii="Times" w:hAnsi="Times" w:cs="Arial"/>
                <w:color w:val="000000"/>
              </w:rPr>
              <w:t>1364</w:t>
            </w:r>
          </w:p>
        </w:tc>
        <w:tc>
          <w:tcPr>
            <w:tcW w:w="1486" w:type="dxa"/>
          </w:tcPr>
          <w:p w14:paraId="272FE3A3" w14:textId="77777777" w:rsidR="00314FF7" w:rsidRPr="00451A12" w:rsidRDefault="00314FF7" w:rsidP="00EC7EB7">
            <w:pPr>
              <w:rPr>
                <w:rFonts w:ascii="Times" w:hAnsi="Times" w:cs="Arial"/>
                <w:color w:val="000000"/>
              </w:rPr>
            </w:pPr>
            <w:r w:rsidRPr="00451A12">
              <w:rPr>
                <w:rFonts w:ascii="Times" w:hAnsi="Times" w:cs="Arial"/>
                <w:color w:val="000000"/>
              </w:rPr>
              <w:t>359</w:t>
            </w:r>
          </w:p>
        </w:tc>
      </w:tr>
      <w:tr w:rsidR="00314FF7" w:rsidRPr="00451A12" w14:paraId="056C870E" w14:textId="77777777" w:rsidTr="00EC7EB7">
        <w:tc>
          <w:tcPr>
            <w:tcW w:w="784" w:type="dxa"/>
          </w:tcPr>
          <w:p w14:paraId="792F14F7" w14:textId="77777777" w:rsidR="00314FF7" w:rsidRPr="00451A12" w:rsidRDefault="00314FF7" w:rsidP="00EC7EB7">
            <w:pPr>
              <w:rPr>
                <w:rFonts w:ascii="Times" w:hAnsi="Times" w:cs="Arial"/>
                <w:color w:val="000000"/>
              </w:rPr>
            </w:pPr>
            <w:r>
              <w:rPr>
                <w:rFonts w:ascii="Times" w:hAnsi="Times" w:cs="Arial"/>
                <w:color w:val="000000"/>
              </w:rPr>
              <w:t>DNA</w:t>
            </w:r>
          </w:p>
        </w:tc>
        <w:tc>
          <w:tcPr>
            <w:tcW w:w="1843" w:type="dxa"/>
          </w:tcPr>
          <w:p w14:paraId="1E444AA2"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polyomaviridae</w:t>
            </w:r>
            <w:proofErr w:type="spellEnd"/>
          </w:p>
        </w:tc>
        <w:tc>
          <w:tcPr>
            <w:tcW w:w="1319" w:type="dxa"/>
          </w:tcPr>
          <w:p w14:paraId="3CEFE8EA" w14:textId="77777777" w:rsidR="00314FF7" w:rsidRPr="00451A12" w:rsidRDefault="00314FF7" w:rsidP="00EC7EB7">
            <w:pPr>
              <w:rPr>
                <w:rFonts w:ascii="Times" w:hAnsi="Times" w:cs="Arial"/>
                <w:color w:val="000000"/>
              </w:rPr>
            </w:pPr>
            <w:r w:rsidRPr="00451A12">
              <w:rPr>
                <w:rFonts w:ascii="Times" w:hAnsi="Times" w:cs="Arial"/>
                <w:color w:val="000000"/>
              </w:rPr>
              <w:t>8604</w:t>
            </w:r>
          </w:p>
        </w:tc>
        <w:tc>
          <w:tcPr>
            <w:tcW w:w="1369" w:type="dxa"/>
          </w:tcPr>
          <w:p w14:paraId="5AC73E76" w14:textId="77777777" w:rsidR="00314FF7" w:rsidRPr="00451A12" w:rsidRDefault="00314FF7" w:rsidP="00EC7EB7">
            <w:pPr>
              <w:rPr>
                <w:rFonts w:ascii="Times" w:hAnsi="Times" w:cs="Arial"/>
                <w:color w:val="000000"/>
              </w:rPr>
            </w:pPr>
            <w:r>
              <w:rPr>
                <w:rFonts w:ascii="Times" w:hAnsi="Times" w:cs="Arial"/>
                <w:color w:val="000000"/>
              </w:rPr>
              <w:t>Rare cancers</w:t>
            </w:r>
          </w:p>
        </w:tc>
        <w:tc>
          <w:tcPr>
            <w:tcW w:w="858" w:type="dxa"/>
          </w:tcPr>
          <w:p w14:paraId="28B40C76" w14:textId="77777777" w:rsidR="00314FF7" w:rsidRPr="00451A12" w:rsidRDefault="00314FF7" w:rsidP="00EC7EB7">
            <w:pPr>
              <w:rPr>
                <w:rFonts w:ascii="Times" w:hAnsi="Times" w:cs="Arial"/>
                <w:color w:val="000000"/>
              </w:rPr>
            </w:pPr>
            <w:r w:rsidRPr="00451A12">
              <w:rPr>
                <w:rFonts w:ascii="Times" w:hAnsi="Times" w:cs="Arial"/>
                <w:color w:val="000000"/>
              </w:rPr>
              <w:t>10.60</w:t>
            </w:r>
          </w:p>
        </w:tc>
        <w:tc>
          <w:tcPr>
            <w:tcW w:w="1197" w:type="dxa"/>
          </w:tcPr>
          <w:p w14:paraId="1E4ECB4F" w14:textId="77777777" w:rsidR="00314FF7" w:rsidRPr="00451A12" w:rsidRDefault="00314FF7" w:rsidP="00EC7EB7">
            <w:pPr>
              <w:rPr>
                <w:rFonts w:ascii="Times" w:hAnsi="Times" w:cs="Arial"/>
                <w:color w:val="000000"/>
              </w:rPr>
            </w:pPr>
            <w:r w:rsidRPr="00451A12">
              <w:rPr>
                <w:rFonts w:ascii="Times" w:hAnsi="Times" w:cs="Arial"/>
                <w:color w:val="000000"/>
              </w:rPr>
              <w:t>1277</w:t>
            </w:r>
          </w:p>
        </w:tc>
        <w:tc>
          <w:tcPr>
            <w:tcW w:w="1486" w:type="dxa"/>
          </w:tcPr>
          <w:p w14:paraId="4FDA5144" w14:textId="77777777" w:rsidR="00314FF7" w:rsidRPr="00451A12" w:rsidRDefault="00314FF7" w:rsidP="00EC7EB7">
            <w:pPr>
              <w:rPr>
                <w:rFonts w:ascii="Times" w:hAnsi="Times" w:cs="Arial"/>
                <w:color w:val="000000"/>
              </w:rPr>
            </w:pPr>
            <w:r w:rsidRPr="00451A12">
              <w:rPr>
                <w:rFonts w:ascii="Times" w:hAnsi="Times" w:cs="Arial"/>
                <w:color w:val="000000"/>
              </w:rPr>
              <w:t>164</w:t>
            </w:r>
          </w:p>
        </w:tc>
      </w:tr>
      <w:tr w:rsidR="00314FF7" w:rsidRPr="00451A12" w14:paraId="73900AFD" w14:textId="77777777" w:rsidTr="00EC7EB7">
        <w:tc>
          <w:tcPr>
            <w:tcW w:w="784" w:type="dxa"/>
          </w:tcPr>
          <w:p w14:paraId="2F85E666"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3EE4A761"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filoviridae</w:t>
            </w:r>
            <w:proofErr w:type="spellEnd"/>
          </w:p>
        </w:tc>
        <w:tc>
          <w:tcPr>
            <w:tcW w:w="1319" w:type="dxa"/>
          </w:tcPr>
          <w:p w14:paraId="64F60349" w14:textId="77777777" w:rsidR="00314FF7" w:rsidRPr="00451A12" w:rsidRDefault="00314FF7" w:rsidP="00EC7EB7">
            <w:pPr>
              <w:rPr>
                <w:rFonts w:ascii="Times" w:hAnsi="Times" w:cs="Arial"/>
                <w:color w:val="000000"/>
              </w:rPr>
            </w:pPr>
            <w:r w:rsidRPr="00451A12">
              <w:rPr>
                <w:rFonts w:ascii="Times" w:hAnsi="Times" w:cs="Arial"/>
                <w:color w:val="000000"/>
              </w:rPr>
              <w:t>2165</w:t>
            </w:r>
          </w:p>
        </w:tc>
        <w:tc>
          <w:tcPr>
            <w:tcW w:w="1369" w:type="dxa"/>
          </w:tcPr>
          <w:p w14:paraId="4CE8F98F" w14:textId="77777777" w:rsidR="00314FF7" w:rsidRPr="00451A12" w:rsidRDefault="00314FF7" w:rsidP="00EC7EB7">
            <w:pPr>
              <w:rPr>
                <w:rFonts w:ascii="Times" w:hAnsi="Times" w:cs="Arial"/>
                <w:color w:val="000000"/>
              </w:rPr>
            </w:pPr>
            <w:r>
              <w:rPr>
                <w:rFonts w:ascii="Times" w:hAnsi="Times" w:cs="Arial"/>
                <w:color w:val="000000"/>
              </w:rPr>
              <w:t>Ebola</w:t>
            </w:r>
          </w:p>
        </w:tc>
        <w:tc>
          <w:tcPr>
            <w:tcW w:w="858" w:type="dxa"/>
          </w:tcPr>
          <w:p w14:paraId="20BACE53" w14:textId="77777777" w:rsidR="00314FF7" w:rsidRPr="00451A12" w:rsidRDefault="00314FF7" w:rsidP="00EC7EB7">
            <w:pPr>
              <w:rPr>
                <w:rFonts w:ascii="Times" w:hAnsi="Times" w:cs="Arial"/>
                <w:color w:val="000000"/>
              </w:rPr>
            </w:pPr>
            <w:r w:rsidRPr="00451A12">
              <w:rPr>
                <w:rFonts w:ascii="Times" w:hAnsi="Times" w:cs="Arial"/>
                <w:color w:val="000000"/>
              </w:rPr>
              <w:t>23.53</w:t>
            </w:r>
          </w:p>
        </w:tc>
        <w:tc>
          <w:tcPr>
            <w:tcW w:w="1197" w:type="dxa"/>
          </w:tcPr>
          <w:p w14:paraId="398A04CB" w14:textId="77777777" w:rsidR="00314FF7" w:rsidRPr="00451A12" w:rsidRDefault="00314FF7" w:rsidP="00EC7EB7">
            <w:pPr>
              <w:rPr>
                <w:rFonts w:ascii="Times" w:hAnsi="Times" w:cs="Arial"/>
                <w:color w:val="000000"/>
              </w:rPr>
            </w:pPr>
            <w:r w:rsidRPr="00451A12">
              <w:rPr>
                <w:rFonts w:ascii="Times" w:hAnsi="Times" w:cs="Arial"/>
                <w:color w:val="000000"/>
              </w:rPr>
              <w:t>1259</w:t>
            </w:r>
          </w:p>
        </w:tc>
        <w:tc>
          <w:tcPr>
            <w:tcW w:w="1486" w:type="dxa"/>
          </w:tcPr>
          <w:p w14:paraId="7EE6B3E3" w14:textId="77777777" w:rsidR="00314FF7" w:rsidRPr="00451A12" w:rsidRDefault="00314FF7" w:rsidP="00EC7EB7">
            <w:pPr>
              <w:rPr>
                <w:rFonts w:ascii="Times" w:hAnsi="Times" w:cs="Arial"/>
                <w:color w:val="000000"/>
              </w:rPr>
            </w:pPr>
            <w:r w:rsidRPr="00451A12">
              <w:rPr>
                <w:rFonts w:ascii="Times" w:hAnsi="Times" w:cs="Arial"/>
                <w:color w:val="000000"/>
              </w:rPr>
              <w:t>37</w:t>
            </w:r>
          </w:p>
        </w:tc>
      </w:tr>
      <w:tr w:rsidR="00314FF7" w:rsidRPr="00451A12" w14:paraId="25B78800" w14:textId="77777777" w:rsidTr="00EC7EB7">
        <w:tc>
          <w:tcPr>
            <w:tcW w:w="784" w:type="dxa"/>
          </w:tcPr>
          <w:p w14:paraId="7802921B"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15ABFBF0"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togaviridae</w:t>
            </w:r>
            <w:proofErr w:type="spellEnd"/>
          </w:p>
        </w:tc>
        <w:tc>
          <w:tcPr>
            <w:tcW w:w="1319" w:type="dxa"/>
          </w:tcPr>
          <w:p w14:paraId="01ECEFD9" w14:textId="77777777" w:rsidR="00314FF7" w:rsidRPr="00451A12" w:rsidRDefault="00314FF7" w:rsidP="00EC7EB7">
            <w:pPr>
              <w:rPr>
                <w:rFonts w:ascii="Times" w:hAnsi="Times" w:cs="Arial"/>
                <w:color w:val="000000"/>
              </w:rPr>
            </w:pPr>
            <w:r w:rsidRPr="00451A12">
              <w:rPr>
                <w:rFonts w:ascii="Times" w:hAnsi="Times" w:cs="Arial"/>
                <w:color w:val="000000"/>
              </w:rPr>
              <w:t>8924</w:t>
            </w:r>
          </w:p>
        </w:tc>
        <w:tc>
          <w:tcPr>
            <w:tcW w:w="1369" w:type="dxa"/>
          </w:tcPr>
          <w:p w14:paraId="79B9FA25" w14:textId="77777777" w:rsidR="00314FF7" w:rsidRPr="00451A12" w:rsidRDefault="00314FF7" w:rsidP="00EC7EB7">
            <w:pPr>
              <w:rPr>
                <w:rFonts w:ascii="Times" w:hAnsi="Times" w:cs="Arial"/>
                <w:color w:val="000000"/>
              </w:rPr>
            </w:pPr>
            <w:r>
              <w:rPr>
                <w:rFonts w:ascii="Times" w:hAnsi="Times" w:cs="Arial"/>
                <w:color w:val="000000"/>
              </w:rPr>
              <w:t>rubella</w:t>
            </w:r>
          </w:p>
        </w:tc>
        <w:tc>
          <w:tcPr>
            <w:tcW w:w="858" w:type="dxa"/>
          </w:tcPr>
          <w:p w14:paraId="6EBE64FD" w14:textId="77777777" w:rsidR="00314FF7" w:rsidRPr="00451A12" w:rsidRDefault="00314FF7" w:rsidP="00EC7EB7">
            <w:pPr>
              <w:rPr>
                <w:rFonts w:ascii="Times" w:hAnsi="Times" w:cs="Arial"/>
                <w:color w:val="000000"/>
              </w:rPr>
            </w:pPr>
            <w:r w:rsidRPr="00451A12">
              <w:rPr>
                <w:rFonts w:ascii="Times" w:hAnsi="Times" w:cs="Arial"/>
                <w:color w:val="000000"/>
              </w:rPr>
              <w:t>16.25</w:t>
            </w:r>
          </w:p>
        </w:tc>
        <w:tc>
          <w:tcPr>
            <w:tcW w:w="1197" w:type="dxa"/>
          </w:tcPr>
          <w:p w14:paraId="19351EF2" w14:textId="77777777" w:rsidR="00314FF7" w:rsidRPr="00451A12" w:rsidRDefault="00314FF7" w:rsidP="00EC7EB7">
            <w:pPr>
              <w:rPr>
                <w:rFonts w:ascii="Times" w:hAnsi="Times" w:cs="Arial"/>
                <w:color w:val="000000"/>
              </w:rPr>
            </w:pPr>
            <w:r w:rsidRPr="00451A12">
              <w:rPr>
                <w:rFonts w:ascii="Times" w:hAnsi="Times" w:cs="Arial"/>
                <w:color w:val="000000"/>
              </w:rPr>
              <w:t>1239</w:t>
            </w:r>
          </w:p>
        </w:tc>
        <w:tc>
          <w:tcPr>
            <w:tcW w:w="1486" w:type="dxa"/>
          </w:tcPr>
          <w:p w14:paraId="25F0E615" w14:textId="77777777" w:rsidR="00314FF7" w:rsidRPr="00451A12" w:rsidRDefault="00314FF7" w:rsidP="00EC7EB7">
            <w:pPr>
              <w:rPr>
                <w:rFonts w:ascii="Times" w:hAnsi="Times" w:cs="Arial"/>
                <w:color w:val="000000"/>
              </w:rPr>
            </w:pPr>
            <w:r w:rsidRPr="00451A12">
              <w:rPr>
                <w:rFonts w:ascii="Times" w:hAnsi="Times" w:cs="Arial"/>
                <w:color w:val="000000"/>
              </w:rPr>
              <w:t>137</w:t>
            </w:r>
          </w:p>
        </w:tc>
      </w:tr>
      <w:tr w:rsidR="00314FF7" w:rsidRPr="00451A12" w14:paraId="4A1275A7" w14:textId="77777777" w:rsidTr="00EC7EB7">
        <w:tc>
          <w:tcPr>
            <w:tcW w:w="784" w:type="dxa"/>
          </w:tcPr>
          <w:p w14:paraId="0CE92FB6"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68D80612"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pneumoviridae</w:t>
            </w:r>
            <w:proofErr w:type="spellEnd"/>
          </w:p>
        </w:tc>
        <w:tc>
          <w:tcPr>
            <w:tcW w:w="1319" w:type="dxa"/>
          </w:tcPr>
          <w:p w14:paraId="426DE024" w14:textId="77777777" w:rsidR="00314FF7" w:rsidRPr="00451A12" w:rsidRDefault="00314FF7" w:rsidP="00EC7EB7">
            <w:pPr>
              <w:rPr>
                <w:rFonts w:ascii="Times" w:hAnsi="Times" w:cs="Arial"/>
                <w:color w:val="000000"/>
              </w:rPr>
            </w:pPr>
            <w:r w:rsidRPr="00451A12">
              <w:rPr>
                <w:rFonts w:ascii="Times" w:hAnsi="Times" w:cs="Arial"/>
                <w:color w:val="000000"/>
              </w:rPr>
              <w:t>22578</w:t>
            </w:r>
          </w:p>
        </w:tc>
        <w:tc>
          <w:tcPr>
            <w:tcW w:w="1369" w:type="dxa"/>
          </w:tcPr>
          <w:p w14:paraId="0C3CABBC" w14:textId="77777777" w:rsidR="00314FF7" w:rsidRPr="00451A12" w:rsidRDefault="00314FF7" w:rsidP="00EC7EB7">
            <w:pPr>
              <w:rPr>
                <w:rFonts w:ascii="Times" w:hAnsi="Times" w:cs="Arial"/>
                <w:color w:val="000000"/>
              </w:rPr>
            </w:pPr>
            <w:r>
              <w:rPr>
                <w:rFonts w:ascii="Times" w:hAnsi="Times" w:cs="Arial"/>
                <w:color w:val="000000"/>
              </w:rPr>
              <w:t>Cold-like</w:t>
            </w:r>
          </w:p>
        </w:tc>
        <w:tc>
          <w:tcPr>
            <w:tcW w:w="858" w:type="dxa"/>
          </w:tcPr>
          <w:p w14:paraId="0E94F8EE" w14:textId="77777777" w:rsidR="00314FF7" w:rsidRPr="00451A12" w:rsidRDefault="00314FF7" w:rsidP="00EC7EB7">
            <w:pPr>
              <w:rPr>
                <w:rFonts w:ascii="Times" w:hAnsi="Times" w:cs="Arial"/>
                <w:color w:val="000000"/>
              </w:rPr>
            </w:pPr>
            <w:r w:rsidRPr="00451A12">
              <w:rPr>
                <w:rFonts w:ascii="Times" w:hAnsi="Times" w:cs="Arial"/>
                <w:color w:val="000000"/>
              </w:rPr>
              <w:t>13.08</w:t>
            </w:r>
          </w:p>
        </w:tc>
        <w:tc>
          <w:tcPr>
            <w:tcW w:w="1197" w:type="dxa"/>
          </w:tcPr>
          <w:p w14:paraId="041E8DB1" w14:textId="77777777" w:rsidR="00314FF7" w:rsidRPr="00451A12" w:rsidRDefault="00314FF7" w:rsidP="00EC7EB7">
            <w:pPr>
              <w:rPr>
                <w:rFonts w:ascii="Times" w:hAnsi="Times" w:cs="Arial"/>
                <w:color w:val="000000"/>
              </w:rPr>
            </w:pPr>
            <w:r w:rsidRPr="00451A12">
              <w:rPr>
                <w:rFonts w:ascii="Times" w:hAnsi="Times" w:cs="Arial"/>
                <w:color w:val="000000"/>
              </w:rPr>
              <w:t>1231</w:t>
            </w:r>
          </w:p>
        </w:tc>
        <w:tc>
          <w:tcPr>
            <w:tcW w:w="1486" w:type="dxa"/>
          </w:tcPr>
          <w:p w14:paraId="232E80DD" w14:textId="77777777" w:rsidR="00314FF7" w:rsidRPr="00451A12" w:rsidRDefault="00314FF7" w:rsidP="00EC7EB7">
            <w:pPr>
              <w:rPr>
                <w:rFonts w:ascii="Times" w:hAnsi="Times" w:cs="Arial"/>
                <w:color w:val="000000"/>
              </w:rPr>
            </w:pPr>
            <w:r w:rsidRPr="00451A12">
              <w:rPr>
                <w:rFonts w:ascii="Times" w:hAnsi="Times" w:cs="Arial"/>
                <w:color w:val="000000"/>
              </w:rPr>
              <w:t>61</w:t>
            </w:r>
          </w:p>
        </w:tc>
      </w:tr>
      <w:tr w:rsidR="00314FF7" w:rsidRPr="00451A12" w14:paraId="1829B14C" w14:textId="77777777" w:rsidTr="00EC7EB7">
        <w:tc>
          <w:tcPr>
            <w:tcW w:w="784" w:type="dxa"/>
          </w:tcPr>
          <w:p w14:paraId="41385991" w14:textId="77777777" w:rsidR="00314FF7" w:rsidRPr="00451A12" w:rsidRDefault="00314FF7" w:rsidP="00EC7EB7">
            <w:pPr>
              <w:rPr>
                <w:rFonts w:ascii="Times" w:hAnsi="Times" w:cs="Arial"/>
                <w:color w:val="000000"/>
              </w:rPr>
            </w:pPr>
            <w:r>
              <w:rPr>
                <w:rFonts w:ascii="Times" w:hAnsi="Times" w:cs="Arial"/>
                <w:color w:val="000000"/>
              </w:rPr>
              <w:t>plant</w:t>
            </w:r>
          </w:p>
        </w:tc>
        <w:tc>
          <w:tcPr>
            <w:tcW w:w="1843" w:type="dxa"/>
          </w:tcPr>
          <w:p w14:paraId="29D0D79C"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nanoviridae</w:t>
            </w:r>
            <w:proofErr w:type="spellEnd"/>
          </w:p>
        </w:tc>
        <w:tc>
          <w:tcPr>
            <w:tcW w:w="1319" w:type="dxa"/>
          </w:tcPr>
          <w:p w14:paraId="4BEC3D89" w14:textId="77777777" w:rsidR="00314FF7" w:rsidRPr="00451A12" w:rsidRDefault="00314FF7" w:rsidP="00EC7EB7">
            <w:pPr>
              <w:rPr>
                <w:rFonts w:ascii="Times" w:hAnsi="Times" w:cs="Arial"/>
                <w:color w:val="000000"/>
              </w:rPr>
            </w:pPr>
            <w:r w:rsidRPr="00451A12">
              <w:rPr>
                <w:rFonts w:ascii="Times" w:hAnsi="Times" w:cs="Arial"/>
                <w:color w:val="000000"/>
              </w:rPr>
              <w:t>3110</w:t>
            </w:r>
          </w:p>
        </w:tc>
        <w:tc>
          <w:tcPr>
            <w:tcW w:w="1369" w:type="dxa"/>
          </w:tcPr>
          <w:p w14:paraId="41017DA5" w14:textId="77777777" w:rsidR="00314FF7" w:rsidRPr="00451A12" w:rsidRDefault="00314FF7" w:rsidP="00EC7EB7">
            <w:pPr>
              <w:rPr>
                <w:rFonts w:ascii="Times" w:hAnsi="Times" w:cs="Arial"/>
                <w:color w:val="000000"/>
              </w:rPr>
            </w:pPr>
            <w:r>
              <w:rPr>
                <w:rFonts w:ascii="Times" w:hAnsi="Times" w:cs="Arial"/>
                <w:color w:val="000000"/>
              </w:rPr>
              <w:t>---</w:t>
            </w:r>
          </w:p>
        </w:tc>
        <w:tc>
          <w:tcPr>
            <w:tcW w:w="858" w:type="dxa"/>
          </w:tcPr>
          <w:p w14:paraId="713E0AB7" w14:textId="77777777" w:rsidR="00314FF7" w:rsidRPr="00451A12" w:rsidRDefault="00314FF7" w:rsidP="00EC7EB7">
            <w:pPr>
              <w:rPr>
                <w:rFonts w:ascii="Times" w:hAnsi="Times" w:cs="Arial"/>
                <w:color w:val="000000"/>
              </w:rPr>
            </w:pPr>
            <w:r w:rsidRPr="00451A12">
              <w:rPr>
                <w:rFonts w:ascii="Times" w:hAnsi="Times" w:cs="Arial"/>
                <w:color w:val="000000"/>
              </w:rPr>
              <w:t>4.92</w:t>
            </w:r>
          </w:p>
        </w:tc>
        <w:tc>
          <w:tcPr>
            <w:tcW w:w="1197" w:type="dxa"/>
          </w:tcPr>
          <w:p w14:paraId="742DFE45" w14:textId="77777777" w:rsidR="00314FF7" w:rsidRPr="00451A12" w:rsidRDefault="00314FF7" w:rsidP="00EC7EB7">
            <w:pPr>
              <w:rPr>
                <w:rFonts w:ascii="Times" w:hAnsi="Times" w:cs="Arial"/>
                <w:color w:val="000000"/>
              </w:rPr>
            </w:pPr>
            <w:r w:rsidRPr="00451A12">
              <w:rPr>
                <w:rFonts w:ascii="Times" w:hAnsi="Times" w:cs="Arial"/>
                <w:color w:val="000000"/>
              </w:rPr>
              <w:t>1183</w:t>
            </w:r>
          </w:p>
        </w:tc>
        <w:tc>
          <w:tcPr>
            <w:tcW w:w="1486" w:type="dxa"/>
          </w:tcPr>
          <w:p w14:paraId="23809D92" w14:textId="77777777" w:rsidR="00314FF7" w:rsidRPr="00451A12" w:rsidRDefault="00314FF7" w:rsidP="00EC7EB7">
            <w:pPr>
              <w:rPr>
                <w:rFonts w:ascii="Times" w:hAnsi="Times" w:cs="Arial"/>
                <w:color w:val="000000"/>
              </w:rPr>
            </w:pPr>
            <w:r w:rsidRPr="00451A12">
              <w:rPr>
                <w:rFonts w:ascii="Times" w:hAnsi="Times" w:cs="Arial"/>
                <w:color w:val="000000"/>
              </w:rPr>
              <w:t>282</w:t>
            </w:r>
          </w:p>
        </w:tc>
      </w:tr>
      <w:tr w:rsidR="00314FF7" w:rsidRPr="00451A12" w14:paraId="1BCF2F12" w14:textId="77777777" w:rsidTr="00EC7EB7">
        <w:tc>
          <w:tcPr>
            <w:tcW w:w="784" w:type="dxa"/>
          </w:tcPr>
          <w:p w14:paraId="1283807C"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59E4E0A6"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caliciviridae</w:t>
            </w:r>
            <w:proofErr w:type="spellEnd"/>
          </w:p>
        </w:tc>
        <w:tc>
          <w:tcPr>
            <w:tcW w:w="1319" w:type="dxa"/>
          </w:tcPr>
          <w:p w14:paraId="3C8B24B6" w14:textId="77777777" w:rsidR="00314FF7" w:rsidRPr="00451A12" w:rsidRDefault="00314FF7" w:rsidP="00EC7EB7">
            <w:pPr>
              <w:rPr>
                <w:rFonts w:ascii="Times" w:hAnsi="Times" w:cs="Arial"/>
                <w:color w:val="000000"/>
              </w:rPr>
            </w:pPr>
            <w:r w:rsidRPr="00451A12">
              <w:rPr>
                <w:rFonts w:ascii="Times" w:hAnsi="Times" w:cs="Arial"/>
                <w:color w:val="000000"/>
              </w:rPr>
              <w:t>32405</w:t>
            </w:r>
          </w:p>
        </w:tc>
        <w:tc>
          <w:tcPr>
            <w:tcW w:w="1369" w:type="dxa"/>
          </w:tcPr>
          <w:p w14:paraId="410C1CE1" w14:textId="77777777" w:rsidR="00314FF7" w:rsidRPr="00451A12" w:rsidRDefault="00314FF7" w:rsidP="00EC7EB7">
            <w:pPr>
              <w:rPr>
                <w:rFonts w:ascii="Times" w:hAnsi="Times" w:cs="Arial"/>
                <w:color w:val="000000"/>
              </w:rPr>
            </w:pPr>
            <w:r w:rsidRPr="00656615">
              <w:rPr>
                <w:rFonts w:ascii="Times" w:hAnsi="Times" w:cs="Arial"/>
                <w:color w:val="000000"/>
              </w:rPr>
              <w:t>gastroenteritis</w:t>
            </w:r>
          </w:p>
        </w:tc>
        <w:tc>
          <w:tcPr>
            <w:tcW w:w="858" w:type="dxa"/>
          </w:tcPr>
          <w:p w14:paraId="08BCB783" w14:textId="77777777" w:rsidR="00314FF7" w:rsidRPr="00451A12" w:rsidRDefault="00314FF7" w:rsidP="00EC7EB7">
            <w:pPr>
              <w:rPr>
                <w:rFonts w:ascii="Times" w:hAnsi="Times" w:cs="Arial"/>
                <w:color w:val="000000"/>
              </w:rPr>
            </w:pPr>
            <w:r w:rsidRPr="00451A12">
              <w:rPr>
                <w:rFonts w:ascii="Times" w:hAnsi="Times" w:cs="Arial"/>
                <w:color w:val="000000"/>
              </w:rPr>
              <w:t>5.30</w:t>
            </w:r>
          </w:p>
        </w:tc>
        <w:tc>
          <w:tcPr>
            <w:tcW w:w="1197" w:type="dxa"/>
          </w:tcPr>
          <w:p w14:paraId="4AD8D2EA" w14:textId="77777777" w:rsidR="00314FF7" w:rsidRPr="00451A12" w:rsidRDefault="00314FF7" w:rsidP="00EC7EB7">
            <w:pPr>
              <w:rPr>
                <w:rFonts w:ascii="Times" w:hAnsi="Times" w:cs="Arial"/>
                <w:color w:val="000000"/>
              </w:rPr>
            </w:pPr>
            <w:r w:rsidRPr="00451A12">
              <w:rPr>
                <w:rFonts w:ascii="Times" w:hAnsi="Times" w:cs="Arial"/>
                <w:color w:val="000000"/>
              </w:rPr>
              <w:t>1072</w:t>
            </w:r>
          </w:p>
        </w:tc>
        <w:tc>
          <w:tcPr>
            <w:tcW w:w="1486" w:type="dxa"/>
          </w:tcPr>
          <w:p w14:paraId="7B2028EE" w14:textId="77777777" w:rsidR="00314FF7" w:rsidRPr="00451A12" w:rsidRDefault="00314FF7" w:rsidP="00EC7EB7">
            <w:pPr>
              <w:rPr>
                <w:rFonts w:ascii="Times" w:hAnsi="Times" w:cs="Arial"/>
                <w:color w:val="000000"/>
              </w:rPr>
            </w:pPr>
            <w:r w:rsidRPr="00451A12">
              <w:rPr>
                <w:rFonts w:ascii="Times" w:hAnsi="Times" w:cs="Arial"/>
                <w:color w:val="000000"/>
              </w:rPr>
              <w:t>292</w:t>
            </w:r>
          </w:p>
        </w:tc>
      </w:tr>
      <w:tr w:rsidR="00314FF7" w:rsidRPr="00451A12" w14:paraId="3BA42DC7" w14:textId="77777777" w:rsidTr="00EC7EB7">
        <w:tc>
          <w:tcPr>
            <w:tcW w:w="784" w:type="dxa"/>
          </w:tcPr>
          <w:p w14:paraId="764D7BB6"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158FDB79"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paramyxoviridae</w:t>
            </w:r>
            <w:proofErr w:type="spellEnd"/>
          </w:p>
        </w:tc>
        <w:tc>
          <w:tcPr>
            <w:tcW w:w="1319" w:type="dxa"/>
          </w:tcPr>
          <w:p w14:paraId="4AE3693A" w14:textId="77777777" w:rsidR="00314FF7" w:rsidRPr="00451A12" w:rsidRDefault="00314FF7" w:rsidP="00EC7EB7">
            <w:pPr>
              <w:rPr>
                <w:rFonts w:ascii="Times" w:hAnsi="Times" w:cs="Arial"/>
                <w:color w:val="000000"/>
              </w:rPr>
            </w:pPr>
            <w:r w:rsidRPr="00451A12">
              <w:rPr>
                <w:rFonts w:ascii="Times" w:hAnsi="Times" w:cs="Arial"/>
                <w:color w:val="000000"/>
              </w:rPr>
              <w:t>29726</w:t>
            </w:r>
          </w:p>
        </w:tc>
        <w:tc>
          <w:tcPr>
            <w:tcW w:w="1369" w:type="dxa"/>
          </w:tcPr>
          <w:p w14:paraId="1148BFB9" w14:textId="77777777" w:rsidR="00314FF7" w:rsidRPr="00451A12" w:rsidRDefault="00314FF7" w:rsidP="00EC7EB7">
            <w:pPr>
              <w:rPr>
                <w:rFonts w:ascii="Times" w:hAnsi="Times" w:cs="Arial"/>
                <w:color w:val="000000"/>
              </w:rPr>
            </w:pPr>
            <w:r w:rsidRPr="00656615">
              <w:rPr>
                <w:rFonts w:ascii="Times" w:hAnsi="Times" w:cs="Arial"/>
                <w:color w:val="000000"/>
              </w:rPr>
              <w:t>measles</w:t>
            </w:r>
          </w:p>
        </w:tc>
        <w:tc>
          <w:tcPr>
            <w:tcW w:w="858" w:type="dxa"/>
          </w:tcPr>
          <w:p w14:paraId="2EEFD408" w14:textId="77777777" w:rsidR="00314FF7" w:rsidRPr="00451A12" w:rsidRDefault="00314FF7" w:rsidP="00EC7EB7">
            <w:pPr>
              <w:rPr>
                <w:rFonts w:ascii="Times" w:hAnsi="Times" w:cs="Arial"/>
                <w:color w:val="000000"/>
              </w:rPr>
            </w:pPr>
            <w:r w:rsidRPr="00451A12">
              <w:rPr>
                <w:rFonts w:ascii="Times" w:hAnsi="Times" w:cs="Arial"/>
                <w:color w:val="000000"/>
              </w:rPr>
              <w:t>10.06</w:t>
            </w:r>
          </w:p>
        </w:tc>
        <w:tc>
          <w:tcPr>
            <w:tcW w:w="1197" w:type="dxa"/>
          </w:tcPr>
          <w:p w14:paraId="41A5F6BF" w14:textId="77777777" w:rsidR="00314FF7" w:rsidRPr="00451A12" w:rsidRDefault="00314FF7" w:rsidP="00EC7EB7">
            <w:pPr>
              <w:rPr>
                <w:rFonts w:ascii="Times" w:hAnsi="Times" w:cs="Arial"/>
                <w:color w:val="000000"/>
              </w:rPr>
            </w:pPr>
            <w:r w:rsidRPr="00451A12">
              <w:rPr>
                <w:rFonts w:ascii="Times" w:hAnsi="Times" w:cs="Arial"/>
                <w:color w:val="000000"/>
              </w:rPr>
              <w:t>1008</w:t>
            </w:r>
          </w:p>
        </w:tc>
        <w:tc>
          <w:tcPr>
            <w:tcW w:w="1486" w:type="dxa"/>
          </w:tcPr>
          <w:p w14:paraId="16F7CDF0" w14:textId="77777777" w:rsidR="00314FF7" w:rsidRPr="00451A12" w:rsidRDefault="00314FF7" w:rsidP="00EC7EB7">
            <w:pPr>
              <w:rPr>
                <w:rFonts w:ascii="Times" w:hAnsi="Times" w:cs="Arial"/>
                <w:color w:val="000000"/>
              </w:rPr>
            </w:pPr>
            <w:r w:rsidRPr="00451A12">
              <w:rPr>
                <w:rFonts w:ascii="Times" w:hAnsi="Times" w:cs="Arial"/>
                <w:color w:val="000000"/>
              </w:rPr>
              <w:t>327</w:t>
            </w:r>
          </w:p>
        </w:tc>
      </w:tr>
      <w:tr w:rsidR="00314FF7" w:rsidRPr="00451A12" w14:paraId="4A14A86A" w14:textId="77777777" w:rsidTr="00EC7EB7">
        <w:tc>
          <w:tcPr>
            <w:tcW w:w="784" w:type="dxa"/>
          </w:tcPr>
          <w:p w14:paraId="247D10F9"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6D00E696"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bromoviridae</w:t>
            </w:r>
            <w:proofErr w:type="spellEnd"/>
          </w:p>
        </w:tc>
        <w:tc>
          <w:tcPr>
            <w:tcW w:w="1319" w:type="dxa"/>
          </w:tcPr>
          <w:p w14:paraId="569B094B" w14:textId="77777777" w:rsidR="00314FF7" w:rsidRPr="00451A12" w:rsidRDefault="00314FF7" w:rsidP="00EC7EB7">
            <w:pPr>
              <w:rPr>
                <w:rFonts w:ascii="Times" w:hAnsi="Times" w:cs="Arial"/>
                <w:color w:val="000000"/>
              </w:rPr>
            </w:pPr>
            <w:r w:rsidRPr="00451A12">
              <w:rPr>
                <w:rFonts w:ascii="Times" w:hAnsi="Times" w:cs="Arial"/>
                <w:color w:val="000000"/>
              </w:rPr>
              <w:t>4677</w:t>
            </w:r>
          </w:p>
        </w:tc>
        <w:tc>
          <w:tcPr>
            <w:tcW w:w="1369" w:type="dxa"/>
          </w:tcPr>
          <w:p w14:paraId="14C06561" w14:textId="77777777" w:rsidR="00314FF7" w:rsidRPr="00451A12" w:rsidRDefault="00314FF7" w:rsidP="00EC7EB7">
            <w:pPr>
              <w:rPr>
                <w:rFonts w:ascii="Times" w:hAnsi="Times" w:cs="Arial"/>
                <w:color w:val="000000"/>
              </w:rPr>
            </w:pPr>
            <w:r>
              <w:rPr>
                <w:rFonts w:ascii="Times" w:hAnsi="Times" w:cs="Arial"/>
                <w:color w:val="000000"/>
              </w:rPr>
              <w:t>(plants)</w:t>
            </w:r>
          </w:p>
        </w:tc>
        <w:tc>
          <w:tcPr>
            <w:tcW w:w="858" w:type="dxa"/>
          </w:tcPr>
          <w:p w14:paraId="33FDF9A1" w14:textId="77777777" w:rsidR="00314FF7" w:rsidRPr="00451A12" w:rsidRDefault="00314FF7" w:rsidP="00EC7EB7">
            <w:pPr>
              <w:rPr>
                <w:rFonts w:ascii="Times" w:hAnsi="Times" w:cs="Arial"/>
                <w:color w:val="000000"/>
              </w:rPr>
            </w:pPr>
            <w:r w:rsidRPr="00451A12">
              <w:rPr>
                <w:rFonts w:ascii="Times" w:hAnsi="Times" w:cs="Arial"/>
                <w:color w:val="000000"/>
              </w:rPr>
              <w:t>4.08</w:t>
            </w:r>
          </w:p>
        </w:tc>
        <w:tc>
          <w:tcPr>
            <w:tcW w:w="1197" w:type="dxa"/>
          </w:tcPr>
          <w:p w14:paraId="315E6297" w14:textId="77777777" w:rsidR="00314FF7" w:rsidRPr="00451A12" w:rsidRDefault="00314FF7" w:rsidP="00EC7EB7">
            <w:pPr>
              <w:rPr>
                <w:rFonts w:ascii="Times" w:hAnsi="Times" w:cs="Arial"/>
                <w:color w:val="000000"/>
              </w:rPr>
            </w:pPr>
            <w:r w:rsidRPr="00451A12">
              <w:rPr>
                <w:rFonts w:ascii="Times" w:hAnsi="Times" w:cs="Arial"/>
                <w:color w:val="000000"/>
              </w:rPr>
              <w:t>764</w:t>
            </w:r>
          </w:p>
        </w:tc>
        <w:tc>
          <w:tcPr>
            <w:tcW w:w="1486" w:type="dxa"/>
          </w:tcPr>
          <w:p w14:paraId="0CF9112D" w14:textId="77777777" w:rsidR="00314FF7" w:rsidRPr="00451A12" w:rsidRDefault="00314FF7" w:rsidP="00EC7EB7">
            <w:pPr>
              <w:rPr>
                <w:rFonts w:ascii="Times" w:hAnsi="Times" w:cs="Arial"/>
                <w:color w:val="000000"/>
              </w:rPr>
            </w:pPr>
            <w:r w:rsidRPr="00451A12">
              <w:rPr>
                <w:rFonts w:ascii="Times" w:hAnsi="Times" w:cs="Arial"/>
                <w:color w:val="000000"/>
              </w:rPr>
              <w:t>384</w:t>
            </w:r>
          </w:p>
        </w:tc>
      </w:tr>
      <w:tr w:rsidR="00314FF7" w:rsidRPr="00451A12" w14:paraId="5DD2953E" w14:textId="77777777" w:rsidTr="00EC7EB7">
        <w:tc>
          <w:tcPr>
            <w:tcW w:w="784" w:type="dxa"/>
          </w:tcPr>
          <w:p w14:paraId="158DC5C6"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7AE8F98B"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arenaviridae</w:t>
            </w:r>
            <w:proofErr w:type="spellEnd"/>
          </w:p>
        </w:tc>
        <w:tc>
          <w:tcPr>
            <w:tcW w:w="1319" w:type="dxa"/>
          </w:tcPr>
          <w:p w14:paraId="56BA47AD" w14:textId="77777777" w:rsidR="00314FF7" w:rsidRPr="00451A12" w:rsidRDefault="00314FF7" w:rsidP="00EC7EB7">
            <w:pPr>
              <w:rPr>
                <w:rFonts w:ascii="Times" w:hAnsi="Times" w:cs="Arial"/>
                <w:color w:val="000000"/>
              </w:rPr>
            </w:pPr>
            <w:r w:rsidRPr="00451A12">
              <w:rPr>
                <w:rFonts w:ascii="Times" w:hAnsi="Times" w:cs="Arial"/>
                <w:color w:val="000000"/>
              </w:rPr>
              <w:t>2639</w:t>
            </w:r>
          </w:p>
        </w:tc>
        <w:tc>
          <w:tcPr>
            <w:tcW w:w="1369" w:type="dxa"/>
          </w:tcPr>
          <w:p w14:paraId="435C8D31" w14:textId="77777777" w:rsidR="00314FF7" w:rsidRPr="00451A12" w:rsidRDefault="00314FF7" w:rsidP="00EC7EB7">
            <w:pPr>
              <w:rPr>
                <w:rFonts w:ascii="Times" w:hAnsi="Times" w:cs="Arial"/>
                <w:color w:val="000000"/>
              </w:rPr>
            </w:pPr>
            <w:r>
              <w:rPr>
                <w:rFonts w:ascii="Times" w:hAnsi="Times" w:cs="Arial"/>
                <w:color w:val="000000"/>
              </w:rPr>
              <w:t>(animals)</w:t>
            </w:r>
          </w:p>
        </w:tc>
        <w:tc>
          <w:tcPr>
            <w:tcW w:w="858" w:type="dxa"/>
          </w:tcPr>
          <w:p w14:paraId="50A1665E" w14:textId="77777777" w:rsidR="00314FF7" w:rsidRPr="00451A12" w:rsidRDefault="00314FF7" w:rsidP="00EC7EB7">
            <w:pPr>
              <w:rPr>
                <w:rFonts w:ascii="Times" w:hAnsi="Times" w:cs="Arial"/>
                <w:color w:val="000000"/>
              </w:rPr>
            </w:pPr>
            <w:r w:rsidRPr="00451A12">
              <w:rPr>
                <w:rFonts w:ascii="Times" w:hAnsi="Times" w:cs="Arial"/>
                <w:color w:val="000000"/>
              </w:rPr>
              <w:t>2.29</w:t>
            </w:r>
          </w:p>
        </w:tc>
        <w:tc>
          <w:tcPr>
            <w:tcW w:w="1197" w:type="dxa"/>
          </w:tcPr>
          <w:p w14:paraId="5AE10E9F" w14:textId="77777777" w:rsidR="00314FF7" w:rsidRPr="00451A12" w:rsidRDefault="00314FF7" w:rsidP="00EC7EB7">
            <w:pPr>
              <w:rPr>
                <w:rFonts w:ascii="Times" w:hAnsi="Times" w:cs="Arial"/>
                <w:color w:val="000000"/>
              </w:rPr>
            </w:pPr>
            <w:r w:rsidRPr="00451A12">
              <w:rPr>
                <w:rFonts w:ascii="Times" w:hAnsi="Times" w:cs="Arial"/>
                <w:color w:val="000000"/>
              </w:rPr>
              <w:t>758</w:t>
            </w:r>
          </w:p>
        </w:tc>
        <w:tc>
          <w:tcPr>
            <w:tcW w:w="1486" w:type="dxa"/>
          </w:tcPr>
          <w:p w14:paraId="06FAC7E0" w14:textId="77777777" w:rsidR="00314FF7" w:rsidRPr="00451A12" w:rsidRDefault="00314FF7" w:rsidP="00EC7EB7">
            <w:pPr>
              <w:rPr>
                <w:rFonts w:ascii="Times" w:hAnsi="Times" w:cs="Arial"/>
                <w:color w:val="000000"/>
              </w:rPr>
            </w:pPr>
            <w:r w:rsidRPr="00451A12">
              <w:rPr>
                <w:rFonts w:ascii="Times" w:hAnsi="Times" w:cs="Arial"/>
                <w:color w:val="000000"/>
              </w:rPr>
              <w:t>469</w:t>
            </w:r>
          </w:p>
        </w:tc>
      </w:tr>
    </w:tbl>
    <w:p w14:paraId="72B4668E" w14:textId="77777777" w:rsidR="00314FF7" w:rsidRDefault="00314FF7" w:rsidP="00314FF7">
      <w:pPr>
        <w:rPr>
          <w:rFonts w:ascii="Times" w:hAnsi="Times" w:cs="Arial"/>
          <w:color w:val="000000"/>
        </w:rPr>
      </w:pPr>
    </w:p>
    <w:p w14:paraId="0DCF392B" w14:textId="77777777" w:rsidR="00314FF7" w:rsidRPr="0047280B" w:rsidRDefault="00314FF7" w:rsidP="00314FF7">
      <w:pPr>
        <w:rPr>
          <w:rFonts w:ascii="Times" w:hAnsi="Times" w:cs="Times New Roman"/>
        </w:rPr>
      </w:pPr>
      <w:proofErr w:type="gramStart"/>
      <w:r w:rsidRPr="0047280B">
        <w:rPr>
          <w:rFonts w:ascii="Times" w:hAnsi="Times" w:cs="Arial"/>
          <w:color w:val="000000"/>
        </w:rPr>
        <w:t>Statistics of viruses known to infect humans, genomes sequenced, genetic diversity?</w:t>
      </w:r>
      <w:proofErr w:type="gramEnd"/>
    </w:p>
    <w:p w14:paraId="531F5B0D" w14:textId="77777777" w:rsidR="002C4F2D" w:rsidRPr="002C4F2D" w:rsidRDefault="002C4F2D" w:rsidP="002C4F2D">
      <w:pPr>
        <w:rPr>
          <w:ins w:id="13" w:author="Goodacre, Norman *" w:date="2017-09-05T14:49:00Z"/>
          <w:rFonts w:ascii="Times" w:hAnsi="Times" w:cs="Arial"/>
          <w:color w:val="000000"/>
        </w:rPr>
      </w:pPr>
      <w:proofErr w:type="gramStart"/>
      <w:ins w:id="14" w:author="Goodacre, Norman *" w:date="2017-09-05T14:49:00Z">
        <w:r w:rsidRPr="002C4F2D">
          <w:rPr>
            <w:rFonts w:ascii="Times" w:hAnsi="Times" w:cs="Arial"/>
            <w:b/>
            <w:color w:val="000000"/>
          </w:rPr>
          <w:lastRenderedPageBreak/>
          <w:t>Table 3</w:t>
        </w:r>
        <w:r w:rsidRPr="002C4F2D">
          <w:rPr>
            <w:rFonts w:ascii="Times" w:hAnsi="Times" w:cs="Arial"/>
            <w:color w:val="000000"/>
          </w:rPr>
          <w:t>.</w:t>
        </w:r>
        <w:proofErr w:type="gramEnd"/>
        <w:r w:rsidRPr="002C4F2D">
          <w:rPr>
            <w:rFonts w:ascii="Times" w:hAnsi="Times" w:cs="Arial"/>
            <w:color w:val="000000"/>
          </w:rPr>
          <w:t xml:space="preserve"> </w:t>
        </w:r>
        <w:proofErr w:type="gramStart"/>
        <w:r w:rsidRPr="002C4F2D">
          <w:rPr>
            <w:rFonts w:ascii="Times" w:hAnsi="Times" w:cs="Arial"/>
            <w:color w:val="000000"/>
          </w:rPr>
          <w:t>human</w:t>
        </w:r>
        <w:proofErr w:type="gramEnd"/>
        <w:r w:rsidRPr="002C4F2D">
          <w:rPr>
            <w:rFonts w:ascii="Times" w:hAnsi="Times" w:cs="Arial"/>
            <w:color w:val="000000"/>
          </w:rPr>
          <w:t xml:space="preserve"> disease caused by these viruses, case numbers, mortality, economic damage etc. Unless otherwise indicated, figures are yearly.</w:t>
        </w:r>
      </w:ins>
    </w:p>
    <w:p w14:paraId="74F4DCC2" w14:textId="77777777" w:rsidR="002C4F2D" w:rsidRPr="002C4F2D" w:rsidRDefault="002C4F2D" w:rsidP="002C4F2D">
      <w:pPr>
        <w:rPr>
          <w:ins w:id="15" w:author="Goodacre, Norman *" w:date="2017-09-05T14:49:00Z"/>
          <w:rFonts w:ascii="Times" w:hAnsi="Times" w:cs="Arial"/>
          <w:color w:val="000000"/>
        </w:rPr>
      </w:pPr>
    </w:p>
    <w:tbl>
      <w:tblPr>
        <w:tblStyle w:val="TableGrid1"/>
        <w:tblW w:w="8996" w:type="dxa"/>
        <w:tblLook w:val="04A0" w:firstRow="1" w:lastRow="0" w:firstColumn="1" w:lastColumn="0" w:noHBand="0" w:noVBand="1"/>
      </w:tblPr>
      <w:tblGrid>
        <w:gridCol w:w="1736"/>
        <w:gridCol w:w="1641"/>
        <w:gridCol w:w="1557"/>
        <w:gridCol w:w="1317"/>
        <w:gridCol w:w="1373"/>
        <w:gridCol w:w="1372"/>
      </w:tblGrid>
      <w:tr w:rsidR="002C4F2D" w:rsidRPr="002C4F2D" w14:paraId="14AF9690" w14:textId="77777777" w:rsidTr="00D25C51">
        <w:trPr>
          <w:ins w:id="16" w:author="Goodacre, Norman *" w:date="2017-09-05T14:49:00Z"/>
        </w:trPr>
        <w:tc>
          <w:tcPr>
            <w:tcW w:w="1563" w:type="dxa"/>
          </w:tcPr>
          <w:p w14:paraId="70C5F2EA" w14:textId="77777777" w:rsidR="002C4F2D" w:rsidRPr="002C4F2D" w:rsidRDefault="002C4F2D" w:rsidP="002C4F2D">
            <w:pPr>
              <w:rPr>
                <w:ins w:id="17" w:author="Goodacre, Norman *" w:date="2017-09-05T14:49:00Z"/>
                <w:rFonts w:ascii="Times" w:hAnsi="Times"/>
                <w:b/>
              </w:rPr>
            </w:pPr>
            <w:ins w:id="18" w:author="Goodacre, Norman *" w:date="2017-09-05T14:49:00Z">
              <w:r w:rsidRPr="002C4F2D">
                <w:rPr>
                  <w:rFonts w:ascii="Times" w:hAnsi="Times"/>
                  <w:b/>
                </w:rPr>
                <w:t>Virus (class)</w:t>
              </w:r>
            </w:ins>
          </w:p>
        </w:tc>
        <w:tc>
          <w:tcPr>
            <w:tcW w:w="1683" w:type="dxa"/>
          </w:tcPr>
          <w:p w14:paraId="7504DF2F" w14:textId="77777777" w:rsidR="002C4F2D" w:rsidRPr="002C4F2D" w:rsidRDefault="002C4F2D" w:rsidP="002C4F2D">
            <w:pPr>
              <w:rPr>
                <w:ins w:id="19" w:author="Goodacre, Norman *" w:date="2017-09-05T14:49:00Z"/>
                <w:rFonts w:ascii="Times" w:hAnsi="Times"/>
                <w:b/>
              </w:rPr>
            </w:pPr>
            <w:ins w:id="20" w:author="Goodacre, Norman *" w:date="2017-09-05T14:49:00Z">
              <w:r w:rsidRPr="002C4F2D">
                <w:rPr>
                  <w:rFonts w:ascii="Times" w:hAnsi="Times"/>
                  <w:b/>
                </w:rPr>
                <w:t>Infections</w:t>
              </w:r>
            </w:ins>
          </w:p>
        </w:tc>
        <w:tc>
          <w:tcPr>
            <w:tcW w:w="1586" w:type="dxa"/>
          </w:tcPr>
          <w:p w14:paraId="56F308BB" w14:textId="77777777" w:rsidR="002C4F2D" w:rsidRPr="002C4F2D" w:rsidRDefault="002C4F2D" w:rsidP="002C4F2D">
            <w:pPr>
              <w:rPr>
                <w:ins w:id="21" w:author="Goodacre, Norman *" w:date="2017-09-05T14:49:00Z"/>
                <w:rFonts w:ascii="Times" w:hAnsi="Times"/>
                <w:b/>
              </w:rPr>
            </w:pPr>
            <w:ins w:id="22" w:author="Goodacre, Norman *" w:date="2017-09-05T14:49:00Z">
              <w:r w:rsidRPr="002C4F2D">
                <w:rPr>
                  <w:rFonts w:ascii="Times" w:hAnsi="Times"/>
                  <w:b/>
                </w:rPr>
                <w:t>Morbidity</w:t>
              </w:r>
            </w:ins>
          </w:p>
        </w:tc>
        <w:tc>
          <w:tcPr>
            <w:tcW w:w="1328" w:type="dxa"/>
          </w:tcPr>
          <w:p w14:paraId="44A2D51C" w14:textId="77777777" w:rsidR="002C4F2D" w:rsidRPr="002C4F2D" w:rsidRDefault="002C4F2D" w:rsidP="002C4F2D">
            <w:pPr>
              <w:rPr>
                <w:ins w:id="23" w:author="Goodacre, Norman *" w:date="2017-09-05T14:49:00Z"/>
                <w:rFonts w:ascii="Times" w:hAnsi="Times"/>
                <w:b/>
              </w:rPr>
            </w:pPr>
            <w:ins w:id="24" w:author="Goodacre, Norman *" w:date="2017-09-05T14:49:00Z">
              <w:r w:rsidRPr="002C4F2D">
                <w:rPr>
                  <w:rFonts w:ascii="Times" w:hAnsi="Times"/>
                  <w:b/>
                </w:rPr>
                <w:t>Mortality</w:t>
              </w:r>
            </w:ins>
          </w:p>
        </w:tc>
        <w:tc>
          <w:tcPr>
            <w:tcW w:w="1393" w:type="dxa"/>
          </w:tcPr>
          <w:p w14:paraId="35D67195" w14:textId="77777777" w:rsidR="002C4F2D" w:rsidRPr="002C4F2D" w:rsidRDefault="002C4F2D" w:rsidP="002C4F2D">
            <w:pPr>
              <w:rPr>
                <w:ins w:id="25" w:author="Goodacre, Norman *" w:date="2017-09-05T14:49:00Z"/>
                <w:rFonts w:ascii="Times" w:hAnsi="Times"/>
                <w:b/>
              </w:rPr>
            </w:pPr>
            <w:ins w:id="26" w:author="Goodacre, Norman *" w:date="2017-09-05T14:49:00Z">
              <w:r w:rsidRPr="002C4F2D">
                <w:rPr>
                  <w:rFonts w:ascii="Times" w:hAnsi="Times"/>
                  <w:b/>
                </w:rPr>
                <w:t>Cost</w:t>
              </w:r>
            </w:ins>
          </w:p>
        </w:tc>
        <w:tc>
          <w:tcPr>
            <w:tcW w:w="1443" w:type="dxa"/>
          </w:tcPr>
          <w:p w14:paraId="7ED035DF" w14:textId="77777777" w:rsidR="002C4F2D" w:rsidRPr="002C4F2D" w:rsidRDefault="002C4F2D" w:rsidP="002C4F2D">
            <w:pPr>
              <w:rPr>
                <w:ins w:id="27" w:author="Goodacre, Norman *" w:date="2017-09-05T14:49:00Z"/>
                <w:rFonts w:ascii="Times" w:hAnsi="Times"/>
                <w:b/>
              </w:rPr>
            </w:pPr>
            <w:ins w:id="28" w:author="Goodacre, Norman *" w:date="2017-09-05T14:49:00Z">
              <w:r w:rsidRPr="002C4F2D">
                <w:rPr>
                  <w:rFonts w:ascii="Times" w:hAnsi="Times"/>
                  <w:b/>
                </w:rPr>
                <w:t>Refs</w:t>
              </w:r>
            </w:ins>
          </w:p>
        </w:tc>
      </w:tr>
      <w:tr w:rsidR="002C4F2D" w:rsidRPr="002C4F2D" w14:paraId="704C1B9A" w14:textId="77777777" w:rsidTr="00D25C51">
        <w:trPr>
          <w:ins w:id="29" w:author="Goodacre, Norman *" w:date="2017-09-05T14:49:00Z"/>
        </w:trPr>
        <w:tc>
          <w:tcPr>
            <w:tcW w:w="1563" w:type="dxa"/>
          </w:tcPr>
          <w:p w14:paraId="2F2FD107" w14:textId="77777777" w:rsidR="002C4F2D" w:rsidRPr="002C4F2D" w:rsidRDefault="002C4F2D" w:rsidP="002C4F2D">
            <w:pPr>
              <w:rPr>
                <w:ins w:id="30" w:author="Goodacre, Norman *" w:date="2017-09-05T14:49:00Z"/>
                <w:rFonts w:ascii="Times" w:hAnsi="Times"/>
              </w:rPr>
            </w:pPr>
            <w:ins w:id="31" w:author="Goodacre, Norman *" w:date="2017-09-05T14:49:00Z">
              <w:r w:rsidRPr="002C4F2D">
                <w:rPr>
                  <w:rFonts w:ascii="Times" w:hAnsi="Times"/>
                </w:rPr>
                <w:t>HSV-1/2</w:t>
              </w:r>
            </w:ins>
          </w:p>
        </w:tc>
        <w:tc>
          <w:tcPr>
            <w:tcW w:w="1683" w:type="dxa"/>
          </w:tcPr>
          <w:p w14:paraId="5872D4A8" w14:textId="77777777" w:rsidR="002C4F2D" w:rsidRPr="002C4F2D" w:rsidRDefault="002C4F2D" w:rsidP="002C4F2D">
            <w:pPr>
              <w:rPr>
                <w:ins w:id="32" w:author="Goodacre, Norman *" w:date="2017-09-05T14:49:00Z"/>
                <w:rFonts w:ascii="Times" w:hAnsi="Times"/>
              </w:rPr>
            </w:pPr>
            <w:ins w:id="33" w:author="Goodacre, Norman *" w:date="2017-09-05T14:49:00Z">
              <w:r w:rsidRPr="002C4F2D">
                <w:rPr>
                  <w:rFonts w:ascii="Times" w:hAnsi="Times"/>
                </w:rPr>
                <w:t>3.7 B / ~700M</w:t>
              </w:r>
            </w:ins>
          </w:p>
        </w:tc>
        <w:tc>
          <w:tcPr>
            <w:tcW w:w="1586" w:type="dxa"/>
          </w:tcPr>
          <w:p w14:paraId="48550613" w14:textId="77777777" w:rsidR="002C4F2D" w:rsidRPr="002C4F2D" w:rsidRDefault="002C4F2D" w:rsidP="002C4F2D">
            <w:pPr>
              <w:rPr>
                <w:ins w:id="34" w:author="Goodacre, Norman *" w:date="2017-09-05T14:49:00Z"/>
                <w:rFonts w:ascii="Times" w:hAnsi="Times"/>
              </w:rPr>
            </w:pPr>
            <w:ins w:id="35" w:author="Goodacre, Norman *" w:date="2017-09-05T14:49:00Z">
              <w:r w:rsidRPr="002C4F2D">
                <w:rPr>
                  <w:rFonts w:ascii="Times" w:hAnsi="Times"/>
                </w:rPr>
                <w:t>3M/</w:t>
              </w:r>
              <w:proofErr w:type="spellStart"/>
              <w:r w:rsidRPr="002C4F2D">
                <w:rPr>
                  <w:rFonts w:ascii="Times" w:hAnsi="Times"/>
                </w:rPr>
                <w:t>yr</w:t>
              </w:r>
              <w:proofErr w:type="spellEnd"/>
              <w:r w:rsidRPr="002C4F2D">
                <w:rPr>
                  <w:rFonts w:ascii="Times" w:hAnsi="Times"/>
                </w:rPr>
                <w:t xml:space="preserve"> (US)</w:t>
              </w:r>
            </w:ins>
          </w:p>
        </w:tc>
        <w:tc>
          <w:tcPr>
            <w:tcW w:w="1328" w:type="dxa"/>
          </w:tcPr>
          <w:p w14:paraId="00D6E6F7" w14:textId="77777777" w:rsidR="002C4F2D" w:rsidRPr="002C4F2D" w:rsidRDefault="002C4F2D" w:rsidP="002C4F2D">
            <w:pPr>
              <w:rPr>
                <w:ins w:id="36" w:author="Goodacre, Norman *" w:date="2017-09-05T14:49:00Z"/>
                <w:rFonts w:ascii="Times" w:hAnsi="Times"/>
              </w:rPr>
            </w:pPr>
            <w:ins w:id="37" w:author="Goodacre, Norman *" w:date="2017-09-05T14:49:00Z">
              <w:r w:rsidRPr="002C4F2D">
                <w:rPr>
                  <w:rFonts w:ascii="Times" w:hAnsi="Times"/>
                </w:rPr>
                <w:t>low</w:t>
              </w:r>
            </w:ins>
          </w:p>
        </w:tc>
        <w:tc>
          <w:tcPr>
            <w:tcW w:w="1393" w:type="dxa"/>
          </w:tcPr>
          <w:p w14:paraId="4F673FF6" w14:textId="77777777" w:rsidR="002C4F2D" w:rsidRPr="002C4F2D" w:rsidRDefault="002C4F2D" w:rsidP="002C4F2D">
            <w:pPr>
              <w:rPr>
                <w:ins w:id="38" w:author="Goodacre, Norman *" w:date="2017-09-05T14:49:00Z"/>
                <w:rFonts w:ascii="Times" w:hAnsi="Times"/>
              </w:rPr>
            </w:pPr>
            <w:ins w:id="39" w:author="Goodacre, Norman *" w:date="2017-09-05T14:49:00Z">
              <w:r w:rsidRPr="002C4F2D">
                <w:rPr>
                  <w:rFonts w:ascii="Times" w:hAnsi="Times"/>
                </w:rPr>
                <w:t>$540M (US)</w:t>
              </w:r>
            </w:ins>
          </w:p>
        </w:tc>
        <w:tc>
          <w:tcPr>
            <w:tcW w:w="1443" w:type="dxa"/>
          </w:tcPr>
          <w:p w14:paraId="470D9CFB" w14:textId="77777777" w:rsidR="002C4F2D" w:rsidRPr="002C4F2D" w:rsidRDefault="002C4F2D" w:rsidP="002C4F2D">
            <w:pPr>
              <w:rPr>
                <w:ins w:id="40" w:author="Goodacre, Norman *" w:date="2017-09-05T14:49:00Z"/>
                <w:rFonts w:ascii="Times" w:hAnsi="Times"/>
              </w:rPr>
            </w:pPr>
            <w:ins w:id="41" w:author="Goodacre, Norman *" w:date="2017-09-05T14:49:00Z">
              <w:r w:rsidRPr="002C4F2D">
                <w:rPr>
                  <w:rFonts w:ascii="Times" w:hAnsi="Times"/>
                </w:rPr>
                <w:fldChar w:fldCharType="begin">
                  <w:fldData xml:space="preserve">PEVuZE5vdGU+PENpdGU+PEF1dGhvcj5Cb3BwYW5hPC9BdXRob3I+PFllYXI+MjAwNzwvWWVhcj48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==
</w:fldData>
                </w:fldChar>
              </w:r>
              <w:r w:rsidRPr="002C4F2D">
                <w:rPr>
                  <w:rFonts w:ascii="Times" w:hAnsi="Times"/>
                </w:rPr>
                <w:instrText xml:space="preserve"> ADDIN EN.CITE </w:instrText>
              </w:r>
              <w:r w:rsidRPr="002C4F2D">
                <w:rPr>
                  <w:rFonts w:ascii="Times" w:hAnsi="Times"/>
                </w:rPr>
                <w:fldChar w:fldCharType="begin">
                  <w:fldData xml:space="preserve">PEVuZE5vdGU+PENpdGU+PEF1dGhvcj5Cb3BwYW5hPC9BdXRob3I+PFllYXI+MjAwNzwvWWVhcj48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==
</w:fldData>
                </w:fldChar>
              </w:r>
              <w:r w:rsidRPr="002C4F2D">
                <w:rPr>
                  <w:rFonts w:ascii="Times" w:hAnsi="Times"/>
                </w:rPr>
                <w:instrText xml:space="preserve"> ADDIN EN.CITE.DATA </w:instrText>
              </w:r>
              <w:r w:rsidRPr="002C4F2D">
                <w:rPr>
                  <w:rFonts w:ascii="Times" w:hAnsi="Times"/>
                </w:rPr>
              </w:r>
              <w:r w:rsidRPr="002C4F2D">
                <w:rPr>
                  <w:rFonts w:ascii="Times" w:hAnsi="Times"/>
                </w:rPr>
                <w:fldChar w:fldCharType="end"/>
              </w:r>
              <w:r w:rsidRPr="002C4F2D">
                <w:rPr>
                  <w:rFonts w:ascii="Times" w:hAnsi="Times"/>
                </w:rPr>
              </w:r>
              <w:r w:rsidRPr="002C4F2D">
                <w:rPr>
                  <w:rFonts w:ascii="Times" w:hAnsi="Times"/>
                </w:rPr>
                <w:fldChar w:fldCharType="separate"/>
              </w:r>
              <w:r w:rsidRPr="002C4F2D">
                <w:rPr>
                  <w:rFonts w:ascii="Times" w:hAnsi="Times"/>
                  <w:noProof/>
                </w:rPr>
                <w:t>(59-63)</w:t>
              </w:r>
              <w:r w:rsidRPr="002C4F2D">
                <w:rPr>
                  <w:rFonts w:ascii="Times" w:hAnsi="Times"/>
                </w:rPr>
                <w:fldChar w:fldCharType="end"/>
              </w:r>
            </w:ins>
          </w:p>
        </w:tc>
      </w:tr>
      <w:tr w:rsidR="002C4F2D" w:rsidRPr="002C4F2D" w14:paraId="49544A6B" w14:textId="77777777" w:rsidTr="00D25C51">
        <w:trPr>
          <w:ins w:id="42" w:author="Goodacre, Norman *" w:date="2017-09-05T14:49:00Z"/>
        </w:trPr>
        <w:tc>
          <w:tcPr>
            <w:tcW w:w="1563" w:type="dxa"/>
          </w:tcPr>
          <w:p w14:paraId="32CBDBA8" w14:textId="77777777" w:rsidR="002C4F2D" w:rsidRPr="002C4F2D" w:rsidRDefault="002C4F2D" w:rsidP="002C4F2D">
            <w:pPr>
              <w:rPr>
                <w:ins w:id="43" w:author="Goodacre, Norman *" w:date="2017-09-05T14:49:00Z"/>
                <w:rFonts w:ascii="Times" w:hAnsi="Times"/>
              </w:rPr>
            </w:pPr>
            <w:ins w:id="44" w:author="Goodacre, Norman *" w:date="2017-09-05T14:49:00Z">
              <w:r w:rsidRPr="002C4F2D">
                <w:rPr>
                  <w:rFonts w:ascii="Times" w:hAnsi="Times"/>
                </w:rPr>
                <w:t>HIV-1/2</w:t>
              </w:r>
            </w:ins>
          </w:p>
        </w:tc>
        <w:tc>
          <w:tcPr>
            <w:tcW w:w="1683" w:type="dxa"/>
          </w:tcPr>
          <w:p w14:paraId="51B6877C" w14:textId="77777777" w:rsidR="002C4F2D" w:rsidRPr="002C4F2D" w:rsidRDefault="002C4F2D" w:rsidP="002C4F2D">
            <w:pPr>
              <w:rPr>
                <w:ins w:id="45" w:author="Goodacre, Norman *" w:date="2017-09-05T14:49:00Z"/>
                <w:rFonts w:ascii="Times" w:hAnsi="Times"/>
              </w:rPr>
            </w:pPr>
            <w:ins w:id="46" w:author="Goodacre, Norman *" w:date="2017-09-05T14:49:00Z">
              <w:r w:rsidRPr="002C4F2D">
                <w:rPr>
                  <w:rFonts w:ascii="Times" w:hAnsi="Times"/>
                </w:rPr>
                <w:t>36M (world)</w:t>
              </w:r>
            </w:ins>
          </w:p>
        </w:tc>
        <w:tc>
          <w:tcPr>
            <w:tcW w:w="1586" w:type="dxa"/>
          </w:tcPr>
          <w:p w14:paraId="62787683" w14:textId="77777777" w:rsidR="002C4F2D" w:rsidRPr="002C4F2D" w:rsidRDefault="002C4F2D" w:rsidP="002C4F2D">
            <w:pPr>
              <w:rPr>
                <w:ins w:id="47" w:author="Goodacre, Norman *" w:date="2017-09-05T14:49:00Z"/>
                <w:rFonts w:ascii="Times" w:hAnsi="Times"/>
              </w:rPr>
            </w:pPr>
            <w:ins w:id="48" w:author="Goodacre, Norman *" w:date="2017-09-05T14:49:00Z">
              <w:r w:rsidRPr="002C4F2D">
                <w:rPr>
                  <w:rFonts w:ascii="Times" w:hAnsi="Times"/>
                </w:rPr>
                <w:t>2.1M/</w:t>
              </w:r>
              <w:proofErr w:type="spellStart"/>
              <w:r w:rsidRPr="002C4F2D">
                <w:rPr>
                  <w:rFonts w:ascii="Times" w:hAnsi="Times"/>
                </w:rPr>
                <w:t>yr</w:t>
              </w:r>
              <w:proofErr w:type="spellEnd"/>
              <w:r w:rsidRPr="002C4F2D">
                <w:rPr>
                  <w:rFonts w:ascii="Times" w:hAnsi="Times"/>
                </w:rPr>
                <w:t xml:space="preserve"> </w:t>
              </w:r>
              <w:proofErr w:type="spellStart"/>
              <w:r w:rsidRPr="002C4F2D">
                <w:rPr>
                  <w:rFonts w:ascii="Times" w:hAnsi="Times"/>
                </w:rPr>
                <w:t>ww</w:t>
              </w:r>
              <w:proofErr w:type="spellEnd"/>
            </w:ins>
          </w:p>
        </w:tc>
        <w:tc>
          <w:tcPr>
            <w:tcW w:w="1328" w:type="dxa"/>
          </w:tcPr>
          <w:p w14:paraId="426770F5" w14:textId="77777777" w:rsidR="002C4F2D" w:rsidRPr="002C4F2D" w:rsidRDefault="002C4F2D" w:rsidP="002C4F2D">
            <w:pPr>
              <w:rPr>
                <w:ins w:id="49" w:author="Goodacre, Norman *" w:date="2017-09-05T14:49:00Z"/>
                <w:rFonts w:ascii="Times" w:hAnsi="Times"/>
              </w:rPr>
            </w:pPr>
            <w:ins w:id="50" w:author="Goodacre, Norman *" w:date="2017-09-05T14:49:00Z">
              <w:r w:rsidRPr="002C4F2D">
                <w:rPr>
                  <w:rFonts w:ascii="Times" w:hAnsi="Times"/>
                </w:rPr>
                <w:t>25M total</w:t>
              </w:r>
              <w:r w:rsidRPr="002C4F2D">
                <w:rPr>
                  <w:rFonts w:ascii="Times" w:hAnsi="Times"/>
                  <w:vertAlign w:val="superscript"/>
                </w:rPr>
                <w:t>1</w:t>
              </w:r>
            </w:ins>
          </w:p>
        </w:tc>
        <w:tc>
          <w:tcPr>
            <w:tcW w:w="1393" w:type="dxa"/>
          </w:tcPr>
          <w:p w14:paraId="15653A07" w14:textId="77777777" w:rsidR="002C4F2D" w:rsidRPr="002C4F2D" w:rsidRDefault="002C4F2D" w:rsidP="002C4F2D">
            <w:pPr>
              <w:rPr>
                <w:ins w:id="51" w:author="Goodacre, Norman *" w:date="2017-09-05T14:49:00Z"/>
                <w:rFonts w:ascii="Times" w:hAnsi="Times"/>
              </w:rPr>
            </w:pPr>
            <w:ins w:id="52" w:author="Goodacre, Norman *" w:date="2017-09-05T14:49:00Z">
              <w:r w:rsidRPr="002C4F2D">
                <w:rPr>
                  <w:rFonts w:ascii="Times" w:hAnsi="Times"/>
                </w:rPr>
                <w:t>$13.7B (US)</w:t>
              </w:r>
            </w:ins>
          </w:p>
        </w:tc>
        <w:tc>
          <w:tcPr>
            <w:tcW w:w="1443" w:type="dxa"/>
          </w:tcPr>
          <w:p w14:paraId="676FDBE8" w14:textId="77777777" w:rsidR="002C4F2D" w:rsidRPr="002C4F2D" w:rsidRDefault="002C4F2D" w:rsidP="002C4F2D">
            <w:pPr>
              <w:rPr>
                <w:ins w:id="53" w:author="Goodacre, Norman *" w:date="2017-09-05T14:49:00Z"/>
                <w:rFonts w:ascii="Times" w:hAnsi="Times"/>
              </w:rPr>
            </w:pPr>
            <w:ins w:id="54" w:author="Goodacre, Norman *" w:date="2017-09-05T14:49:00Z">
              <w:r w:rsidRPr="002C4F2D">
                <w:rPr>
                  <w:rFonts w:ascii="Times" w:hAnsi="Times"/>
                </w:rPr>
                <w:fldChar w:fldCharType="begin"/>
              </w:r>
              <w:r w:rsidRPr="002C4F2D">
                <w:rPr>
                  <w:rFonts w:ascii="Times" w:hAnsi="Times"/>
                </w:rPr>
                <w:instrText xml:space="preserve"> ADDIN EN.CITE &lt;EndNote&gt;&lt;Cite&gt;&lt;Author&gt;Menzies&lt;/Author&gt;&lt;Year&gt;2011&lt;/Year&gt;&lt;RecNum&gt;138&lt;/RecNum&gt;&lt;DisplayText&gt;(64)&lt;/DisplayText&gt;&lt;record&gt;&lt;rec-number&gt;138&lt;/rec-number&gt;&lt;foreign-keys&gt;&lt;key app="EN" db-id="fzxf5s9pk0992pefpet5d9rcvs2ae90rrfad" timestamp="1504578049"&gt;138&lt;/key&gt;&lt;/foreign-keys&gt;&lt;ref-type name="Journal Article"&gt;17&lt;/ref-type&gt;&lt;contributors&gt;&lt;authors&gt;&lt;author&gt;Menzies, N. A.&lt;/author&gt;&lt;author&gt;Berruti, A. A.&lt;/author&gt;&lt;author&gt;Berzon, R.&lt;/author&gt;&lt;author&gt;Filler, S.&lt;/author&gt;&lt;author&gt;Ferris, R.&lt;/author&gt;&lt;author&gt;Ellerbrock, T. V.&lt;/author&gt;&lt;author&gt;Blandford, J. M.&lt;/author&gt;&lt;/authors&gt;&lt;/contributors&gt;&lt;auth-address&gt;US Centers for Disease Control and Prevention, Atlanta, Georgia 30333, USA.&lt;/auth-address&gt;&lt;titles&gt;&lt;title&gt;The cost of providing comprehensive HIV treatment in PEPFAR-supported programs&lt;/title&gt;&lt;secondary-title&gt;AIDS&lt;/secondary-title&gt;&lt;/titles&gt;&lt;periodical&gt;&lt;full-title&gt;AIDS&lt;/full-title&gt;&lt;/periodical&gt;&lt;pages&gt;1753-60&lt;/pages&gt;&lt;volume&gt;25&lt;/volume&gt;&lt;number&gt;14&lt;/number&gt;&lt;keywords&gt;&lt;keyword&gt;Anti-HIV Agents/*economics/therapeutic use&lt;/keyword&gt;&lt;keyword&gt;Botswana/epidemiology&lt;/keyword&gt;&lt;keyword&gt;Cost-Benefit Analysis&lt;/keyword&gt;&lt;keyword&gt;Developing Countries/*economics/statistics &amp;amp; numerical data&lt;/keyword&gt;&lt;keyword&gt;Ethiopia/epidemiology&lt;/keyword&gt;&lt;keyword&gt;Female&lt;/keyword&gt;&lt;keyword&gt;HIV Infections/drug therapy/*economics/epidemiology&lt;/keyword&gt;&lt;keyword&gt;*Hiv-1&lt;/keyword&gt;&lt;keyword&gt;Health Resources/*economics/supply &amp;amp; distribution&lt;/keyword&gt;&lt;keyword&gt;Humans&lt;/keyword&gt;&lt;keyword&gt;Male&lt;/keyword&gt;&lt;keyword&gt;Nigeria/epidemiology&lt;/keyword&gt;&lt;keyword&gt;Uganda/epidemiology&lt;/keyword&gt;&lt;keyword&gt;Vietnam/epidemiology&lt;/keyword&gt;&lt;/keywords&gt;&lt;dates&gt;&lt;year&gt;2011&lt;/year&gt;&lt;pub-dates&gt;&lt;date&gt;Sep 10&lt;/date&gt;&lt;/pub-dates&gt;&lt;/dates&gt;&lt;isbn&gt;1473-5571 (Electronic)&amp;#xD;0269-9370 (Linking)&lt;/isbn&gt;&lt;accession-num&gt;21412127&lt;/accession-num&gt;&lt;urls&gt;&lt;related-urls&gt;&lt;url&gt;https://www.ncbi.nlm.nih.gov/pubmed/21412127&lt;/url&gt;&lt;/related-urls&gt;&lt;/urls&gt;&lt;custom2&gt;PMC3225224&lt;/custom2&gt;&lt;electronic-resource-num&gt;10.1097/QAD.0b013e3283463eec&lt;/electronic-resource-num&gt;&lt;/record&gt;&lt;/Cite&gt;&lt;/EndNote&gt;</w:instrText>
              </w:r>
              <w:r w:rsidRPr="002C4F2D">
                <w:rPr>
                  <w:rFonts w:ascii="Times" w:hAnsi="Times"/>
                </w:rPr>
                <w:fldChar w:fldCharType="separate"/>
              </w:r>
              <w:r w:rsidRPr="002C4F2D">
                <w:rPr>
                  <w:rFonts w:ascii="Times" w:hAnsi="Times"/>
                  <w:noProof/>
                </w:rPr>
                <w:t>(64)</w:t>
              </w:r>
              <w:r w:rsidRPr="002C4F2D">
                <w:rPr>
                  <w:rFonts w:ascii="Times" w:hAnsi="Times"/>
                </w:rPr>
                <w:fldChar w:fldCharType="end"/>
              </w:r>
            </w:ins>
          </w:p>
        </w:tc>
      </w:tr>
      <w:tr w:rsidR="002C4F2D" w:rsidRPr="002C4F2D" w14:paraId="03358EE3" w14:textId="77777777" w:rsidTr="00D25C51">
        <w:trPr>
          <w:ins w:id="55" w:author="Goodacre, Norman *" w:date="2017-09-05T14:49:00Z"/>
        </w:trPr>
        <w:tc>
          <w:tcPr>
            <w:tcW w:w="1563" w:type="dxa"/>
          </w:tcPr>
          <w:p w14:paraId="41B7BD5E" w14:textId="77777777" w:rsidR="002C4F2D" w:rsidRPr="002C4F2D" w:rsidRDefault="002C4F2D" w:rsidP="002C4F2D">
            <w:pPr>
              <w:rPr>
                <w:ins w:id="56" w:author="Goodacre, Norman *" w:date="2017-09-05T14:49:00Z"/>
                <w:rFonts w:ascii="Times" w:hAnsi="Times"/>
              </w:rPr>
            </w:pPr>
            <w:ins w:id="57" w:author="Goodacre, Norman *" w:date="2017-09-05T14:49:00Z">
              <w:r w:rsidRPr="002C4F2D">
                <w:rPr>
                  <w:rFonts w:ascii="Times" w:hAnsi="Times"/>
                </w:rPr>
                <w:t>Influenza</w:t>
              </w:r>
            </w:ins>
          </w:p>
        </w:tc>
        <w:tc>
          <w:tcPr>
            <w:tcW w:w="1683" w:type="dxa"/>
          </w:tcPr>
          <w:p w14:paraId="40E89877" w14:textId="77777777" w:rsidR="002C4F2D" w:rsidRPr="002C4F2D" w:rsidRDefault="002C4F2D" w:rsidP="002C4F2D">
            <w:pPr>
              <w:rPr>
                <w:ins w:id="58" w:author="Goodacre, Norman *" w:date="2017-09-05T14:49:00Z"/>
                <w:rFonts w:ascii="Times" w:hAnsi="Times"/>
              </w:rPr>
            </w:pPr>
            <w:ins w:id="59" w:author="Goodacre, Norman *" w:date="2017-09-05T14:49:00Z">
              <w:r w:rsidRPr="002C4F2D">
                <w:rPr>
                  <w:rFonts w:ascii="Times" w:hAnsi="Times"/>
                </w:rPr>
                <w:t>&gt;30M (US)</w:t>
              </w:r>
              <w:r w:rsidRPr="002C4F2D">
                <w:rPr>
                  <w:rFonts w:ascii="Times" w:hAnsi="Times"/>
                  <w:vertAlign w:val="superscript"/>
                </w:rPr>
                <w:t>3</w:t>
              </w:r>
            </w:ins>
          </w:p>
        </w:tc>
        <w:tc>
          <w:tcPr>
            <w:tcW w:w="1586" w:type="dxa"/>
          </w:tcPr>
          <w:p w14:paraId="362DD47D" w14:textId="77777777" w:rsidR="002C4F2D" w:rsidRPr="002C4F2D" w:rsidRDefault="002C4F2D" w:rsidP="002C4F2D">
            <w:pPr>
              <w:rPr>
                <w:ins w:id="60" w:author="Goodacre, Norman *" w:date="2017-09-05T14:49:00Z"/>
                <w:rFonts w:ascii="Times" w:hAnsi="Times"/>
              </w:rPr>
            </w:pPr>
            <w:ins w:id="61" w:author="Goodacre, Norman *" w:date="2017-09-05T14:49:00Z">
              <w:r w:rsidRPr="002C4F2D">
                <w:rPr>
                  <w:rFonts w:ascii="Times" w:hAnsi="Times"/>
                </w:rPr>
                <w:t>100-600K (US)</w:t>
              </w:r>
              <w:r w:rsidRPr="002C4F2D">
                <w:rPr>
                  <w:rFonts w:ascii="Times" w:hAnsi="Times"/>
                  <w:vertAlign w:val="superscript"/>
                </w:rPr>
                <w:t>4</w:t>
              </w:r>
            </w:ins>
          </w:p>
        </w:tc>
        <w:tc>
          <w:tcPr>
            <w:tcW w:w="1328" w:type="dxa"/>
          </w:tcPr>
          <w:p w14:paraId="173D8F49" w14:textId="77777777" w:rsidR="002C4F2D" w:rsidRPr="002C4F2D" w:rsidRDefault="002C4F2D" w:rsidP="002C4F2D">
            <w:pPr>
              <w:rPr>
                <w:ins w:id="62" w:author="Goodacre, Norman *" w:date="2017-09-05T14:49:00Z"/>
                <w:rFonts w:ascii="Times" w:hAnsi="Times"/>
              </w:rPr>
            </w:pPr>
            <w:ins w:id="63" w:author="Goodacre, Norman *" w:date="2017-09-05T14:49:00Z">
              <w:r w:rsidRPr="002C4F2D">
                <w:rPr>
                  <w:rFonts w:ascii="Times" w:hAnsi="Times"/>
                </w:rPr>
                <w:t>50M 1918</w:t>
              </w:r>
              <w:r w:rsidRPr="002C4F2D">
                <w:rPr>
                  <w:rFonts w:ascii="Times" w:hAnsi="Times"/>
                  <w:vertAlign w:val="superscript"/>
                </w:rPr>
                <w:t>2</w:t>
              </w:r>
            </w:ins>
          </w:p>
        </w:tc>
        <w:tc>
          <w:tcPr>
            <w:tcW w:w="1393" w:type="dxa"/>
          </w:tcPr>
          <w:p w14:paraId="2FAEAF20" w14:textId="77777777" w:rsidR="002C4F2D" w:rsidRPr="002C4F2D" w:rsidRDefault="002C4F2D" w:rsidP="002C4F2D">
            <w:pPr>
              <w:rPr>
                <w:ins w:id="64" w:author="Goodacre, Norman *" w:date="2017-09-05T14:49:00Z"/>
                <w:rFonts w:ascii="Times" w:hAnsi="Times"/>
              </w:rPr>
            </w:pPr>
            <w:ins w:id="65" w:author="Goodacre, Norman *" w:date="2017-09-05T14:49:00Z">
              <w:r w:rsidRPr="002C4F2D">
                <w:rPr>
                  <w:rFonts w:ascii="Times" w:hAnsi="Times"/>
                </w:rPr>
                <w:t>$10-90B</w:t>
              </w:r>
            </w:ins>
          </w:p>
        </w:tc>
        <w:tc>
          <w:tcPr>
            <w:tcW w:w="1443" w:type="dxa"/>
          </w:tcPr>
          <w:p w14:paraId="5B811CAA" w14:textId="77777777" w:rsidR="002C4F2D" w:rsidRPr="002C4F2D" w:rsidRDefault="002C4F2D" w:rsidP="002C4F2D">
            <w:pPr>
              <w:rPr>
                <w:ins w:id="66" w:author="Goodacre, Norman *" w:date="2017-09-05T14:49:00Z"/>
                <w:rFonts w:ascii="Times" w:hAnsi="Times"/>
              </w:rPr>
            </w:pPr>
            <w:ins w:id="67" w:author="Goodacre, Norman *" w:date="2017-09-05T14:49:00Z">
              <w:r w:rsidRPr="002C4F2D">
                <w:rPr>
                  <w:rFonts w:ascii="Times" w:hAnsi="Times"/>
                </w:rPr>
                <w:fldChar w:fldCharType="begin">
                  <w:fldData xml:space="preserve">PEVuZE5vdGU+PENpdGU+PEF1dGhvcj5Kb2huc29uPC9BdXRob3I+PFllYXI+MjAwMjwvWWVhcj48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</w:fldData>
                </w:fldChar>
              </w:r>
              <w:r w:rsidRPr="002C4F2D">
                <w:rPr>
                  <w:rFonts w:ascii="Times" w:hAnsi="Times"/>
                </w:rPr>
                <w:instrText xml:space="preserve"> ADDIN EN.CITE </w:instrText>
              </w:r>
              <w:r w:rsidRPr="002C4F2D">
                <w:rPr>
                  <w:rFonts w:ascii="Times" w:hAnsi="Times"/>
                </w:rPr>
                <w:fldChar w:fldCharType="begin">
                  <w:fldData xml:space="preserve">PEVuZE5vdGU+PENpdGU+PEF1dGhvcj5Kb2huc29uPC9BdXRob3I+PFllYXI+MjAwMjwvWWVhcj48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</w:fldData>
                </w:fldChar>
              </w:r>
              <w:r w:rsidRPr="002C4F2D">
                <w:rPr>
                  <w:rFonts w:ascii="Times" w:hAnsi="Times"/>
                </w:rPr>
                <w:instrText xml:space="preserve"> ADDIN EN.CITE.DATA </w:instrText>
              </w:r>
              <w:r w:rsidRPr="002C4F2D">
                <w:rPr>
                  <w:rFonts w:ascii="Times" w:hAnsi="Times"/>
                </w:rPr>
              </w:r>
              <w:r w:rsidRPr="002C4F2D">
                <w:rPr>
                  <w:rFonts w:ascii="Times" w:hAnsi="Times"/>
                </w:rPr>
                <w:fldChar w:fldCharType="end"/>
              </w:r>
              <w:r w:rsidRPr="002C4F2D">
                <w:rPr>
                  <w:rFonts w:ascii="Times" w:hAnsi="Times"/>
                </w:rPr>
              </w:r>
              <w:r w:rsidRPr="002C4F2D">
                <w:rPr>
                  <w:rFonts w:ascii="Times" w:hAnsi="Times"/>
                </w:rPr>
                <w:fldChar w:fldCharType="separate"/>
              </w:r>
              <w:r w:rsidRPr="002C4F2D">
                <w:rPr>
                  <w:rFonts w:ascii="Times" w:hAnsi="Times"/>
                  <w:noProof/>
                </w:rPr>
                <w:t>(65-67)</w:t>
              </w:r>
              <w:r w:rsidRPr="002C4F2D">
                <w:rPr>
                  <w:rFonts w:ascii="Times" w:hAnsi="Times"/>
                </w:rPr>
                <w:fldChar w:fldCharType="end"/>
              </w:r>
            </w:ins>
          </w:p>
        </w:tc>
      </w:tr>
      <w:tr w:rsidR="002C4F2D" w:rsidRPr="002C4F2D" w14:paraId="3093EE8D" w14:textId="77777777" w:rsidTr="00D25C51">
        <w:trPr>
          <w:ins w:id="68" w:author="Goodacre, Norman *" w:date="2017-09-05T14:49:00Z"/>
        </w:trPr>
        <w:tc>
          <w:tcPr>
            <w:tcW w:w="1563" w:type="dxa"/>
          </w:tcPr>
          <w:p w14:paraId="38B747DF" w14:textId="77777777" w:rsidR="002C4F2D" w:rsidRPr="002C4F2D" w:rsidRDefault="002C4F2D" w:rsidP="002C4F2D">
            <w:pPr>
              <w:rPr>
                <w:ins w:id="69" w:author="Goodacre, Norman *" w:date="2017-09-05T14:49:00Z"/>
                <w:rFonts w:ascii="Times" w:hAnsi="Times"/>
              </w:rPr>
            </w:pPr>
            <w:ins w:id="70" w:author="Goodacre, Norman *" w:date="2017-09-05T14:49:00Z">
              <w:r w:rsidRPr="002C4F2D">
                <w:rPr>
                  <w:rFonts w:ascii="Times" w:hAnsi="Times"/>
                </w:rPr>
                <w:t>Measles</w:t>
              </w:r>
            </w:ins>
          </w:p>
        </w:tc>
        <w:tc>
          <w:tcPr>
            <w:tcW w:w="1683" w:type="dxa"/>
          </w:tcPr>
          <w:p w14:paraId="6A4D12B3" w14:textId="77777777" w:rsidR="002C4F2D" w:rsidRPr="002C4F2D" w:rsidRDefault="002C4F2D" w:rsidP="002C4F2D">
            <w:pPr>
              <w:rPr>
                <w:ins w:id="71" w:author="Goodacre, Norman *" w:date="2017-09-05T14:49:00Z"/>
                <w:rFonts w:ascii="Times" w:hAnsi="Times"/>
              </w:rPr>
            </w:pPr>
            <w:ins w:id="72" w:author="Goodacre, Norman *" w:date="2017-09-05T14:49:00Z">
              <w:r w:rsidRPr="002C4F2D">
                <w:rPr>
                  <w:rFonts w:ascii="Times" w:hAnsi="Times"/>
                </w:rPr>
                <w:t>&gt;20 M (</w:t>
              </w:r>
              <w:proofErr w:type="spellStart"/>
              <w:r w:rsidRPr="002C4F2D">
                <w:rPr>
                  <w:rFonts w:ascii="Times" w:hAnsi="Times"/>
                </w:rPr>
                <w:t>ww</w:t>
              </w:r>
              <w:proofErr w:type="spellEnd"/>
              <w:r w:rsidRPr="002C4F2D">
                <w:rPr>
                  <w:rFonts w:ascii="Times" w:hAnsi="Times"/>
                </w:rPr>
                <w:t>)</w:t>
              </w:r>
            </w:ins>
          </w:p>
        </w:tc>
        <w:tc>
          <w:tcPr>
            <w:tcW w:w="1586" w:type="dxa"/>
          </w:tcPr>
          <w:p w14:paraId="29D341F5" w14:textId="77777777" w:rsidR="002C4F2D" w:rsidRPr="002C4F2D" w:rsidRDefault="002C4F2D" w:rsidP="002C4F2D">
            <w:pPr>
              <w:rPr>
                <w:ins w:id="73" w:author="Goodacre, Norman *" w:date="2017-09-05T14:49:00Z"/>
                <w:rFonts w:ascii="Times" w:hAnsi="Times"/>
              </w:rPr>
            </w:pPr>
            <w:ins w:id="74" w:author="Goodacre, Norman *" w:date="2017-09-05T14:49:00Z">
              <w:r w:rsidRPr="002C4F2D">
                <w:rPr>
                  <w:rFonts w:ascii="Times" w:hAnsi="Times"/>
                </w:rPr>
                <w:t xml:space="preserve">250k </w:t>
              </w:r>
              <w:proofErr w:type="spellStart"/>
              <w:r w:rsidRPr="002C4F2D">
                <w:rPr>
                  <w:rFonts w:ascii="Times" w:hAnsi="Times"/>
                </w:rPr>
                <w:t>ww</w:t>
              </w:r>
              <w:proofErr w:type="spellEnd"/>
            </w:ins>
          </w:p>
        </w:tc>
        <w:tc>
          <w:tcPr>
            <w:tcW w:w="1328" w:type="dxa"/>
          </w:tcPr>
          <w:p w14:paraId="2896212F" w14:textId="77777777" w:rsidR="002C4F2D" w:rsidRPr="002C4F2D" w:rsidRDefault="002C4F2D" w:rsidP="002C4F2D">
            <w:pPr>
              <w:rPr>
                <w:ins w:id="75" w:author="Goodacre, Norman *" w:date="2017-09-05T14:49:00Z"/>
                <w:rFonts w:ascii="Times" w:hAnsi="Times"/>
              </w:rPr>
            </w:pPr>
            <w:ins w:id="76" w:author="Goodacre, Norman *" w:date="2017-09-05T14:49:00Z">
              <w:r w:rsidRPr="002C4F2D">
                <w:rPr>
                  <w:rFonts w:ascii="Times" w:hAnsi="Times"/>
                </w:rPr>
                <w:t>140-500k</w:t>
              </w:r>
              <w:r w:rsidRPr="002C4F2D">
                <w:rPr>
                  <w:rFonts w:ascii="Times" w:hAnsi="Times"/>
                  <w:vertAlign w:val="superscript"/>
                </w:rPr>
                <w:t>5</w:t>
              </w:r>
            </w:ins>
          </w:p>
        </w:tc>
        <w:tc>
          <w:tcPr>
            <w:tcW w:w="1393" w:type="dxa"/>
          </w:tcPr>
          <w:p w14:paraId="2283BF00" w14:textId="77777777" w:rsidR="002C4F2D" w:rsidRPr="002C4F2D" w:rsidRDefault="002C4F2D" w:rsidP="002C4F2D">
            <w:pPr>
              <w:rPr>
                <w:ins w:id="77" w:author="Goodacre, Norman *" w:date="2017-09-05T14:49:00Z"/>
                <w:rFonts w:ascii="Times" w:hAnsi="Times"/>
              </w:rPr>
            </w:pPr>
            <w:ins w:id="78" w:author="Goodacre, Norman *" w:date="2017-09-05T14:49:00Z">
              <w:r w:rsidRPr="002C4F2D">
                <w:rPr>
                  <w:rFonts w:ascii="Times" w:hAnsi="Times"/>
                </w:rPr>
                <w:t>$3-7B (US)</w:t>
              </w:r>
            </w:ins>
          </w:p>
        </w:tc>
        <w:tc>
          <w:tcPr>
            <w:tcW w:w="1443" w:type="dxa"/>
          </w:tcPr>
          <w:p w14:paraId="33431BF2" w14:textId="77777777" w:rsidR="002C4F2D" w:rsidRPr="002C4F2D" w:rsidRDefault="002C4F2D" w:rsidP="002C4F2D">
            <w:pPr>
              <w:rPr>
                <w:ins w:id="79" w:author="Goodacre, Norman *" w:date="2017-09-05T14:49:00Z"/>
                <w:rFonts w:ascii="Times" w:hAnsi="Times"/>
              </w:rPr>
            </w:pPr>
            <w:ins w:id="80" w:author="Goodacre, Norman *" w:date="2017-09-05T14:49:00Z">
              <w:r w:rsidRPr="002C4F2D">
                <w:rPr>
                  <w:rFonts w:ascii="Times" w:hAnsi="Times"/>
                </w:rPr>
                <w:fldChar w:fldCharType="begin"/>
              </w:r>
              <w:r w:rsidRPr="002C4F2D">
                <w:rPr>
                  <w:rFonts w:ascii="Times" w:hAnsi="Times"/>
                </w:rPr>
                <w:instrText xml:space="preserve"> ADDIN EN.CITE &lt;EndNote&gt;&lt;Cite&gt;&lt;Author&gt;Patel&lt;/Author&gt;&lt;Year&gt;2016&lt;/Year&gt;&lt;RecNum&gt;137&lt;/RecNum&gt;&lt;DisplayText&gt;(68)&lt;/DisplayText&gt;&lt;record&gt;&lt;rec-number&gt;137&lt;/rec-number&gt;&lt;foreign-keys&gt;&lt;key app="EN" db-id="fzxf5s9pk0992pefpet5d9rcvs2ae90rrfad" timestamp="1504577991"&gt;137&lt;/key&gt;&lt;/foreign-keys&gt;&lt;ref-type name="Journal Article"&gt;17&lt;/ref-type&gt;&lt;contributors&gt;&lt;authors&gt;&lt;author&gt;Patel, M. K.&lt;/author&gt;&lt;author&gt;Gacic-Dobo, M.&lt;/author&gt;&lt;author&gt;Strebel, P. M.&lt;/author&gt;&lt;author&gt;Dabbagh, A.&lt;/author&gt;&lt;author&gt;Mulders, M. N.&lt;/author&gt;&lt;author&gt;Okwo-Bele, J. M.&lt;/author&gt;&lt;author&gt;Dumolard, L.&lt;/author&gt;&lt;author&gt;Rota, P. A.&lt;/author&gt;&lt;author&gt;Kretsinger, K.&lt;/author&gt;&lt;author&gt;Goodson, J. L.&lt;/author&gt;&lt;/authors&gt;&lt;/contributors&gt;&lt;titles&gt;&lt;title&gt;Progress Toward Regional Measles Elimination - Worldwide, 2000-2015&lt;/title&gt;&lt;secondary-title&gt;MMWR Morb Mortal Wkly Rep&lt;/secondary-title&gt;&lt;/titles&gt;&lt;periodical&gt;&lt;full-title&gt;MMWR Morb Mortal Wkly Rep&lt;/full-title&gt;&lt;/periodical&gt;&lt;pages&gt;1228-1233&lt;/pages&gt;&lt;volume&gt;65&lt;/volume&gt;&lt;number&gt;44&lt;/number&gt;&lt;keywords&gt;&lt;keyword&gt;Adolescent&lt;/keyword&gt;&lt;keyword&gt;Adult&lt;/keyword&gt;&lt;keyword&gt;Child&lt;/keyword&gt;&lt;keyword&gt;Child, Preschool&lt;/keyword&gt;&lt;keyword&gt;*Disease Eradication&lt;/keyword&gt;&lt;keyword&gt;Global Health/*statistics &amp;amp; numerical data&lt;/keyword&gt;&lt;keyword&gt;Humans&lt;/keyword&gt;&lt;keyword&gt;Immunization Programs&lt;/keyword&gt;&lt;keyword&gt;Incidence&lt;/keyword&gt;&lt;keyword&gt;Infant&lt;/keyword&gt;&lt;keyword&gt;Measles/epidemiology/mortality/*prevention &amp;amp; control&lt;/keyword&gt;&lt;keyword&gt;Measles Vaccine/administration &amp;amp; dosage&lt;/keyword&gt;&lt;keyword&gt;World Health Organization&lt;/keyword&gt;&lt;keyword&gt;Young Adult&lt;/keyword&gt;&lt;/keywords&gt;&lt;dates&gt;&lt;year&gt;2016&lt;/year&gt;&lt;pub-dates&gt;&lt;date&gt;Nov 11&lt;/date&gt;&lt;/pub-dates&gt;&lt;/dates&gt;&lt;isbn&gt;1545-861X (Electronic)&amp;#xD;0149-2195 (Linking)&lt;/isbn&gt;&lt;accession-num&gt;27832050&lt;/accession-num&gt;&lt;urls&gt;&lt;related-urls&gt;&lt;url&gt;https://www.ncbi.nlm.nih.gov/pubmed/27832050&lt;/url&gt;&lt;/related-urls&gt;&lt;/urls&gt;&lt;electronic-resource-num&gt;10.15585/mmwr.mm6544a6&lt;/electronic-resource-num&gt;&lt;/record&gt;&lt;/Cite&gt;&lt;/EndNote&gt;</w:instrText>
              </w:r>
              <w:r w:rsidRPr="002C4F2D">
                <w:rPr>
                  <w:rFonts w:ascii="Times" w:hAnsi="Times"/>
                </w:rPr>
                <w:fldChar w:fldCharType="separate"/>
              </w:r>
              <w:r w:rsidRPr="002C4F2D">
                <w:rPr>
                  <w:rFonts w:ascii="Times" w:hAnsi="Times"/>
                  <w:noProof/>
                </w:rPr>
                <w:t>(68)</w:t>
              </w:r>
              <w:r w:rsidRPr="002C4F2D">
                <w:rPr>
                  <w:rFonts w:ascii="Times" w:hAnsi="Times"/>
                </w:rPr>
                <w:fldChar w:fldCharType="end"/>
              </w:r>
            </w:ins>
          </w:p>
        </w:tc>
      </w:tr>
      <w:tr w:rsidR="002C4F2D" w:rsidRPr="002C4F2D" w14:paraId="4F1A5E64" w14:textId="77777777" w:rsidTr="00D25C51">
        <w:trPr>
          <w:ins w:id="81" w:author="Goodacre, Norman *" w:date="2017-09-05T14:49:00Z"/>
        </w:trPr>
        <w:tc>
          <w:tcPr>
            <w:tcW w:w="1563" w:type="dxa"/>
          </w:tcPr>
          <w:p w14:paraId="363376AF" w14:textId="77777777" w:rsidR="002C4F2D" w:rsidRPr="002C4F2D" w:rsidRDefault="002C4F2D" w:rsidP="002C4F2D">
            <w:pPr>
              <w:rPr>
                <w:ins w:id="82" w:author="Goodacre, Norman *" w:date="2017-09-05T14:49:00Z"/>
                <w:rFonts w:ascii="Times" w:hAnsi="Times"/>
              </w:rPr>
            </w:pPr>
            <w:ins w:id="83" w:author="Goodacre, Norman *" w:date="2017-09-05T14:49:00Z">
              <w:r w:rsidRPr="002C4F2D">
                <w:rPr>
                  <w:rFonts w:ascii="Times" w:hAnsi="Times"/>
                </w:rPr>
                <w:t>Hepatitis C</w:t>
              </w:r>
            </w:ins>
          </w:p>
        </w:tc>
        <w:tc>
          <w:tcPr>
            <w:tcW w:w="1683" w:type="dxa"/>
          </w:tcPr>
          <w:p w14:paraId="6F5CDAC8" w14:textId="77777777" w:rsidR="002C4F2D" w:rsidRPr="002C4F2D" w:rsidRDefault="002C4F2D" w:rsidP="002C4F2D">
            <w:pPr>
              <w:rPr>
                <w:ins w:id="84" w:author="Goodacre, Norman *" w:date="2017-09-05T14:49:00Z"/>
                <w:rFonts w:ascii="Times" w:hAnsi="Times"/>
              </w:rPr>
            </w:pPr>
            <w:ins w:id="85" w:author="Goodacre, Norman *" w:date="2017-09-05T14:49:00Z">
              <w:r w:rsidRPr="002C4F2D">
                <w:rPr>
                  <w:rFonts w:ascii="Times" w:hAnsi="Times"/>
                </w:rPr>
                <w:t>60-120M (</w:t>
              </w:r>
              <w:proofErr w:type="spellStart"/>
              <w:r w:rsidRPr="002C4F2D">
                <w:rPr>
                  <w:rFonts w:ascii="Times" w:hAnsi="Times"/>
                </w:rPr>
                <w:t>ww</w:t>
              </w:r>
              <w:proofErr w:type="spellEnd"/>
              <w:r w:rsidRPr="002C4F2D">
                <w:rPr>
                  <w:rFonts w:ascii="Times" w:hAnsi="Times"/>
                </w:rPr>
                <w:t>)</w:t>
              </w:r>
            </w:ins>
          </w:p>
        </w:tc>
        <w:tc>
          <w:tcPr>
            <w:tcW w:w="1586" w:type="dxa"/>
          </w:tcPr>
          <w:p w14:paraId="5842283C" w14:textId="77777777" w:rsidR="002C4F2D" w:rsidRPr="002C4F2D" w:rsidRDefault="002C4F2D" w:rsidP="002C4F2D">
            <w:pPr>
              <w:rPr>
                <w:ins w:id="86" w:author="Goodacre, Norman *" w:date="2017-09-05T14:49:00Z"/>
                <w:rFonts w:ascii="Times" w:hAnsi="Times"/>
              </w:rPr>
            </w:pPr>
            <w:ins w:id="87" w:author="Goodacre, Norman *" w:date="2017-09-05T14:49:00Z">
              <w:r w:rsidRPr="002C4F2D">
                <w:rPr>
                  <w:rFonts w:ascii="Times" w:hAnsi="Times"/>
                </w:rPr>
                <w:t>4M</w:t>
              </w:r>
            </w:ins>
          </w:p>
        </w:tc>
        <w:tc>
          <w:tcPr>
            <w:tcW w:w="1328" w:type="dxa"/>
          </w:tcPr>
          <w:p w14:paraId="7D0E701E" w14:textId="77777777" w:rsidR="002C4F2D" w:rsidRPr="002C4F2D" w:rsidRDefault="002C4F2D" w:rsidP="002C4F2D">
            <w:pPr>
              <w:rPr>
                <w:ins w:id="88" w:author="Goodacre, Norman *" w:date="2017-09-05T14:49:00Z"/>
                <w:rFonts w:ascii="Times" w:hAnsi="Times"/>
              </w:rPr>
            </w:pPr>
            <w:ins w:id="89" w:author="Goodacre, Norman *" w:date="2017-09-05T14:49:00Z">
              <w:r w:rsidRPr="002C4F2D">
                <w:rPr>
                  <w:rFonts w:ascii="Times" w:hAnsi="Times"/>
                </w:rPr>
                <w:t xml:space="preserve">500k </w:t>
              </w:r>
              <w:proofErr w:type="spellStart"/>
              <w:r w:rsidRPr="002C4F2D">
                <w:rPr>
                  <w:rFonts w:ascii="Times" w:hAnsi="Times"/>
                </w:rPr>
                <w:t>ww</w:t>
              </w:r>
              <w:proofErr w:type="spellEnd"/>
            </w:ins>
          </w:p>
        </w:tc>
        <w:tc>
          <w:tcPr>
            <w:tcW w:w="1393" w:type="dxa"/>
          </w:tcPr>
          <w:p w14:paraId="2DF02570" w14:textId="77777777" w:rsidR="002C4F2D" w:rsidRPr="002C4F2D" w:rsidRDefault="002C4F2D" w:rsidP="002C4F2D">
            <w:pPr>
              <w:rPr>
                <w:ins w:id="90" w:author="Goodacre, Norman *" w:date="2017-09-05T14:49:00Z"/>
                <w:rFonts w:ascii="Times" w:hAnsi="Times"/>
              </w:rPr>
            </w:pPr>
            <w:ins w:id="91" w:author="Goodacre, Norman *" w:date="2017-09-05T14:49:00Z">
              <w:r w:rsidRPr="002C4F2D">
                <w:rPr>
                  <w:rFonts w:ascii="Times" w:hAnsi="Times"/>
                </w:rPr>
                <w:t xml:space="preserve">$10B </w:t>
              </w:r>
              <w:r w:rsidRPr="002C4F2D">
                <w:rPr>
                  <w:rFonts w:ascii="Times" w:hAnsi="Times"/>
                  <w:vertAlign w:val="superscript"/>
                </w:rPr>
                <w:t>6</w:t>
              </w:r>
            </w:ins>
          </w:p>
        </w:tc>
        <w:tc>
          <w:tcPr>
            <w:tcW w:w="1443" w:type="dxa"/>
          </w:tcPr>
          <w:p w14:paraId="70D8FACC" w14:textId="77777777" w:rsidR="002C4F2D" w:rsidRPr="002C4F2D" w:rsidRDefault="002C4F2D" w:rsidP="002C4F2D">
            <w:pPr>
              <w:rPr>
                <w:ins w:id="92" w:author="Goodacre, Norman *" w:date="2017-09-05T14:49:00Z"/>
                <w:rFonts w:ascii="Times" w:hAnsi="Times"/>
              </w:rPr>
            </w:pPr>
            <w:ins w:id="93" w:author="Goodacre, Norman *" w:date="2017-09-05T14:49:00Z">
              <w:r w:rsidRPr="002C4F2D">
                <w:rPr>
                  <w:rFonts w:ascii="Times" w:hAnsi="Times"/>
                </w:rPr>
                <w:fldChar w:fldCharType="begin">
                  <w:fldData xml:space="preserve">PEVuZE5vdGU+PENpdGU+PEF1dGhvcj5Xb25nPC9BdXRob3I+PFllYXI+MjAwMDwvWWVhcj48UmVj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</w:fldData>
                </w:fldChar>
              </w:r>
              <w:r w:rsidRPr="002C4F2D">
                <w:rPr>
                  <w:rFonts w:ascii="Times" w:hAnsi="Times"/>
                </w:rPr>
                <w:instrText xml:space="preserve"> ADDIN EN.CITE </w:instrText>
              </w:r>
              <w:r w:rsidRPr="002C4F2D">
                <w:rPr>
                  <w:rFonts w:ascii="Times" w:hAnsi="Times"/>
                </w:rPr>
                <w:fldChar w:fldCharType="begin">
                  <w:fldData xml:space="preserve">PEVuZE5vdGU+PENpdGU+PEF1dGhvcj5Xb25nPC9BdXRob3I+PFllYXI+MjAwMDwvWWVhcj48UmVj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</w:fldData>
                </w:fldChar>
              </w:r>
              <w:r w:rsidRPr="002C4F2D">
                <w:rPr>
                  <w:rFonts w:ascii="Times" w:hAnsi="Times"/>
                </w:rPr>
                <w:instrText xml:space="preserve"> ADDIN EN.CITE.DATA </w:instrText>
              </w:r>
              <w:r w:rsidRPr="002C4F2D">
                <w:rPr>
                  <w:rFonts w:ascii="Times" w:hAnsi="Times"/>
                </w:rPr>
              </w:r>
              <w:r w:rsidRPr="002C4F2D">
                <w:rPr>
                  <w:rFonts w:ascii="Times" w:hAnsi="Times"/>
                </w:rPr>
                <w:fldChar w:fldCharType="end"/>
              </w:r>
              <w:r w:rsidRPr="002C4F2D">
                <w:rPr>
                  <w:rFonts w:ascii="Times" w:hAnsi="Times"/>
                </w:rPr>
              </w:r>
              <w:r w:rsidRPr="002C4F2D">
                <w:rPr>
                  <w:rFonts w:ascii="Times" w:hAnsi="Times"/>
                </w:rPr>
                <w:fldChar w:fldCharType="separate"/>
              </w:r>
              <w:r w:rsidRPr="002C4F2D">
                <w:rPr>
                  <w:rFonts w:ascii="Times" w:hAnsi="Times"/>
                  <w:noProof/>
                </w:rPr>
                <w:t>(69, 70)</w:t>
              </w:r>
              <w:r w:rsidRPr="002C4F2D">
                <w:rPr>
                  <w:rFonts w:ascii="Times" w:hAnsi="Times"/>
                </w:rPr>
                <w:fldChar w:fldCharType="end"/>
              </w:r>
            </w:ins>
          </w:p>
        </w:tc>
      </w:tr>
      <w:tr w:rsidR="002C4F2D" w:rsidRPr="002C4F2D" w14:paraId="4A3B9AEA" w14:textId="77777777" w:rsidTr="00D25C51">
        <w:trPr>
          <w:ins w:id="94" w:author="Goodacre, Norman *" w:date="2017-09-05T14:49:00Z"/>
        </w:trPr>
        <w:tc>
          <w:tcPr>
            <w:tcW w:w="1563" w:type="dxa"/>
          </w:tcPr>
          <w:p w14:paraId="41A40CF4" w14:textId="77777777" w:rsidR="002C4F2D" w:rsidRPr="002C4F2D" w:rsidRDefault="002C4F2D" w:rsidP="002C4F2D">
            <w:pPr>
              <w:rPr>
                <w:ins w:id="95" w:author="Goodacre, Norman *" w:date="2017-09-05T14:49:00Z"/>
                <w:rFonts w:ascii="Times" w:hAnsi="Times"/>
              </w:rPr>
            </w:pPr>
            <w:ins w:id="96" w:author="Goodacre, Norman *" w:date="2017-09-05T14:49:00Z">
              <w:r w:rsidRPr="002C4F2D">
                <w:rPr>
                  <w:rFonts w:ascii="Times" w:hAnsi="Times"/>
                </w:rPr>
                <w:t>Hepatitis B</w:t>
              </w:r>
            </w:ins>
          </w:p>
        </w:tc>
        <w:tc>
          <w:tcPr>
            <w:tcW w:w="1683" w:type="dxa"/>
          </w:tcPr>
          <w:p w14:paraId="4D91B253" w14:textId="77777777" w:rsidR="002C4F2D" w:rsidRPr="002C4F2D" w:rsidRDefault="002C4F2D" w:rsidP="002C4F2D">
            <w:pPr>
              <w:rPr>
                <w:ins w:id="97" w:author="Goodacre, Norman *" w:date="2017-09-05T14:49:00Z"/>
                <w:rFonts w:ascii="Times" w:hAnsi="Times"/>
              </w:rPr>
            </w:pPr>
            <w:ins w:id="98" w:author="Goodacre, Norman *" w:date="2017-09-05T14:49:00Z">
              <w:r w:rsidRPr="002C4F2D">
                <w:rPr>
                  <w:rFonts w:ascii="Times" w:hAnsi="Times"/>
                </w:rPr>
                <w:t xml:space="preserve">248 M </w:t>
              </w:r>
              <w:proofErr w:type="spellStart"/>
              <w:r w:rsidRPr="002C4F2D">
                <w:rPr>
                  <w:rFonts w:ascii="Times" w:hAnsi="Times"/>
                </w:rPr>
                <w:t>ww</w:t>
              </w:r>
              <w:proofErr w:type="spellEnd"/>
              <w:r w:rsidRPr="002C4F2D">
                <w:rPr>
                  <w:rFonts w:ascii="Times" w:hAnsi="Times"/>
                </w:rPr>
                <w:t>/</w:t>
              </w:r>
              <w:proofErr w:type="spellStart"/>
              <w:r w:rsidRPr="002C4F2D">
                <w:rPr>
                  <w:rFonts w:ascii="Times" w:hAnsi="Times"/>
                </w:rPr>
                <w:t>yr</w:t>
              </w:r>
              <w:proofErr w:type="spellEnd"/>
              <w:r w:rsidRPr="002C4F2D">
                <w:rPr>
                  <w:rFonts w:ascii="Times" w:hAnsi="Times"/>
                </w:rPr>
                <w:t xml:space="preserve">, ~2.5 B </w:t>
              </w:r>
              <w:proofErr w:type="spellStart"/>
              <w:r w:rsidRPr="002C4F2D">
                <w:rPr>
                  <w:rFonts w:ascii="Times" w:hAnsi="Times"/>
                </w:rPr>
                <w:t>ww</w:t>
              </w:r>
              <w:proofErr w:type="spellEnd"/>
              <w:r w:rsidRPr="002C4F2D">
                <w:rPr>
                  <w:rFonts w:ascii="Times" w:hAnsi="Times"/>
                </w:rPr>
                <w:t xml:space="preserve"> total</w:t>
              </w:r>
            </w:ins>
          </w:p>
        </w:tc>
        <w:tc>
          <w:tcPr>
            <w:tcW w:w="1586" w:type="dxa"/>
          </w:tcPr>
          <w:p w14:paraId="6972F124" w14:textId="77777777" w:rsidR="002C4F2D" w:rsidRPr="002C4F2D" w:rsidRDefault="002C4F2D" w:rsidP="002C4F2D">
            <w:pPr>
              <w:rPr>
                <w:ins w:id="99" w:author="Goodacre, Norman *" w:date="2017-09-05T14:49:00Z"/>
                <w:rFonts w:ascii="Times" w:hAnsi="Times"/>
              </w:rPr>
            </w:pPr>
            <w:ins w:id="100" w:author="Goodacre, Norman *" w:date="2017-09-05T14:49:00Z">
              <w:r w:rsidRPr="002C4F2D">
                <w:rPr>
                  <w:rFonts w:ascii="Times" w:hAnsi="Times"/>
                </w:rPr>
                <w:t xml:space="preserve">350M </w:t>
              </w:r>
              <w:proofErr w:type="spellStart"/>
              <w:r w:rsidRPr="002C4F2D">
                <w:rPr>
                  <w:rFonts w:ascii="Times" w:hAnsi="Times"/>
                </w:rPr>
                <w:t>ww</w:t>
              </w:r>
              <w:proofErr w:type="spellEnd"/>
              <w:r w:rsidRPr="002C4F2D">
                <w:rPr>
                  <w:rFonts w:ascii="Times" w:hAnsi="Times"/>
                </w:rPr>
                <w:t xml:space="preserve"> total</w:t>
              </w:r>
            </w:ins>
          </w:p>
        </w:tc>
        <w:tc>
          <w:tcPr>
            <w:tcW w:w="1328" w:type="dxa"/>
          </w:tcPr>
          <w:p w14:paraId="7999EDDB" w14:textId="77777777" w:rsidR="002C4F2D" w:rsidRPr="002C4F2D" w:rsidRDefault="002C4F2D" w:rsidP="002C4F2D">
            <w:pPr>
              <w:rPr>
                <w:ins w:id="101" w:author="Goodacre, Norman *" w:date="2017-09-05T14:49:00Z"/>
                <w:rFonts w:ascii="Times" w:hAnsi="Times"/>
              </w:rPr>
            </w:pPr>
            <w:ins w:id="102" w:author="Goodacre, Norman *" w:date="2017-09-05T14:49:00Z">
              <w:r w:rsidRPr="002C4F2D">
                <w:rPr>
                  <w:rFonts w:ascii="Times" w:hAnsi="Times"/>
                </w:rPr>
                <w:t xml:space="preserve">600k </w:t>
              </w:r>
              <w:proofErr w:type="spellStart"/>
              <w:r w:rsidRPr="002C4F2D">
                <w:rPr>
                  <w:rFonts w:ascii="Times" w:hAnsi="Times"/>
                </w:rPr>
                <w:t>ww</w:t>
              </w:r>
              <w:proofErr w:type="spellEnd"/>
            </w:ins>
          </w:p>
        </w:tc>
        <w:tc>
          <w:tcPr>
            <w:tcW w:w="1393" w:type="dxa"/>
          </w:tcPr>
          <w:p w14:paraId="2146ED76" w14:textId="77777777" w:rsidR="002C4F2D" w:rsidRPr="002C4F2D" w:rsidRDefault="002C4F2D" w:rsidP="002C4F2D">
            <w:pPr>
              <w:rPr>
                <w:ins w:id="103" w:author="Goodacre, Norman *" w:date="2017-09-05T14:49:00Z"/>
                <w:rFonts w:ascii="Times" w:hAnsi="Times"/>
              </w:rPr>
            </w:pPr>
            <w:ins w:id="104" w:author="Goodacre, Norman *" w:date="2017-09-05T14:49:00Z">
              <w:r w:rsidRPr="002C4F2D">
                <w:rPr>
                  <w:rFonts w:ascii="Times" w:hAnsi="Times"/>
                </w:rPr>
                <w:t>$1B (US)</w:t>
              </w:r>
            </w:ins>
          </w:p>
        </w:tc>
        <w:tc>
          <w:tcPr>
            <w:tcW w:w="1443" w:type="dxa"/>
          </w:tcPr>
          <w:p w14:paraId="391087EE" w14:textId="77777777" w:rsidR="002C4F2D" w:rsidRPr="002C4F2D" w:rsidRDefault="002C4F2D" w:rsidP="002C4F2D">
            <w:pPr>
              <w:rPr>
                <w:ins w:id="105" w:author="Goodacre, Norman *" w:date="2017-09-05T14:49:00Z"/>
                <w:rFonts w:ascii="Times" w:hAnsi="Times"/>
              </w:rPr>
            </w:pPr>
            <w:ins w:id="106" w:author="Goodacre, Norman *" w:date="2017-09-05T14:49:00Z">
              <w:r w:rsidRPr="002C4F2D">
                <w:rPr>
                  <w:rFonts w:ascii="Times" w:hAnsi="Times"/>
                </w:rPr>
                <w:fldChar w:fldCharType="begin">
                  <w:fldData xml:space="preserve">PEVuZE5vdGU+PENpdGU+PEF1dGhvcj5NYXluYXJkPC9BdXRob3I+PFllYXI+MTk5MDwvWWVhcj48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</w:fldData>
                </w:fldChar>
              </w:r>
              <w:r w:rsidRPr="002C4F2D">
                <w:rPr>
                  <w:rFonts w:ascii="Times" w:hAnsi="Times"/>
                </w:rPr>
                <w:instrText xml:space="preserve"> ADDIN EN.CITE </w:instrText>
              </w:r>
              <w:r w:rsidRPr="002C4F2D">
                <w:rPr>
                  <w:rFonts w:ascii="Times" w:hAnsi="Times"/>
                </w:rPr>
                <w:fldChar w:fldCharType="begin">
                  <w:fldData xml:space="preserve">PEVuZE5vdGU+PENpdGU+PEF1dGhvcj5NYXluYXJkPC9BdXRob3I+PFllYXI+MTk5MDwvWWVhcj48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</w:fldData>
                </w:fldChar>
              </w:r>
              <w:r w:rsidRPr="002C4F2D">
                <w:rPr>
                  <w:rFonts w:ascii="Times" w:hAnsi="Times"/>
                </w:rPr>
                <w:instrText xml:space="preserve"> ADDIN EN.CITE.DATA </w:instrText>
              </w:r>
              <w:r w:rsidRPr="002C4F2D">
                <w:rPr>
                  <w:rFonts w:ascii="Times" w:hAnsi="Times"/>
                </w:rPr>
              </w:r>
              <w:r w:rsidRPr="002C4F2D">
                <w:rPr>
                  <w:rFonts w:ascii="Times" w:hAnsi="Times"/>
                </w:rPr>
                <w:fldChar w:fldCharType="end"/>
              </w:r>
              <w:r w:rsidRPr="002C4F2D">
                <w:rPr>
                  <w:rFonts w:ascii="Times" w:hAnsi="Times"/>
                </w:rPr>
              </w:r>
              <w:r w:rsidRPr="002C4F2D">
                <w:rPr>
                  <w:rFonts w:ascii="Times" w:hAnsi="Times"/>
                </w:rPr>
                <w:fldChar w:fldCharType="separate"/>
              </w:r>
              <w:r w:rsidRPr="002C4F2D">
                <w:rPr>
                  <w:rFonts w:ascii="Times" w:hAnsi="Times"/>
                  <w:noProof/>
                </w:rPr>
                <w:t>(71-73)</w:t>
              </w:r>
              <w:r w:rsidRPr="002C4F2D">
                <w:rPr>
                  <w:rFonts w:ascii="Times" w:hAnsi="Times"/>
                </w:rPr>
                <w:fldChar w:fldCharType="end"/>
              </w:r>
            </w:ins>
          </w:p>
        </w:tc>
      </w:tr>
      <w:tr w:rsidR="002C4F2D" w:rsidRPr="002C4F2D" w14:paraId="400C44AD" w14:textId="77777777" w:rsidTr="00D25C51">
        <w:trPr>
          <w:ins w:id="107" w:author="Goodacre, Norman *" w:date="2017-09-05T14:49:00Z"/>
        </w:trPr>
        <w:tc>
          <w:tcPr>
            <w:tcW w:w="1563" w:type="dxa"/>
          </w:tcPr>
          <w:p w14:paraId="6BB2DA99" w14:textId="77777777" w:rsidR="002C4F2D" w:rsidRPr="002C4F2D" w:rsidRDefault="002C4F2D" w:rsidP="002C4F2D">
            <w:pPr>
              <w:rPr>
                <w:ins w:id="108" w:author="Goodacre, Norman *" w:date="2017-09-05T14:49:00Z"/>
                <w:rFonts w:ascii="Times" w:hAnsi="Times"/>
              </w:rPr>
            </w:pPr>
            <w:proofErr w:type="spellStart"/>
            <w:ins w:id="109" w:author="Goodacre, Norman *" w:date="2017-09-05T14:49:00Z">
              <w:r w:rsidRPr="002C4F2D">
                <w:rPr>
                  <w:rFonts w:ascii="Times" w:hAnsi="Times"/>
                </w:rPr>
                <w:t>Zika</w:t>
              </w:r>
              <w:proofErr w:type="spellEnd"/>
            </w:ins>
          </w:p>
        </w:tc>
        <w:tc>
          <w:tcPr>
            <w:tcW w:w="1683" w:type="dxa"/>
          </w:tcPr>
          <w:p w14:paraId="47790662" w14:textId="77777777" w:rsidR="002C4F2D" w:rsidRPr="002C4F2D" w:rsidRDefault="002C4F2D" w:rsidP="002C4F2D">
            <w:pPr>
              <w:rPr>
                <w:ins w:id="110" w:author="Goodacre, Norman *" w:date="2017-09-05T14:49:00Z"/>
                <w:rFonts w:ascii="Times" w:hAnsi="Times"/>
              </w:rPr>
            </w:pPr>
            <w:ins w:id="111" w:author="Goodacre, Norman *" w:date="2017-09-05T14:49:00Z">
              <w:r w:rsidRPr="002C4F2D">
                <w:rPr>
                  <w:rFonts w:ascii="Times" w:hAnsi="Times"/>
                </w:rPr>
                <w:t xml:space="preserve">740k S </w:t>
              </w:r>
              <w:proofErr w:type="spellStart"/>
              <w:r w:rsidRPr="002C4F2D">
                <w:rPr>
                  <w:rFonts w:ascii="Times" w:hAnsi="Times"/>
                </w:rPr>
                <w:t>Amer</w:t>
              </w:r>
              <w:proofErr w:type="spellEnd"/>
            </w:ins>
          </w:p>
        </w:tc>
        <w:tc>
          <w:tcPr>
            <w:tcW w:w="1586" w:type="dxa"/>
          </w:tcPr>
          <w:p w14:paraId="08F6BF89" w14:textId="77777777" w:rsidR="002C4F2D" w:rsidRPr="002C4F2D" w:rsidRDefault="002C4F2D" w:rsidP="002C4F2D">
            <w:pPr>
              <w:rPr>
                <w:ins w:id="112" w:author="Goodacre, Norman *" w:date="2017-09-05T14:49:00Z"/>
                <w:rFonts w:ascii="Times" w:hAnsi="Times"/>
              </w:rPr>
            </w:pPr>
            <w:ins w:id="113" w:author="Goodacre, Norman *" w:date="2017-09-05T14:49:00Z">
              <w:r w:rsidRPr="002C4F2D">
                <w:rPr>
                  <w:rFonts w:ascii="Times" w:hAnsi="Times"/>
                </w:rPr>
                <w:t xml:space="preserve">&gt;2,6k </w:t>
              </w:r>
              <w:r w:rsidRPr="002C4F2D">
                <w:rPr>
                  <w:rFonts w:ascii="Times" w:hAnsi="Times"/>
                  <w:vertAlign w:val="superscript"/>
                </w:rPr>
                <w:t>7</w:t>
              </w:r>
            </w:ins>
          </w:p>
        </w:tc>
        <w:tc>
          <w:tcPr>
            <w:tcW w:w="1328" w:type="dxa"/>
          </w:tcPr>
          <w:p w14:paraId="7D1EADC1" w14:textId="77777777" w:rsidR="002C4F2D" w:rsidRPr="002C4F2D" w:rsidRDefault="002C4F2D" w:rsidP="002C4F2D">
            <w:pPr>
              <w:rPr>
                <w:ins w:id="114" w:author="Goodacre, Norman *" w:date="2017-09-05T14:49:00Z"/>
                <w:rFonts w:ascii="Times" w:hAnsi="Times"/>
              </w:rPr>
            </w:pPr>
            <w:ins w:id="115" w:author="Goodacre, Norman *" w:date="2017-09-05T14:49:00Z">
              <w:r w:rsidRPr="002C4F2D">
                <w:rPr>
                  <w:rFonts w:ascii="Times" w:hAnsi="Times"/>
                </w:rPr>
                <w:t>low</w:t>
              </w:r>
            </w:ins>
          </w:p>
        </w:tc>
        <w:tc>
          <w:tcPr>
            <w:tcW w:w="1393" w:type="dxa"/>
          </w:tcPr>
          <w:p w14:paraId="1CFCADCA" w14:textId="77777777" w:rsidR="002C4F2D" w:rsidRPr="002C4F2D" w:rsidRDefault="002C4F2D" w:rsidP="002C4F2D">
            <w:pPr>
              <w:rPr>
                <w:ins w:id="116" w:author="Goodacre, Norman *" w:date="2017-09-05T14:49:00Z"/>
                <w:rFonts w:ascii="Times" w:hAnsi="Times"/>
              </w:rPr>
            </w:pPr>
          </w:p>
        </w:tc>
        <w:tc>
          <w:tcPr>
            <w:tcW w:w="1443" w:type="dxa"/>
          </w:tcPr>
          <w:p w14:paraId="24A3EEC8" w14:textId="77777777" w:rsidR="002C4F2D" w:rsidRPr="002C4F2D" w:rsidRDefault="002C4F2D" w:rsidP="002C4F2D">
            <w:pPr>
              <w:rPr>
                <w:ins w:id="117" w:author="Goodacre, Norman *" w:date="2017-09-05T14:49:00Z"/>
                <w:rFonts w:ascii="Times" w:hAnsi="Times"/>
              </w:rPr>
            </w:pPr>
            <w:ins w:id="118" w:author="Goodacre, Norman *" w:date="2017-09-05T14:49:00Z">
              <w:r w:rsidRPr="002C4F2D">
                <w:rPr>
                  <w:rFonts w:ascii="Times" w:hAnsi="Times"/>
                </w:rPr>
                <w:fldChar w:fldCharType="begin"/>
              </w:r>
              <w:r w:rsidRPr="002C4F2D">
                <w:rPr>
                  <w:rFonts w:ascii="Times" w:hAnsi="Times"/>
                </w:rPr>
                <w:instrText xml:space="preserve"> ADDIN EN.CITE &lt;EndNote&gt;&lt;Cite&gt;&lt;Author&gt;Fischer&lt;/Author&gt;&lt;Year&gt;2016&lt;/Year&gt;&lt;RecNum&gt;126&lt;/RecNum&gt;&lt;DisplayText&gt;(74)&lt;/DisplayText&gt;&lt;record&gt;&lt;rec-number&gt;126&lt;/rec-number&gt;&lt;foreign-keys&gt;&lt;key app="EN" db-id="fzxf5s9pk0992pefpet5d9rcvs2ae90rrfad" timestamp="1504493678"&gt;126&lt;/key&gt;&lt;/foreign-keys&gt;&lt;ref-type name="Online Multimedia"&gt;48&lt;/ref-type&gt;&lt;contributors&gt;&lt;authors&gt;&lt;author&gt;Fischer, M.&lt;/author&gt;&lt;/authors&gt;&lt;/contributors&gt;&lt;titles&gt;&lt;title&gt;Zika virus epidemiology update&lt;/title&gt;&lt;/titles&gt;&lt;dates&gt;&lt;year&gt;2016&lt;/year&gt;&lt;pub-dates&gt;&lt;date&gt;3 Sep 2017&lt;/date&gt;&lt;/pub-dates&gt;&lt;/dates&gt;&lt;urls&gt;&lt;related-urls&gt;&lt;url&gt;https://www.hhs.gov/sites/default/files/Fischer_Zika%20Virus%20Epidemiology%20Update%20Remediated.pdf&lt;/url&gt;&lt;/related-urls&gt;&lt;/urls&gt;&lt;/record&gt;&lt;/Cite&gt;&lt;/EndNote&gt;</w:instrText>
              </w:r>
              <w:r w:rsidRPr="002C4F2D">
                <w:rPr>
                  <w:rFonts w:ascii="Times" w:hAnsi="Times"/>
                </w:rPr>
                <w:fldChar w:fldCharType="separate"/>
              </w:r>
              <w:r w:rsidRPr="002C4F2D">
                <w:rPr>
                  <w:rFonts w:ascii="Times" w:hAnsi="Times"/>
                  <w:noProof/>
                </w:rPr>
                <w:t>(74)</w:t>
              </w:r>
              <w:r w:rsidRPr="002C4F2D">
                <w:rPr>
                  <w:rFonts w:ascii="Times" w:hAnsi="Times"/>
                </w:rPr>
                <w:fldChar w:fldCharType="end"/>
              </w:r>
            </w:ins>
          </w:p>
        </w:tc>
      </w:tr>
      <w:tr w:rsidR="002C4F2D" w:rsidRPr="002C4F2D" w14:paraId="07B1DDC0" w14:textId="77777777" w:rsidTr="00D25C51">
        <w:trPr>
          <w:ins w:id="119" w:author="Goodacre, Norman *" w:date="2017-09-05T14:49:00Z"/>
        </w:trPr>
        <w:tc>
          <w:tcPr>
            <w:tcW w:w="1563" w:type="dxa"/>
          </w:tcPr>
          <w:p w14:paraId="31B36868" w14:textId="77777777" w:rsidR="002C4F2D" w:rsidRPr="002C4F2D" w:rsidRDefault="002C4F2D" w:rsidP="002C4F2D">
            <w:pPr>
              <w:rPr>
                <w:ins w:id="120" w:author="Goodacre, Norman *" w:date="2017-09-05T14:49:00Z"/>
                <w:rFonts w:ascii="Times" w:hAnsi="Times"/>
              </w:rPr>
            </w:pPr>
            <w:ins w:id="121" w:author="Goodacre, Norman *" w:date="2017-09-05T14:49:00Z">
              <w:r w:rsidRPr="002C4F2D">
                <w:rPr>
                  <w:rFonts w:ascii="Times" w:hAnsi="Times"/>
                </w:rPr>
                <w:t>MERS-</w:t>
              </w:r>
              <w:proofErr w:type="spellStart"/>
              <w:r w:rsidRPr="002C4F2D">
                <w:rPr>
                  <w:rFonts w:ascii="Times" w:hAnsi="Times"/>
                </w:rPr>
                <w:t>CoV</w:t>
              </w:r>
              <w:proofErr w:type="spellEnd"/>
            </w:ins>
          </w:p>
        </w:tc>
        <w:tc>
          <w:tcPr>
            <w:tcW w:w="1683" w:type="dxa"/>
          </w:tcPr>
          <w:p w14:paraId="4AB9232A" w14:textId="77777777" w:rsidR="002C4F2D" w:rsidRPr="002C4F2D" w:rsidRDefault="002C4F2D" w:rsidP="002C4F2D">
            <w:pPr>
              <w:rPr>
                <w:ins w:id="122" w:author="Goodacre, Norman *" w:date="2017-09-05T14:49:00Z"/>
                <w:rFonts w:ascii="Times" w:hAnsi="Times"/>
              </w:rPr>
            </w:pPr>
            <w:ins w:id="123" w:author="Goodacre, Norman *" w:date="2017-09-05T14:49:00Z">
              <w:r w:rsidRPr="002C4F2D">
                <w:rPr>
                  <w:rFonts w:ascii="Times" w:hAnsi="Times"/>
                </w:rPr>
                <w:t>2067</w:t>
              </w:r>
            </w:ins>
          </w:p>
        </w:tc>
        <w:tc>
          <w:tcPr>
            <w:tcW w:w="1586" w:type="dxa"/>
          </w:tcPr>
          <w:p w14:paraId="3B86E3BD" w14:textId="77777777" w:rsidR="002C4F2D" w:rsidRPr="002C4F2D" w:rsidRDefault="002C4F2D" w:rsidP="002C4F2D">
            <w:pPr>
              <w:rPr>
                <w:ins w:id="124" w:author="Goodacre, Norman *" w:date="2017-09-05T14:49:00Z"/>
                <w:rFonts w:ascii="Times" w:hAnsi="Times"/>
              </w:rPr>
            </w:pPr>
          </w:p>
        </w:tc>
        <w:tc>
          <w:tcPr>
            <w:tcW w:w="1328" w:type="dxa"/>
          </w:tcPr>
          <w:p w14:paraId="40DBAF90" w14:textId="77777777" w:rsidR="002C4F2D" w:rsidRPr="002C4F2D" w:rsidRDefault="002C4F2D" w:rsidP="002C4F2D">
            <w:pPr>
              <w:rPr>
                <w:ins w:id="125" w:author="Goodacre, Norman *" w:date="2017-09-05T14:49:00Z"/>
                <w:rFonts w:ascii="Times" w:hAnsi="Times"/>
              </w:rPr>
            </w:pPr>
            <w:ins w:id="126" w:author="Goodacre, Norman *" w:date="2017-09-05T14:49:00Z">
              <w:r w:rsidRPr="002C4F2D">
                <w:rPr>
                  <w:rFonts w:ascii="Times" w:hAnsi="Times"/>
                </w:rPr>
                <w:t>720 total</w:t>
              </w:r>
            </w:ins>
          </w:p>
        </w:tc>
        <w:tc>
          <w:tcPr>
            <w:tcW w:w="1393" w:type="dxa"/>
          </w:tcPr>
          <w:p w14:paraId="46EB025A" w14:textId="77777777" w:rsidR="002C4F2D" w:rsidRPr="002C4F2D" w:rsidRDefault="002C4F2D" w:rsidP="002C4F2D">
            <w:pPr>
              <w:rPr>
                <w:ins w:id="127" w:author="Goodacre, Norman *" w:date="2017-09-05T14:49:00Z"/>
                <w:rFonts w:ascii="Times" w:hAnsi="Times"/>
              </w:rPr>
            </w:pPr>
            <w:ins w:id="128" w:author="Goodacre, Norman *" w:date="2017-09-05T14:49:00Z">
              <w:r w:rsidRPr="002C4F2D">
                <w:rPr>
                  <w:rFonts w:ascii="Times" w:hAnsi="Times"/>
                </w:rPr>
                <w:t xml:space="preserve">$15-20B </w:t>
              </w:r>
            </w:ins>
          </w:p>
        </w:tc>
        <w:tc>
          <w:tcPr>
            <w:tcW w:w="1443" w:type="dxa"/>
          </w:tcPr>
          <w:p w14:paraId="40C604C5" w14:textId="77777777" w:rsidR="002C4F2D" w:rsidRPr="002C4F2D" w:rsidRDefault="002C4F2D" w:rsidP="002C4F2D">
            <w:pPr>
              <w:rPr>
                <w:ins w:id="129" w:author="Goodacre, Norman *" w:date="2017-09-05T14:49:00Z"/>
                <w:rFonts w:ascii="Times" w:hAnsi="Times"/>
              </w:rPr>
            </w:pPr>
            <w:ins w:id="130" w:author="Goodacre, Norman *" w:date="2017-09-05T14:49:00Z">
              <w:r w:rsidRPr="002C4F2D">
                <w:rPr>
                  <w:rFonts w:ascii="Times" w:hAnsi="Times"/>
                </w:rPr>
                <w:fldChar w:fldCharType="begin">
                  <w:fldData xml:space="preserve">PEVuZE5vdGU+PENpdGU+PEF1dGhvcj5UYW5nPC9BdXRob3I+PFllYXI+MjAxNDwvWWVhcj48UmVj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</w:fldData>
                </w:fldChar>
              </w:r>
              <w:r w:rsidRPr="002C4F2D">
                <w:rPr>
                  <w:rFonts w:ascii="Times" w:hAnsi="Times"/>
                </w:rPr>
                <w:instrText xml:space="preserve"> ADDIN EN.CITE </w:instrText>
              </w:r>
              <w:r w:rsidRPr="002C4F2D">
                <w:rPr>
                  <w:rFonts w:ascii="Times" w:hAnsi="Times"/>
                </w:rPr>
                <w:fldChar w:fldCharType="begin">
                  <w:fldData xml:space="preserve">PEVuZE5vdGU+PENpdGU+PEF1dGhvcj5UYW5nPC9BdXRob3I+PFllYXI+MjAxNDwvWWVhcj48UmVj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</w:fldData>
                </w:fldChar>
              </w:r>
              <w:r w:rsidRPr="002C4F2D">
                <w:rPr>
                  <w:rFonts w:ascii="Times" w:hAnsi="Times"/>
                </w:rPr>
                <w:instrText xml:space="preserve"> ADDIN EN.CITE.DATA </w:instrText>
              </w:r>
              <w:r w:rsidRPr="002C4F2D">
                <w:rPr>
                  <w:rFonts w:ascii="Times" w:hAnsi="Times"/>
                </w:rPr>
              </w:r>
              <w:r w:rsidRPr="002C4F2D">
                <w:rPr>
                  <w:rFonts w:ascii="Times" w:hAnsi="Times"/>
                </w:rPr>
                <w:fldChar w:fldCharType="end"/>
              </w:r>
              <w:r w:rsidRPr="002C4F2D">
                <w:rPr>
                  <w:rFonts w:ascii="Times" w:hAnsi="Times"/>
                </w:rPr>
              </w:r>
              <w:r w:rsidRPr="002C4F2D">
                <w:rPr>
                  <w:rFonts w:ascii="Times" w:hAnsi="Times"/>
                </w:rPr>
                <w:fldChar w:fldCharType="separate"/>
              </w:r>
              <w:r w:rsidRPr="002C4F2D">
                <w:rPr>
                  <w:rFonts w:ascii="Times" w:hAnsi="Times"/>
                  <w:noProof/>
                </w:rPr>
                <w:t>(75)</w:t>
              </w:r>
              <w:r w:rsidRPr="002C4F2D">
                <w:rPr>
                  <w:rFonts w:ascii="Times" w:hAnsi="Times"/>
                </w:rPr>
                <w:fldChar w:fldCharType="end"/>
              </w:r>
            </w:ins>
          </w:p>
        </w:tc>
      </w:tr>
      <w:tr w:rsidR="002C4F2D" w:rsidRPr="002C4F2D" w14:paraId="2E36D454" w14:textId="77777777" w:rsidTr="00D25C51">
        <w:trPr>
          <w:ins w:id="131" w:author="Goodacre, Norman *" w:date="2017-09-05T14:49:00Z"/>
        </w:trPr>
        <w:tc>
          <w:tcPr>
            <w:tcW w:w="1563" w:type="dxa"/>
          </w:tcPr>
          <w:p w14:paraId="4D94BC9B" w14:textId="77777777" w:rsidR="002C4F2D" w:rsidRPr="002C4F2D" w:rsidRDefault="002C4F2D" w:rsidP="002C4F2D">
            <w:pPr>
              <w:rPr>
                <w:ins w:id="132" w:author="Goodacre, Norman *" w:date="2017-09-05T14:49:00Z"/>
                <w:rFonts w:ascii="Times" w:hAnsi="Times"/>
              </w:rPr>
            </w:pPr>
            <w:ins w:id="133" w:author="Goodacre, Norman *" w:date="2017-09-05T14:49:00Z">
              <w:r w:rsidRPr="002C4F2D">
                <w:rPr>
                  <w:rFonts w:ascii="Times" w:hAnsi="Times"/>
                </w:rPr>
                <w:t>SARS-</w:t>
              </w:r>
              <w:proofErr w:type="spellStart"/>
              <w:r w:rsidRPr="002C4F2D">
                <w:rPr>
                  <w:rFonts w:ascii="Times" w:hAnsi="Times"/>
                </w:rPr>
                <w:t>CoV</w:t>
              </w:r>
              <w:proofErr w:type="spellEnd"/>
            </w:ins>
          </w:p>
        </w:tc>
        <w:tc>
          <w:tcPr>
            <w:tcW w:w="1683" w:type="dxa"/>
          </w:tcPr>
          <w:p w14:paraId="5E146671" w14:textId="77777777" w:rsidR="002C4F2D" w:rsidRPr="002C4F2D" w:rsidRDefault="002C4F2D" w:rsidP="002C4F2D">
            <w:pPr>
              <w:rPr>
                <w:ins w:id="134" w:author="Goodacre, Norman *" w:date="2017-09-05T14:49:00Z"/>
                <w:rFonts w:ascii="Times" w:hAnsi="Times"/>
              </w:rPr>
            </w:pPr>
            <w:ins w:id="135" w:author="Goodacre, Norman *" w:date="2017-09-05T14:49:00Z">
              <w:r w:rsidRPr="002C4F2D">
                <w:rPr>
                  <w:rFonts w:ascii="Times" w:hAnsi="Times"/>
                </w:rPr>
                <w:t>8098</w:t>
              </w:r>
            </w:ins>
          </w:p>
        </w:tc>
        <w:tc>
          <w:tcPr>
            <w:tcW w:w="1586" w:type="dxa"/>
          </w:tcPr>
          <w:p w14:paraId="4FAAD89D" w14:textId="77777777" w:rsidR="002C4F2D" w:rsidRPr="002C4F2D" w:rsidRDefault="002C4F2D" w:rsidP="002C4F2D">
            <w:pPr>
              <w:rPr>
                <w:ins w:id="136" w:author="Goodacre, Norman *" w:date="2017-09-05T14:49:00Z"/>
                <w:rFonts w:ascii="Times" w:hAnsi="Times"/>
              </w:rPr>
            </w:pPr>
          </w:p>
        </w:tc>
        <w:tc>
          <w:tcPr>
            <w:tcW w:w="1328" w:type="dxa"/>
          </w:tcPr>
          <w:p w14:paraId="6844D786" w14:textId="77777777" w:rsidR="002C4F2D" w:rsidRPr="002C4F2D" w:rsidRDefault="002C4F2D" w:rsidP="002C4F2D">
            <w:pPr>
              <w:rPr>
                <w:ins w:id="137" w:author="Goodacre, Norman *" w:date="2017-09-05T14:49:00Z"/>
                <w:rFonts w:ascii="Times" w:hAnsi="Times"/>
              </w:rPr>
            </w:pPr>
            <w:ins w:id="138" w:author="Goodacre, Norman *" w:date="2017-09-05T14:49:00Z">
              <w:r w:rsidRPr="002C4F2D">
                <w:rPr>
                  <w:rFonts w:ascii="Times" w:hAnsi="Times"/>
                </w:rPr>
                <w:t>774 total</w:t>
              </w:r>
            </w:ins>
          </w:p>
        </w:tc>
        <w:tc>
          <w:tcPr>
            <w:tcW w:w="1393" w:type="dxa"/>
          </w:tcPr>
          <w:p w14:paraId="340D1D60" w14:textId="77777777" w:rsidR="002C4F2D" w:rsidRPr="002C4F2D" w:rsidRDefault="002C4F2D" w:rsidP="002C4F2D">
            <w:pPr>
              <w:rPr>
                <w:ins w:id="139" w:author="Goodacre, Norman *" w:date="2017-09-05T14:49:00Z"/>
                <w:rFonts w:ascii="Times" w:hAnsi="Times"/>
              </w:rPr>
            </w:pPr>
            <w:ins w:id="140" w:author="Goodacre, Norman *" w:date="2017-09-05T14:49:00Z">
              <w:r w:rsidRPr="002C4F2D">
                <w:rPr>
                  <w:rFonts w:ascii="Times" w:hAnsi="Times"/>
                </w:rPr>
                <w:t xml:space="preserve">$40B </w:t>
              </w:r>
              <w:proofErr w:type="spellStart"/>
              <w:r w:rsidRPr="002C4F2D">
                <w:rPr>
                  <w:rFonts w:ascii="Times" w:hAnsi="Times"/>
                </w:rPr>
                <w:t>ww</w:t>
              </w:r>
              <w:proofErr w:type="spellEnd"/>
            </w:ins>
          </w:p>
        </w:tc>
        <w:tc>
          <w:tcPr>
            <w:tcW w:w="1443" w:type="dxa"/>
          </w:tcPr>
          <w:p w14:paraId="762CC2B7" w14:textId="77777777" w:rsidR="002C4F2D" w:rsidRPr="002C4F2D" w:rsidRDefault="002C4F2D" w:rsidP="002C4F2D">
            <w:pPr>
              <w:rPr>
                <w:ins w:id="141" w:author="Goodacre, Norman *" w:date="2017-09-05T14:49:00Z"/>
                <w:rFonts w:ascii="Times" w:hAnsi="Times"/>
              </w:rPr>
            </w:pPr>
            <w:ins w:id="142" w:author="Goodacre, Norman *" w:date="2017-09-05T14:49:00Z">
              <w:r w:rsidRPr="002C4F2D">
                <w:rPr>
                  <w:rFonts w:ascii="Times" w:eastAsia="Times New Roman" w:hAnsi="Times"/>
                  <w:color w:val="222222"/>
                  <w:shd w:val="clear" w:color="auto" w:fill="FFFFFF"/>
                </w:rPr>
                <w:fldChar w:fldCharType="begin"/>
              </w:r>
              <w:r w:rsidRPr="002C4F2D">
                <w:rPr>
                  <w:rFonts w:ascii="Times" w:eastAsia="Times New Roman" w:hAnsi="Times"/>
                  <w:color w:val="222222"/>
                  <w:shd w:val="clear" w:color="auto" w:fill="FFFFFF"/>
                </w:rPr>
                <w:instrText xml:space="preserve"> ADDIN EN.CITE &lt;EndNote&gt;&lt;Cite&gt;&lt;Author&gt;Oberholtzer&lt;/Author&gt;&lt;Year&gt;2004&lt;/Year&gt;&lt;RecNum&gt;143&lt;/RecNum&gt;&lt;DisplayText&gt;(76, 77)&lt;/DisplayText&gt;&lt;record&gt;&lt;rec-number&gt;143&lt;/rec-number&gt;&lt;foreign-keys&gt;&lt;key app="EN" db-id="fzxf5s9pk0992pefpet5d9rcvs2ae90rrfad" timestamp="1504578541"&gt;143&lt;/key&gt;&lt;/foreign-keys&gt;&lt;ref-type name="Book"&gt;6&lt;/ref-type&gt;&lt;contributors&gt;&lt;authors&gt;&lt;author&gt;Oberholtzer, K.&lt;/author&gt;&lt;/authors&gt;&lt;secondary-authors&gt;&lt;author&gt;Oberholtzer, K.&lt;/author&gt;&lt;/secondary-authors&gt;&lt;/contributors&gt;&lt;titles&gt;&lt;title&gt;Learning from SARS: Preparing for the Next Disease Outbreak--Workshop Summary.&lt;/title&gt;&lt;/titles&gt;&lt;dates&gt;&lt;year&gt;2004&lt;/year&gt;&lt;/dates&gt;&lt;publisher&gt;National Academies Press&lt;/publisher&gt;&lt;urls&gt;&lt;/urls&gt;&lt;/record&gt;&lt;/Cite&gt;&lt;Cite&gt;&lt;Author&gt;Lee&lt;/Author&gt;&lt;Year&gt;2004&lt;/Year&gt;&lt;RecNum&gt;144&lt;/RecNum&gt;&lt;record&gt;&lt;rec-number&gt;144&lt;/rec-number&gt;&lt;foreign-keys&gt;&lt;key app="EN" db-id="fzxf5s9pk0992pefpet5d9rcvs2ae90rrfad" timestamp="1504578712"&gt;144&lt;/key&gt;&lt;/foreign-keys&gt;&lt;ref-type name="Book Section"&gt;5&lt;/ref-type&gt;&lt;contributors&gt;&lt;authors&gt;&lt;author&gt;Lee, J.-W.&lt;/author&gt;&lt;author&gt;McKibbin, W. J.&lt;/author&gt;&lt;/authors&gt;&lt;/contributors&gt;&lt;titles&gt;&lt;title&gt;Estimating the global economic costs of SARS&lt;/title&gt;&lt;secondary-title&gt;Learning from SARS: preparing for the next disease outbreak: workshop summary.&lt;/secondary-title&gt;&lt;tertiary-title&gt;Institute of Medicine (US) Forum on Microbial Threats.&lt;/tertiary-title&gt;&lt;/titles&gt;&lt;dates&gt;&lt;year&gt;2004&lt;/year&gt;&lt;/dates&gt;&lt;pub-location&gt;WAshinton, DC&lt;/pub-location&gt;&lt;publisher&gt;National Academies Press&lt;/publisher&gt;&lt;urls&gt;&lt;/urls&gt;&lt;/record&gt;&lt;/Cite&gt;&lt;/EndNote&gt;</w:instrText>
              </w:r>
              <w:r w:rsidRPr="002C4F2D">
                <w:rPr>
                  <w:rFonts w:ascii="Times" w:eastAsia="Times New Roman" w:hAnsi="Times"/>
                  <w:color w:val="222222"/>
                  <w:shd w:val="clear" w:color="auto" w:fill="FFFFFF"/>
                </w:rPr>
                <w:fldChar w:fldCharType="separate"/>
              </w:r>
              <w:r w:rsidRPr="002C4F2D">
                <w:rPr>
                  <w:rFonts w:ascii="Times" w:eastAsia="Times New Roman" w:hAnsi="Times"/>
                  <w:noProof/>
                  <w:color w:val="222222"/>
                  <w:shd w:val="clear" w:color="auto" w:fill="FFFFFF"/>
                </w:rPr>
                <w:t>(76, 77)</w:t>
              </w:r>
              <w:r w:rsidRPr="002C4F2D">
                <w:rPr>
                  <w:rFonts w:ascii="Times" w:eastAsia="Times New Roman" w:hAnsi="Times"/>
                  <w:color w:val="222222"/>
                  <w:shd w:val="clear" w:color="auto" w:fill="FFFFFF"/>
                </w:rPr>
                <w:fldChar w:fldCharType="end"/>
              </w:r>
            </w:ins>
          </w:p>
        </w:tc>
      </w:tr>
      <w:tr w:rsidR="002C4F2D" w:rsidRPr="002C4F2D" w14:paraId="64249403" w14:textId="77777777" w:rsidTr="00D25C51">
        <w:trPr>
          <w:ins w:id="143" w:author="Goodacre, Norman *" w:date="2017-09-05T14:49:00Z"/>
        </w:trPr>
        <w:tc>
          <w:tcPr>
            <w:tcW w:w="1563" w:type="dxa"/>
          </w:tcPr>
          <w:p w14:paraId="087C58EF" w14:textId="77777777" w:rsidR="002C4F2D" w:rsidRPr="002C4F2D" w:rsidRDefault="002C4F2D" w:rsidP="002C4F2D">
            <w:pPr>
              <w:rPr>
                <w:ins w:id="144" w:author="Goodacre, Norman *" w:date="2017-09-05T14:49:00Z"/>
                <w:rFonts w:ascii="Times" w:hAnsi="Times"/>
              </w:rPr>
            </w:pPr>
            <w:ins w:id="145" w:author="Goodacre, Norman *" w:date="2017-09-05T14:49:00Z">
              <w:r w:rsidRPr="002C4F2D">
                <w:rPr>
                  <w:rFonts w:ascii="Times" w:hAnsi="Times"/>
                </w:rPr>
                <w:t>Common cold (rhinovirus)</w:t>
              </w:r>
            </w:ins>
          </w:p>
        </w:tc>
        <w:tc>
          <w:tcPr>
            <w:tcW w:w="1683" w:type="dxa"/>
          </w:tcPr>
          <w:p w14:paraId="256C8811" w14:textId="77777777" w:rsidR="002C4F2D" w:rsidRPr="002C4F2D" w:rsidRDefault="002C4F2D" w:rsidP="002C4F2D">
            <w:pPr>
              <w:rPr>
                <w:ins w:id="146" w:author="Goodacre, Norman *" w:date="2017-09-05T14:49:00Z"/>
                <w:rFonts w:ascii="Times" w:hAnsi="Times"/>
              </w:rPr>
            </w:pPr>
            <w:ins w:id="147" w:author="Goodacre, Norman *" w:date="2017-09-05T14:49:00Z">
              <w:r w:rsidRPr="002C4F2D">
                <w:rPr>
                  <w:rFonts w:ascii="Times" w:hAnsi="Times"/>
                </w:rPr>
                <w:t xml:space="preserve">1B Cold/year (US) </w:t>
              </w:r>
            </w:ins>
          </w:p>
          <w:p w14:paraId="4FACB357" w14:textId="77777777" w:rsidR="002C4F2D" w:rsidRPr="002C4F2D" w:rsidRDefault="002C4F2D" w:rsidP="002C4F2D">
            <w:pPr>
              <w:rPr>
                <w:ins w:id="148" w:author="Goodacre, Norman *" w:date="2017-09-05T14:49:00Z"/>
                <w:rFonts w:ascii="Times" w:hAnsi="Times"/>
              </w:rPr>
            </w:pPr>
          </w:p>
        </w:tc>
        <w:tc>
          <w:tcPr>
            <w:tcW w:w="1586" w:type="dxa"/>
          </w:tcPr>
          <w:p w14:paraId="2F68EF2B" w14:textId="77777777" w:rsidR="002C4F2D" w:rsidRPr="002C4F2D" w:rsidRDefault="002C4F2D" w:rsidP="002C4F2D">
            <w:pPr>
              <w:rPr>
                <w:ins w:id="149" w:author="Goodacre, Norman *" w:date="2017-09-05T14:49:00Z"/>
                <w:rFonts w:ascii="Times" w:hAnsi="Times"/>
              </w:rPr>
            </w:pPr>
            <w:ins w:id="150" w:author="Goodacre, Norman *" w:date="2017-09-05T14:49:00Z">
              <w:r w:rsidRPr="002C4F2D">
                <w:rPr>
                  <w:rFonts w:ascii="Times" w:hAnsi="Times"/>
                </w:rPr>
                <w:t>10-40% of common colds</w:t>
              </w:r>
            </w:ins>
          </w:p>
        </w:tc>
        <w:tc>
          <w:tcPr>
            <w:tcW w:w="1328" w:type="dxa"/>
          </w:tcPr>
          <w:p w14:paraId="67AC00F0" w14:textId="77777777" w:rsidR="002C4F2D" w:rsidRPr="002C4F2D" w:rsidRDefault="002C4F2D" w:rsidP="002C4F2D">
            <w:pPr>
              <w:rPr>
                <w:ins w:id="151" w:author="Goodacre, Norman *" w:date="2017-09-05T14:49:00Z"/>
                <w:rFonts w:ascii="Times" w:hAnsi="Times"/>
              </w:rPr>
            </w:pPr>
            <w:ins w:id="152" w:author="Goodacre, Norman *" w:date="2017-09-05T14:49:00Z">
              <w:r w:rsidRPr="002C4F2D">
                <w:rPr>
                  <w:rFonts w:ascii="Times" w:hAnsi="Times"/>
                </w:rPr>
                <w:t>low</w:t>
              </w:r>
            </w:ins>
          </w:p>
        </w:tc>
        <w:tc>
          <w:tcPr>
            <w:tcW w:w="1393" w:type="dxa"/>
          </w:tcPr>
          <w:p w14:paraId="4CACD97E" w14:textId="77777777" w:rsidR="002C4F2D" w:rsidRPr="002C4F2D" w:rsidRDefault="002C4F2D" w:rsidP="002C4F2D">
            <w:pPr>
              <w:rPr>
                <w:ins w:id="153" w:author="Goodacre, Norman *" w:date="2017-09-05T14:49:00Z"/>
                <w:rFonts w:ascii="Times" w:hAnsi="Times"/>
              </w:rPr>
            </w:pPr>
            <w:ins w:id="154" w:author="Goodacre, Norman *" w:date="2017-09-05T14:49:00Z">
              <w:r w:rsidRPr="002C4F2D">
                <w:rPr>
                  <w:rFonts w:ascii="Times" w:hAnsi="Times"/>
                </w:rPr>
                <w:t>$20B (US)</w:t>
              </w:r>
            </w:ins>
          </w:p>
        </w:tc>
        <w:tc>
          <w:tcPr>
            <w:tcW w:w="1443" w:type="dxa"/>
          </w:tcPr>
          <w:p w14:paraId="1E209C9A" w14:textId="77777777" w:rsidR="002C4F2D" w:rsidRPr="002C4F2D" w:rsidRDefault="002C4F2D" w:rsidP="002C4F2D">
            <w:pPr>
              <w:rPr>
                <w:ins w:id="155" w:author="Goodacre, Norman *" w:date="2017-09-05T14:49:00Z"/>
                <w:rFonts w:ascii="Times" w:hAnsi="Times"/>
              </w:rPr>
            </w:pPr>
            <w:ins w:id="156" w:author="Goodacre, Norman *" w:date="2017-09-05T14:49:00Z">
              <w:r w:rsidRPr="002C4F2D">
                <w:rPr>
                  <w:rFonts w:ascii="Times" w:hAnsi="Times"/>
                </w:rPr>
                <w:fldChar w:fldCharType="begin"/>
              </w:r>
              <w:r w:rsidRPr="002C4F2D">
                <w:rPr>
                  <w:rFonts w:ascii="Times" w:hAnsi="Times"/>
                </w:rPr>
                <w:instrText xml:space="preserve"> ADDIN EN.CITE &lt;EndNote&gt;&lt;Cite&gt;&lt;Author&gt;Simasek&lt;/Author&gt;&lt;Year&gt;2007&lt;/Year&gt;&lt;RecNum&gt;141&lt;/RecNum&gt;&lt;DisplayText&gt;(78)&lt;/DisplayText&gt;&lt;record&gt;&lt;rec-number&gt;141&lt;/rec-number&gt;&lt;foreign-keys&gt;&lt;key app="EN" db-id="fzxf5s9pk0992pefpet5d9rcvs2ae90rrfad" timestamp="1504578412"&gt;141&lt;/key&gt;&lt;/foreign-keys&gt;&lt;ref-type name="Journal Article"&gt;17&lt;/ref-type&gt;&lt;contributors&gt;&lt;authors&gt;&lt;author&gt;Simasek, M.&lt;/author&gt;&lt;author&gt;Blandino, D. A.&lt;/author&gt;&lt;/authors&gt;&lt;/contributors&gt;&lt;auth-address&gt;University of Pittsburgh Medical Center, Pittsburgh, Pennsylvania, USA.&lt;/auth-address&gt;&lt;titles&gt;&lt;title&gt;Treatment of the common cold&lt;/title&gt;&lt;secondary-title&gt;Am Fam Physician&lt;/secondary-title&gt;&lt;/titles&gt;&lt;periodical&gt;&lt;full-title&gt;Am Fam Physician&lt;/full-title&gt;&lt;/periodical&gt;&lt;pages&gt;515-20&lt;/pages&gt;&lt;volume&gt;75&lt;/volume&gt;&lt;number&gt;4&lt;/number&gt;&lt;keywords&gt;&lt;keyword&gt;Adult&lt;/keyword&gt;&lt;keyword&gt;Antitussive Agents/therapeutic use&lt;/keyword&gt;&lt;keyword&gt;Ascorbic Acid/therapeutic use&lt;/keyword&gt;&lt;keyword&gt;Cerebrospinal Fluid Rhinorrhea/drug therapy&lt;/keyword&gt;&lt;keyword&gt;Child&lt;/keyword&gt;&lt;keyword&gt;Common Cold/drug therapy/*therapy&lt;/keyword&gt;&lt;keyword&gt;Echinacea&lt;/keyword&gt;&lt;keyword&gt;Fluid Therapy&lt;/keyword&gt;&lt;keyword&gt;Histamine H1 Antagonists/therapeutic use&lt;/keyword&gt;&lt;keyword&gt;Humans&lt;/keyword&gt;&lt;keyword&gt;Humidity&lt;/keyword&gt;&lt;keyword&gt;Nasal Decongestants/therapeutic use&lt;/keyword&gt;&lt;keyword&gt;Phytotherapy&lt;/keyword&gt;&lt;keyword&gt;Zinc Compounds/therapeutic use&lt;/keyword&gt;&lt;/keywords&gt;&lt;dates&gt;&lt;year&gt;2007&lt;/year&gt;&lt;pub-dates&gt;&lt;date&gt;Feb 15&lt;/date&gt;&lt;/pub-dates&gt;&lt;/dates&gt;&lt;isbn&gt;0002-838X (Print)&amp;#xD;0002-838X (Linking)&lt;/isbn&gt;&lt;accession-num&gt;17323712&lt;/accession-num&gt;&lt;urls&gt;&lt;related-urls&gt;&lt;url&gt;https://www.ncbi.nlm.nih.gov/pubmed/17323712&lt;/url&gt;&lt;/related-urls&gt;&lt;/urls&gt;&lt;/record&gt;&lt;/Cite&gt;&lt;/EndNote&gt;</w:instrText>
              </w:r>
              <w:r w:rsidRPr="002C4F2D">
                <w:rPr>
                  <w:rFonts w:ascii="Times" w:hAnsi="Times"/>
                </w:rPr>
                <w:fldChar w:fldCharType="separate"/>
              </w:r>
              <w:r w:rsidRPr="002C4F2D">
                <w:rPr>
                  <w:rFonts w:ascii="Times" w:hAnsi="Times"/>
                  <w:noProof/>
                </w:rPr>
                <w:t>(78)</w:t>
              </w:r>
              <w:r w:rsidRPr="002C4F2D">
                <w:rPr>
                  <w:rFonts w:ascii="Times" w:hAnsi="Times"/>
                </w:rPr>
                <w:fldChar w:fldCharType="end"/>
              </w:r>
            </w:ins>
          </w:p>
        </w:tc>
      </w:tr>
      <w:tr w:rsidR="002C4F2D" w:rsidRPr="002C4F2D" w14:paraId="4B61CCC5" w14:textId="77777777" w:rsidTr="00D25C51">
        <w:trPr>
          <w:ins w:id="157" w:author="Goodacre, Norman *" w:date="2017-09-05T14:49:00Z"/>
        </w:trPr>
        <w:tc>
          <w:tcPr>
            <w:tcW w:w="1563" w:type="dxa"/>
          </w:tcPr>
          <w:p w14:paraId="6A4F2FA6" w14:textId="77777777" w:rsidR="002C4F2D" w:rsidRPr="002C4F2D" w:rsidRDefault="002C4F2D" w:rsidP="002C4F2D">
            <w:pPr>
              <w:rPr>
                <w:ins w:id="158" w:author="Goodacre, Norman *" w:date="2017-09-05T14:49:00Z"/>
                <w:rFonts w:ascii="Times" w:hAnsi="Times"/>
              </w:rPr>
            </w:pPr>
            <w:ins w:id="159" w:author="Goodacre, Norman *" w:date="2017-09-05T14:49:00Z">
              <w:r w:rsidRPr="002C4F2D">
                <w:rPr>
                  <w:rFonts w:ascii="Times" w:hAnsi="Times"/>
                </w:rPr>
                <w:t>Norovirus (gastroenteritis)</w:t>
              </w:r>
            </w:ins>
          </w:p>
        </w:tc>
        <w:tc>
          <w:tcPr>
            <w:tcW w:w="1683" w:type="dxa"/>
          </w:tcPr>
          <w:p w14:paraId="7AE3D71B" w14:textId="77777777" w:rsidR="002C4F2D" w:rsidRPr="002C4F2D" w:rsidRDefault="002C4F2D" w:rsidP="002C4F2D">
            <w:pPr>
              <w:rPr>
                <w:ins w:id="160" w:author="Goodacre, Norman *" w:date="2017-09-05T14:49:00Z"/>
                <w:rFonts w:ascii="Times" w:hAnsi="Times"/>
              </w:rPr>
            </w:pPr>
            <w:ins w:id="161" w:author="Goodacre, Norman *" w:date="2017-09-05T14:49:00Z">
              <w:r w:rsidRPr="002C4F2D">
                <w:rPr>
                  <w:rFonts w:ascii="Times" w:hAnsi="Times"/>
                </w:rPr>
                <w:t>19-21M (US); 685M (</w:t>
              </w:r>
              <w:proofErr w:type="spellStart"/>
              <w:r w:rsidRPr="002C4F2D">
                <w:rPr>
                  <w:rFonts w:ascii="Times" w:hAnsi="Times"/>
                </w:rPr>
                <w:t>ww</w:t>
              </w:r>
              <w:proofErr w:type="spellEnd"/>
              <w:r w:rsidRPr="002C4F2D">
                <w:rPr>
                  <w:rFonts w:ascii="Times" w:hAnsi="Times"/>
                </w:rPr>
                <w:t>)</w:t>
              </w:r>
            </w:ins>
          </w:p>
        </w:tc>
        <w:tc>
          <w:tcPr>
            <w:tcW w:w="1586" w:type="dxa"/>
          </w:tcPr>
          <w:p w14:paraId="11C024EB" w14:textId="77777777" w:rsidR="002C4F2D" w:rsidRPr="002C4F2D" w:rsidRDefault="002C4F2D" w:rsidP="002C4F2D">
            <w:pPr>
              <w:rPr>
                <w:ins w:id="162" w:author="Goodacre, Norman *" w:date="2017-09-05T14:49:00Z"/>
                <w:rFonts w:ascii="Times" w:hAnsi="Times"/>
              </w:rPr>
            </w:pPr>
            <w:ins w:id="163" w:author="Goodacre, Norman *" w:date="2017-09-05T14:49:00Z">
              <w:r w:rsidRPr="002C4F2D">
                <w:rPr>
                  <w:rFonts w:ascii="Times" w:hAnsi="Times"/>
                </w:rPr>
                <w:t xml:space="preserve">699M </w:t>
              </w:r>
              <w:proofErr w:type="spellStart"/>
              <w:r w:rsidRPr="002C4F2D">
                <w:rPr>
                  <w:rFonts w:ascii="Times" w:hAnsi="Times"/>
                </w:rPr>
                <w:t>ww</w:t>
              </w:r>
              <w:proofErr w:type="spellEnd"/>
            </w:ins>
          </w:p>
        </w:tc>
        <w:tc>
          <w:tcPr>
            <w:tcW w:w="1328" w:type="dxa"/>
          </w:tcPr>
          <w:p w14:paraId="1354F376" w14:textId="77777777" w:rsidR="002C4F2D" w:rsidRPr="002C4F2D" w:rsidRDefault="002C4F2D" w:rsidP="002C4F2D">
            <w:pPr>
              <w:rPr>
                <w:ins w:id="164" w:author="Goodacre, Norman *" w:date="2017-09-05T14:49:00Z"/>
                <w:rFonts w:ascii="Times" w:hAnsi="Times"/>
              </w:rPr>
            </w:pPr>
            <w:ins w:id="165" w:author="Goodacre, Norman *" w:date="2017-09-05T14:49:00Z">
              <w:r w:rsidRPr="002C4F2D">
                <w:rPr>
                  <w:rFonts w:ascii="Times" w:hAnsi="Times"/>
                </w:rPr>
                <w:t xml:space="preserve">570-800 (US); 200K children </w:t>
              </w:r>
              <w:proofErr w:type="spellStart"/>
              <w:r w:rsidRPr="002C4F2D">
                <w:rPr>
                  <w:rFonts w:ascii="Times" w:hAnsi="Times"/>
                </w:rPr>
                <w:t>ww</w:t>
              </w:r>
              <w:proofErr w:type="spellEnd"/>
            </w:ins>
          </w:p>
          <w:p w14:paraId="3D0CB029" w14:textId="77777777" w:rsidR="002C4F2D" w:rsidRPr="002C4F2D" w:rsidRDefault="002C4F2D" w:rsidP="002C4F2D">
            <w:pPr>
              <w:rPr>
                <w:ins w:id="166" w:author="Goodacre, Norman *" w:date="2017-09-05T14:49:00Z"/>
                <w:rFonts w:ascii="Times" w:hAnsi="Times"/>
              </w:rPr>
            </w:pPr>
            <w:ins w:id="167" w:author="Goodacre, Norman *" w:date="2017-09-05T14:49:00Z">
              <w:r w:rsidRPr="002C4F2D">
                <w:rPr>
                  <w:rFonts w:ascii="Times" w:hAnsi="Times"/>
                </w:rPr>
                <w:t xml:space="preserve">219K </w:t>
              </w:r>
              <w:proofErr w:type="spellStart"/>
              <w:r w:rsidRPr="002C4F2D">
                <w:rPr>
                  <w:rFonts w:ascii="Times" w:hAnsi="Times"/>
                </w:rPr>
                <w:t>ww</w:t>
              </w:r>
              <w:proofErr w:type="spellEnd"/>
            </w:ins>
          </w:p>
        </w:tc>
        <w:tc>
          <w:tcPr>
            <w:tcW w:w="1393" w:type="dxa"/>
          </w:tcPr>
          <w:p w14:paraId="2ACEFAE0" w14:textId="77777777" w:rsidR="002C4F2D" w:rsidRPr="002C4F2D" w:rsidRDefault="002C4F2D" w:rsidP="002C4F2D">
            <w:pPr>
              <w:rPr>
                <w:ins w:id="168" w:author="Goodacre, Norman *" w:date="2017-09-05T14:49:00Z"/>
                <w:rFonts w:ascii="Times" w:hAnsi="Times"/>
              </w:rPr>
            </w:pPr>
            <w:ins w:id="169" w:author="Goodacre, Norman *" w:date="2017-09-05T14:49:00Z">
              <w:r w:rsidRPr="002C4F2D">
                <w:rPr>
                  <w:rFonts w:ascii="Times" w:hAnsi="Times"/>
                </w:rPr>
                <w:t xml:space="preserve">$4.2B (indirect); $60.3B total </w:t>
              </w:r>
              <w:proofErr w:type="spellStart"/>
              <w:r w:rsidRPr="002C4F2D">
                <w:rPr>
                  <w:rFonts w:ascii="Times" w:hAnsi="Times"/>
                </w:rPr>
                <w:t>ww</w:t>
              </w:r>
              <w:proofErr w:type="spellEnd"/>
            </w:ins>
          </w:p>
        </w:tc>
        <w:tc>
          <w:tcPr>
            <w:tcW w:w="1443" w:type="dxa"/>
          </w:tcPr>
          <w:p w14:paraId="617B1F04" w14:textId="77777777" w:rsidR="002C4F2D" w:rsidRPr="002C4F2D" w:rsidRDefault="002C4F2D" w:rsidP="002C4F2D">
            <w:pPr>
              <w:rPr>
                <w:ins w:id="170" w:author="Goodacre, Norman *" w:date="2017-09-05T14:49:00Z"/>
                <w:rFonts w:ascii="Times" w:hAnsi="Times"/>
              </w:rPr>
            </w:pPr>
            <w:ins w:id="171" w:author="Goodacre, Norman *" w:date="2017-09-05T14:49:00Z">
              <w:r w:rsidRPr="002C4F2D">
                <w:rPr>
                  <w:rFonts w:ascii="Times" w:hAnsi="Times"/>
                </w:rPr>
                <w:fldChar w:fldCharType="begin">
                  <w:fldData xml:space="preserve">PEVuZE5vdGU+PENpdGU+PEF1dGhvcj5CYXJ0c2NoPC9BdXRob3I+PFllYXI+MjAxNjwvWWVhcj48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</w:fldData>
                </w:fldChar>
              </w:r>
              <w:r w:rsidRPr="002C4F2D">
                <w:rPr>
                  <w:rFonts w:ascii="Times" w:hAnsi="Times"/>
                </w:rPr>
                <w:instrText xml:space="preserve"> ADDIN EN.CITE </w:instrText>
              </w:r>
              <w:r w:rsidRPr="002C4F2D">
                <w:rPr>
                  <w:rFonts w:ascii="Times" w:hAnsi="Times"/>
                </w:rPr>
                <w:fldChar w:fldCharType="begin">
                  <w:fldData xml:space="preserve">PEVuZE5vdGU+PENpdGU+PEF1dGhvcj5CYXJ0c2NoPC9BdXRob3I+PFllYXI+MjAxNjwvWWVhcj48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</w:fldData>
                </w:fldChar>
              </w:r>
              <w:r w:rsidRPr="002C4F2D">
                <w:rPr>
                  <w:rFonts w:ascii="Times" w:hAnsi="Times"/>
                </w:rPr>
                <w:instrText xml:space="preserve"> ADDIN EN.CITE.DATA </w:instrText>
              </w:r>
              <w:r w:rsidRPr="002C4F2D">
                <w:rPr>
                  <w:rFonts w:ascii="Times" w:hAnsi="Times"/>
                </w:rPr>
              </w:r>
              <w:r w:rsidRPr="002C4F2D">
                <w:rPr>
                  <w:rFonts w:ascii="Times" w:hAnsi="Times"/>
                </w:rPr>
                <w:fldChar w:fldCharType="end"/>
              </w:r>
              <w:r w:rsidRPr="002C4F2D">
                <w:rPr>
                  <w:rFonts w:ascii="Times" w:hAnsi="Times"/>
                </w:rPr>
              </w:r>
              <w:r w:rsidRPr="002C4F2D">
                <w:rPr>
                  <w:rFonts w:ascii="Times" w:hAnsi="Times"/>
                </w:rPr>
                <w:fldChar w:fldCharType="separate"/>
              </w:r>
              <w:r w:rsidRPr="002C4F2D">
                <w:rPr>
                  <w:rFonts w:ascii="Times" w:hAnsi="Times"/>
                  <w:noProof/>
                </w:rPr>
                <w:t>(79, 80)</w:t>
              </w:r>
              <w:r w:rsidRPr="002C4F2D">
                <w:rPr>
                  <w:rFonts w:ascii="Times" w:hAnsi="Times"/>
                </w:rPr>
                <w:fldChar w:fldCharType="end"/>
              </w:r>
            </w:ins>
          </w:p>
        </w:tc>
      </w:tr>
    </w:tbl>
    <w:p w14:paraId="01F98620" w14:textId="77777777" w:rsidR="002C4F2D" w:rsidRPr="002C4F2D" w:rsidRDefault="002C4F2D" w:rsidP="002C4F2D">
      <w:pPr>
        <w:rPr>
          <w:ins w:id="172" w:author="Goodacre, Norman *" w:date="2017-09-05T14:49:00Z"/>
          <w:rFonts w:ascii="Times" w:hAnsi="Times" w:cs="Arial"/>
          <w:color w:val="000000"/>
        </w:rPr>
      </w:pPr>
    </w:p>
    <w:p w14:paraId="5C9B23F5" w14:textId="77777777" w:rsidR="002C4F2D" w:rsidRPr="002C4F2D" w:rsidRDefault="002C4F2D" w:rsidP="002C4F2D">
      <w:pPr>
        <w:rPr>
          <w:ins w:id="173" w:author="Goodacre, Norman *" w:date="2017-09-05T14:49:00Z"/>
          <w:rFonts w:ascii="Times" w:hAnsi="Times" w:cs="Times New Roman"/>
        </w:rPr>
      </w:pPr>
    </w:p>
    <w:p w14:paraId="46BF5FE6" w14:textId="77777777" w:rsidR="002C4F2D" w:rsidRPr="002C4F2D" w:rsidRDefault="002C4F2D" w:rsidP="002C4F2D">
      <w:pPr>
        <w:rPr>
          <w:ins w:id="174" w:author="Goodacre, Norman *" w:date="2017-09-05T14:49:00Z"/>
          <w:rFonts w:ascii="Times" w:hAnsi="Times" w:cs="Times New Roman"/>
        </w:rPr>
      </w:pPr>
      <w:proofErr w:type="gramStart"/>
      <w:ins w:id="175" w:author="Goodacre, Norman *" w:date="2017-09-05T14:49:00Z">
        <w:r w:rsidRPr="002C4F2D">
          <w:rPr>
            <w:rFonts w:ascii="Times" w:hAnsi="Times" w:cs="Times New Roman"/>
            <w:vertAlign w:val="superscript"/>
          </w:rPr>
          <w:t>1</w:t>
        </w:r>
        <w:r w:rsidRPr="002C4F2D">
          <w:rPr>
            <w:rFonts w:ascii="Times" w:hAnsi="Times" w:cs="Times New Roman"/>
          </w:rPr>
          <w:t xml:space="preserve"> globally, since 1981.</w:t>
        </w:r>
        <w:proofErr w:type="gramEnd"/>
        <w:r w:rsidRPr="002C4F2D">
          <w:rPr>
            <w:rFonts w:ascii="Times" w:hAnsi="Times" w:cs="Times New Roman"/>
          </w:rPr>
          <w:t xml:space="preserve"> </w:t>
        </w:r>
        <w:proofErr w:type="gramStart"/>
        <w:r w:rsidRPr="002C4F2D">
          <w:rPr>
            <w:rFonts w:ascii="Times" w:hAnsi="Times" w:cs="Times New Roman"/>
            <w:vertAlign w:val="superscript"/>
          </w:rPr>
          <w:t xml:space="preserve">2 </w:t>
        </w:r>
        <w:r w:rsidRPr="002C4F2D">
          <w:rPr>
            <w:rFonts w:ascii="Times" w:hAnsi="Times" w:cs="Times New Roman"/>
          </w:rPr>
          <w:t>Spanish flu of 1918.</w:t>
        </w:r>
        <w:proofErr w:type="gramEnd"/>
        <w:r w:rsidRPr="002C4F2D">
          <w:rPr>
            <w:rFonts w:ascii="Times" w:hAnsi="Times" w:cs="Times New Roman"/>
            <w:vertAlign w:val="superscript"/>
          </w:rPr>
          <w:t xml:space="preserve"> 3</w:t>
        </w:r>
        <w:r w:rsidRPr="002C4F2D">
          <w:rPr>
            <w:rFonts w:ascii="Times" w:hAnsi="Times" w:cs="Times New Roman"/>
          </w:rPr>
          <w:t xml:space="preserve"> 30 million outpatient visits. </w:t>
        </w:r>
        <w:proofErr w:type="gramStart"/>
        <w:r w:rsidRPr="002C4F2D">
          <w:rPr>
            <w:rFonts w:ascii="Times" w:hAnsi="Times" w:cs="Times New Roman"/>
            <w:vertAlign w:val="superscript"/>
          </w:rPr>
          <w:t>4</w:t>
        </w:r>
        <w:r w:rsidRPr="002C4F2D">
          <w:rPr>
            <w:rFonts w:ascii="Times" w:hAnsi="Times" w:cs="Times New Roman"/>
          </w:rPr>
          <w:t xml:space="preserve"> 100-600 thousand hospitalizations.</w:t>
        </w:r>
        <w:proofErr w:type="gramEnd"/>
        <w:r w:rsidRPr="002C4F2D">
          <w:rPr>
            <w:rFonts w:ascii="Times" w:hAnsi="Times" w:cs="Times New Roman"/>
          </w:rPr>
          <w:t xml:space="preserve">  </w:t>
        </w:r>
        <w:r w:rsidRPr="002C4F2D">
          <w:rPr>
            <w:rFonts w:ascii="Times" w:hAnsi="Times" w:cs="Times New Roman"/>
            <w:vertAlign w:val="superscript"/>
          </w:rPr>
          <w:t xml:space="preserve">5 </w:t>
        </w:r>
        <w:r w:rsidRPr="002C4F2D">
          <w:rPr>
            <w:rFonts w:ascii="Times" w:hAnsi="Times" w:cs="Times New Roman"/>
          </w:rPr>
          <w:t xml:space="preserve">The death rate is decreasing, from 535,000 deaths in 2000 to 139,300 deaths in 2010. </w:t>
        </w:r>
        <w:proofErr w:type="gramStart"/>
        <w:r w:rsidRPr="002C4F2D">
          <w:rPr>
            <w:rFonts w:ascii="Times" w:hAnsi="Times" w:cs="Times New Roman"/>
            <w:vertAlign w:val="superscript"/>
          </w:rPr>
          <w:t>6</w:t>
        </w:r>
        <w:r w:rsidRPr="002C4F2D">
          <w:rPr>
            <w:rFonts w:ascii="Times" w:hAnsi="Times" w:cs="Times New Roman"/>
          </w:rPr>
          <w:t xml:space="preserve"> $10·7 billion in direct medical expenditures in the USA for HCV-related disease from 2010 to 2019.</w:t>
        </w:r>
        <w:proofErr w:type="gramEnd"/>
        <w:r w:rsidRPr="002C4F2D">
          <w:rPr>
            <w:rFonts w:ascii="Times" w:hAnsi="Times" w:cs="Times New Roman"/>
          </w:rPr>
          <w:t xml:space="preserve"> </w:t>
        </w:r>
        <w:proofErr w:type="gramStart"/>
        <w:r w:rsidRPr="002C4F2D">
          <w:rPr>
            <w:rFonts w:ascii="Times" w:hAnsi="Times" w:cs="Times New Roman"/>
            <w:vertAlign w:val="superscript"/>
          </w:rPr>
          <w:t>7</w:t>
        </w:r>
        <w:r w:rsidRPr="002C4F2D">
          <w:rPr>
            <w:rFonts w:ascii="Times" w:hAnsi="Times" w:cs="Times New Roman"/>
          </w:rPr>
          <w:t xml:space="preserve"> cases of microcephaly.</w:t>
        </w:r>
        <w:proofErr w:type="gramEnd"/>
        <w:r w:rsidRPr="002C4F2D">
          <w:rPr>
            <w:rFonts w:ascii="Times" w:hAnsi="Times" w:cs="Times New Roman"/>
          </w:rPr>
          <w:t xml:space="preserve"> K</w:t>
        </w:r>
        <w:proofErr w:type="gramStart"/>
        <w:r w:rsidRPr="002C4F2D">
          <w:rPr>
            <w:rFonts w:ascii="Times" w:hAnsi="Times" w:cs="Times New Roman"/>
          </w:rPr>
          <w:t>,M,B</w:t>
        </w:r>
        <w:proofErr w:type="gramEnd"/>
        <w:r w:rsidRPr="002C4F2D">
          <w:rPr>
            <w:rFonts w:ascii="Times" w:hAnsi="Times" w:cs="Times New Roman"/>
          </w:rPr>
          <w:t xml:space="preserve"> = thousand, million, billion, WW = worldwide, SA = South America.</w:t>
        </w:r>
      </w:ins>
    </w:p>
    <w:p w14:paraId="269BE81D" w14:textId="08335A89" w:rsidR="00314FF7" w:rsidDel="002C4F2D" w:rsidRDefault="00314FF7" w:rsidP="00314FF7">
      <w:pPr>
        <w:rPr>
          <w:del w:id="176" w:author="Goodacre, Norman *" w:date="2017-09-05T14:49:00Z"/>
          <w:rFonts w:ascii="Times" w:hAnsi="Times" w:cs="Arial"/>
          <w:color w:val="000000"/>
        </w:rPr>
      </w:pPr>
      <w:del w:id="177" w:author="Goodacre, Norman *" w:date="2017-09-05T14:49:00Z">
        <w:r w:rsidRPr="002217EA" w:rsidDel="002C4F2D">
          <w:rPr>
            <w:rFonts w:ascii="Times" w:hAnsi="Times" w:cs="Arial"/>
            <w:b/>
            <w:color w:val="000000"/>
          </w:rPr>
          <w:delText xml:space="preserve">Table </w:delText>
        </w:r>
        <w:r w:rsidR="00D22C50" w:rsidDel="002C4F2D">
          <w:rPr>
            <w:rFonts w:ascii="Times" w:hAnsi="Times" w:cs="Arial"/>
            <w:b/>
            <w:color w:val="000000"/>
          </w:rPr>
          <w:delText>3</w:delText>
        </w:r>
        <w:r w:rsidDel="002C4F2D">
          <w:rPr>
            <w:rFonts w:ascii="Times" w:hAnsi="Times" w:cs="Arial"/>
            <w:color w:val="000000"/>
          </w:rPr>
          <w:delText>.</w:delText>
        </w:r>
        <w:r w:rsidRPr="0047280B" w:rsidDel="002C4F2D">
          <w:rPr>
            <w:rFonts w:ascii="Times" w:hAnsi="Times" w:cs="Arial"/>
            <w:color w:val="000000"/>
          </w:rPr>
          <w:delText xml:space="preserve"> human disease caused by these viruses, case numbers, mortality, economic damage etc.</w:delText>
        </w:r>
        <w:r w:rsidR="00F60E04" w:rsidRPr="00F60E04" w:rsidDel="002C4F2D">
          <w:rPr>
            <w:rFonts w:ascii="Times" w:hAnsi="Times" w:cs="Arial"/>
            <w:color w:val="000000"/>
          </w:rPr>
          <w:delText xml:space="preserve"> </w:delText>
        </w:r>
        <w:r w:rsidR="00F60E04" w:rsidDel="002C4F2D">
          <w:rPr>
            <w:rFonts w:ascii="Times" w:hAnsi="Times" w:cs="Arial"/>
            <w:color w:val="000000"/>
          </w:rPr>
          <w:delText>Unless otherwise indicated, figures are yearly.</w:delText>
        </w:r>
      </w:del>
    </w:p>
    <w:p w14:paraId="028FA7E2" w14:textId="3524E574" w:rsidR="00F60E04" w:rsidDel="002C4F2D" w:rsidRDefault="00F60E04" w:rsidP="00314FF7">
      <w:pPr>
        <w:rPr>
          <w:del w:id="178" w:author="Goodacre, Norman *" w:date="2017-09-05T14:49:00Z"/>
          <w:rFonts w:ascii="Times" w:hAnsi="Times" w:cs="Arial"/>
          <w:color w:val="000000"/>
        </w:rPr>
      </w:pPr>
    </w:p>
    <w:tbl>
      <w:tblPr>
        <w:tblStyle w:val="TableGrid"/>
        <w:tblW w:w="8996" w:type="dxa"/>
        <w:tblLook w:val="04A0" w:firstRow="1" w:lastRow="0" w:firstColumn="1" w:lastColumn="0" w:noHBand="0" w:noVBand="1"/>
      </w:tblPr>
      <w:tblGrid>
        <w:gridCol w:w="1736"/>
        <w:gridCol w:w="1641"/>
        <w:gridCol w:w="1557"/>
        <w:gridCol w:w="1317"/>
        <w:gridCol w:w="1373"/>
        <w:gridCol w:w="1372"/>
      </w:tblGrid>
      <w:tr w:rsidR="00F60E04" w:rsidRPr="002C7B7F" w:rsidDel="002C4F2D" w14:paraId="1EBD9860" w14:textId="0CB66AFF" w:rsidTr="004912E1">
        <w:trPr>
          <w:del w:id="179" w:author="Goodacre, Norman *" w:date="2017-09-05T14:49:00Z"/>
        </w:trPr>
        <w:tc>
          <w:tcPr>
            <w:tcW w:w="1563" w:type="dxa"/>
          </w:tcPr>
          <w:p w14:paraId="115F78FB" w14:textId="436051B6" w:rsidR="00F60E04" w:rsidRPr="002C7B7F" w:rsidDel="002C4F2D" w:rsidRDefault="00F60E04" w:rsidP="004912E1">
            <w:pPr>
              <w:rPr>
                <w:del w:id="180" w:author="Goodacre, Norman *" w:date="2017-09-05T14:49:00Z"/>
                <w:rFonts w:ascii="Times" w:hAnsi="Times"/>
                <w:b/>
              </w:rPr>
            </w:pPr>
            <w:del w:id="181" w:author="Goodacre, Norman *" w:date="2017-09-05T14:49:00Z">
              <w:r w:rsidRPr="002C7B7F" w:rsidDel="002C4F2D">
                <w:rPr>
                  <w:rFonts w:ascii="Times" w:hAnsi="Times"/>
                  <w:b/>
                </w:rPr>
                <w:delText>Virus (class)</w:delText>
              </w:r>
            </w:del>
          </w:p>
        </w:tc>
        <w:tc>
          <w:tcPr>
            <w:tcW w:w="1683" w:type="dxa"/>
          </w:tcPr>
          <w:p w14:paraId="16B0E152" w14:textId="5CF6D9C1" w:rsidR="00F60E04" w:rsidRPr="002C7B7F" w:rsidDel="002C4F2D" w:rsidRDefault="00F60E04" w:rsidP="004912E1">
            <w:pPr>
              <w:rPr>
                <w:del w:id="182" w:author="Goodacre, Norman *" w:date="2017-09-05T14:49:00Z"/>
                <w:rFonts w:ascii="Times" w:hAnsi="Times"/>
                <w:b/>
              </w:rPr>
            </w:pPr>
            <w:del w:id="183" w:author="Goodacre, Norman *" w:date="2017-09-05T14:49:00Z">
              <w:r w:rsidRPr="002C7B7F" w:rsidDel="002C4F2D">
                <w:rPr>
                  <w:rFonts w:ascii="Times" w:hAnsi="Times"/>
                  <w:b/>
                </w:rPr>
                <w:delText>Infections</w:delText>
              </w:r>
            </w:del>
          </w:p>
        </w:tc>
        <w:tc>
          <w:tcPr>
            <w:tcW w:w="1586" w:type="dxa"/>
          </w:tcPr>
          <w:p w14:paraId="1AC0B9BE" w14:textId="527E5355" w:rsidR="00F60E04" w:rsidRPr="002C7B7F" w:rsidDel="002C4F2D" w:rsidRDefault="00F60E04" w:rsidP="004912E1">
            <w:pPr>
              <w:rPr>
                <w:del w:id="184" w:author="Goodacre, Norman *" w:date="2017-09-05T14:49:00Z"/>
                <w:rFonts w:ascii="Times" w:hAnsi="Times"/>
                <w:b/>
              </w:rPr>
            </w:pPr>
            <w:del w:id="185" w:author="Goodacre, Norman *" w:date="2017-09-05T14:49:00Z">
              <w:r w:rsidRPr="002C7B7F" w:rsidDel="002C4F2D">
                <w:rPr>
                  <w:rFonts w:ascii="Times" w:hAnsi="Times"/>
                  <w:b/>
                </w:rPr>
                <w:delText>Morbidity</w:delText>
              </w:r>
            </w:del>
          </w:p>
        </w:tc>
        <w:tc>
          <w:tcPr>
            <w:tcW w:w="1328" w:type="dxa"/>
          </w:tcPr>
          <w:p w14:paraId="6EA27547" w14:textId="389AC612" w:rsidR="00F60E04" w:rsidRPr="002C7B7F" w:rsidDel="002C4F2D" w:rsidRDefault="00F60E04" w:rsidP="004912E1">
            <w:pPr>
              <w:rPr>
                <w:del w:id="186" w:author="Goodacre, Norman *" w:date="2017-09-05T14:49:00Z"/>
                <w:rFonts w:ascii="Times" w:hAnsi="Times"/>
                <w:b/>
              </w:rPr>
            </w:pPr>
            <w:del w:id="187" w:author="Goodacre, Norman *" w:date="2017-09-05T14:49:00Z">
              <w:r w:rsidRPr="002C7B7F" w:rsidDel="002C4F2D">
                <w:rPr>
                  <w:rFonts w:ascii="Times" w:hAnsi="Times"/>
                  <w:b/>
                </w:rPr>
                <w:delText>Mortality</w:delText>
              </w:r>
            </w:del>
          </w:p>
        </w:tc>
        <w:tc>
          <w:tcPr>
            <w:tcW w:w="1393" w:type="dxa"/>
          </w:tcPr>
          <w:p w14:paraId="697A1B07" w14:textId="7263D175" w:rsidR="00F60E04" w:rsidRPr="002C7B7F" w:rsidDel="002C4F2D" w:rsidRDefault="00F60E04" w:rsidP="004912E1">
            <w:pPr>
              <w:rPr>
                <w:del w:id="188" w:author="Goodacre, Norman *" w:date="2017-09-05T14:49:00Z"/>
                <w:rFonts w:ascii="Times" w:hAnsi="Times"/>
                <w:b/>
              </w:rPr>
            </w:pPr>
            <w:del w:id="189" w:author="Goodacre, Norman *" w:date="2017-09-05T14:49:00Z">
              <w:r w:rsidDel="002C4F2D">
                <w:rPr>
                  <w:rFonts w:ascii="Times" w:hAnsi="Times"/>
                  <w:b/>
                </w:rPr>
                <w:delText>C</w:delText>
              </w:r>
              <w:r w:rsidRPr="002C7B7F" w:rsidDel="002C4F2D">
                <w:rPr>
                  <w:rFonts w:ascii="Times" w:hAnsi="Times"/>
                  <w:b/>
                </w:rPr>
                <w:delText>ost</w:delText>
              </w:r>
            </w:del>
          </w:p>
        </w:tc>
        <w:tc>
          <w:tcPr>
            <w:tcW w:w="1443" w:type="dxa"/>
          </w:tcPr>
          <w:p w14:paraId="0C6BCDAA" w14:textId="6D12FE65" w:rsidR="00F60E04" w:rsidRPr="002C7B7F" w:rsidDel="002C4F2D" w:rsidRDefault="00F60E04" w:rsidP="004912E1">
            <w:pPr>
              <w:rPr>
                <w:del w:id="190" w:author="Goodacre, Norman *" w:date="2017-09-05T14:49:00Z"/>
                <w:rFonts w:ascii="Times" w:hAnsi="Times"/>
                <w:b/>
              </w:rPr>
            </w:pPr>
            <w:del w:id="191" w:author="Goodacre, Norman *" w:date="2017-09-05T14:49:00Z">
              <w:r w:rsidRPr="002C7B7F" w:rsidDel="002C4F2D">
                <w:rPr>
                  <w:rFonts w:ascii="Times" w:hAnsi="Times"/>
                  <w:b/>
                </w:rPr>
                <w:delText>Refs</w:delText>
              </w:r>
            </w:del>
          </w:p>
        </w:tc>
      </w:tr>
      <w:tr w:rsidR="00F60E04" w:rsidDel="002C4F2D" w14:paraId="64C3ADD4" w14:textId="4CDFA23C" w:rsidTr="004912E1">
        <w:trPr>
          <w:del w:id="192" w:author="Goodacre, Norman *" w:date="2017-09-05T14:49:00Z"/>
        </w:trPr>
        <w:tc>
          <w:tcPr>
            <w:tcW w:w="1563" w:type="dxa"/>
          </w:tcPr>
          <w:p w14:paraId="6A8B5564" w14:textId="480F6E7C" w:rsidR="00F60E04" w:rsidDel="002C4F2D" w:rsidRDefault="00F60E04" w:rsidP="004912E1">
            <w:pPr>
              <w:rPr>
                <w:del w:id="193" w:author="Goodacre, Norman *" w:date="2017-09-05T14:49:00Z"/>
                <w:rFonts w:ascii="Times" w:hAnsi="Times"/>
              </w:rPr>
            </w:pPr>
            <w:del w:id="194" w:author="Goodacre, Norman *" w:date="2017-09-05T14:49:00Z">
              <w:r w:rsidDel="002C4F2D">
                <w:rPr>
                  <w:rFonts w:ascii="Times" w:hAnsi="Times"/>
                </w:rPr>
                <w:delText>HSV-1/2</w:delText>
              </w:r>
            </w:del>
          </w:p>
        </w:tc>
        <w:tc>
          <w:tcPr>
            <w:tcW w:w="1683" w:type="dxa"/>
          </w:tcPr>
          <w:p w14:paraId="7E57D835" w14:textId="79B965C1" w:rsidR="00F60E04" w:rsidDel="002C4F2D" w:rsidRDefault="00F60E04" w:rsidP="004912E1">
            <w:pPr>
              <w:rPr>
                <w:del w:id="195" w:author="Goodacre, Norman *" w:date="2017-09-05T14:49:00Z"/>
                <w:rFonts w:ascii="Times" w:hAnsi="Times"/>
              </w:rPr>
            </w:pPr>
            <w:del w:id="196" w:author="Goodacre, Norman *" w:date="2017-09-05T14:49:00Z">
              <w:r w:rsidRPr="002C7B7F" w:rsidDel="002C4F2D">
                <w:rPr>
                  <w:rFonts w:ascii="Times" w:hAnsi="Times"/>
                </w:rPr>
                <w:delText xml:space="preserve">3.7 </w:delText>
              </w:r>
              <w:r w:rsidDel="002C4F2D">
                <w:rPr>
                  <w:rFonts w:ascii="Times" w:hAnsi="Times"/>
                </w:rPr>
                <w:delText>B / ~700M</w:delText>
              </w:r>
            </w:del>
          </w:p>
        </w:tc>
        <w:tc>
          <w:tcPr>
            <w:tcW w:w="1586" w:type="dxa"/>
          </w:tcPr>
          <w:p w14:paraId="0B0E6544" w14:textId="7F911D30" w:rsidR="00F60E04" w:rsidDel="002C4F2D" w:rsidRDefault="00F60E04" w:rsidP="004912E1">
            <w:pPr>
              <w:rPr>
                <w:del w:id="197" w:author="Goodacre, Norman *" w:date="2017-09-05T14:49:00Z"/>
                <w:rFonts w:ascii="Times" w:hAnsi="Times"/>
              </w:rPr>
            </w:pPr>
            <w:del w:id="198" w:author="Goodacre, Norman *" w:date="2017-09-05T14:49:00Z">
              <w:r w:rsidDel="002C4F2D">
                <w:rPr>
                  <w:rFonts w:ascii="Times" w:hAnsi="Times"/>
                </w:rPr>
                <w:delText>3M/yr (US)</w:delText>
              </w:r>
            </w:del>
          </w:p>
        </w:tc>
        <w:tc>
          <w:tcPr>
            <w:tcW w:w="1328" w:type="dxa"/>
          </w:tcPr>
          <w:p w14:paraId="424F867E" w14:textId="6075C79A" w:rsidR="00F60E04" w:rsidDel="002C4F2D" w:rsidRDefault="00F60E04" w:rsidP="004912E1">
            <w:pPr>
              <w:rPr>
                <w:del w:id="199" w:author="Goodacre, Norman *" w:date="2017-09-05T14:49:00Z"/>
                <w:rFonts w:ascii="Times" w:hAnsi="Times"/>
              </w:rPr>
            </w:pPr>
            <w:del w:id="200" w:author="Goodacre, Norman *" w:date="2017-09-05T14:49:00Z">
              <w:r w:rsidDel="002C4F2D">
                <w:rPr>
                  <w:rFonts w:ascii="Times" w:hAnsi="Times"/>
                </w:rPr>
                <w:delText>low</w:delText>
              </w:r>
            </w:del>
          </w:p>
        </w:tc>
        <w:tc>
          <w:tcPr>
            <w:tcW w:w="1393" w:type="dxa"/>
          </w:tcPr>
          <w:p w14:paraId="7FE770BA" w14:textId="4E581ECA" w:rsidR="00F60E04" w:rsidDel="002C4F2D" w:rsidRDefault="00F60E04" w:rsidP="00910839">
            <w:pPr>
              <w:rPr>
                <w:del w:id="201" w:author="Goodacre, Norman *" w:date="2017-09-05T14:49:00Z"/>
                <w:rFonts w:ascii="Times" w:hAnsi="Times"/>
              </w:rPr>
            </w:pPr>
            <w:del w:id="202" w:author="Goodacre, Norman *" w:date="2017-09-05T14:49:00Z">
              <w:r w:rsidDel="002C4F2D">
                <w:rPr>
                  <w:rFonts w:ascii="Times" w:hAnsi="Times"/>
                </w:rPr>
                <w:delText>$</w:delText>
              </w:r>
              <w:r w:rsidR="00910839" w:rsidDel="002C4F2D">
                <w:rPr>
                  <w:rFonts w:ascii="Times" w:hAnsi="Times"/>
                </w:rPr>
                <w:delText>540M</w:delText>
              </w:r>
              <w:r w:rsidDel="002C4F2D">
                <w:rPr>
                  <w:rFonts w:ascii="Times" w:hAnsi="Times"/>
                </w:rPr>
                <w:delText xml:space="preserve"> (US)</w:delText>
              </w:r>
            </w:del>
          </w:p>
        </w:tc>
        <w:tc>
          <w:tcPr>
            <w:tcW w:w="1443" w:type="dxa"/>
          </w:tcPr>
          <w:p w14:paraId="6CDC916B" w14:textId="6BFFBC17" w:rsidR="00F60E04" w:rsidDel="002C4F2D" w:rsidRDefault="003803E3" w:rsidP="003803E3">
            <w:pPr>
              <w:rPr>
                <w:del w:id="203" w:author="Goodacre, Norman *" w:date="2017-09-05T14:49:00Z"/>
                <w:rFonts w:ascii="Times" w:hAnsi="Times"/>
              </w:rPr>
            </w:pPr>
            <w:del w:id="204" w:author="Goodacre, Norman *" w:date="2017-09-05T14:49:00Z">
              <w:r w:rsidDel="002C4F2D">
                <w:rPr>
                  <w:rFonts w:ascii="Times" w:hAnsi="Times"/>
                </w:rPr>
                <w:fldChar w:fldCharType="begin">
                  <w:fldData xml:space="preserve">PEVuZE5vdGU+PENpdGU+PEF1dGhvcj5Cb3BwYW5hPC9BdXRob3I+PFllYXI+MjAwNzwvWWVhcj48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==
</w:fldData>
                </w:fldChar>
              </w:r>
              <w:r w:rsidDel="002C4F2D">
                <w:rPr>
                  <w:rFonts w:ascii="Times" w:hAnsi="Times"/>
                </w:rPr>
                <w:delInstrText xml:space="preserve"> ADDIN EN.CITE </w:delInstrText>
              </w:r>
              <w:r w:rsidDel="002C4F2D">
                <w:rPr>
                  <w:rFonts w:ascii="Times" w:hAnsi="Times"/>
                </w:rPr>
                <w:fldChar w:fldCharType="begin">
                  <w:fldData xml:space="preserve">PEVuZE5vdGU+PENpdGU+PEF1dGhvcj5Cb3BwYW5hPC9BdXRob3I+PFllYXI+MjAwNzwvWWVhcj48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==
</w:fldData>
                </w:fldChar>
              </w:r>
              <w:r w:rsidDel="002C4F2D">
                <w:rPr>
                  <w:rFonts w:ascii="Times" w:hAnsi="Times"/>
                </w:rPr>
                <w:delInstrText xml:space="preserve"> ADDIN EN.CITE.DATA </w:delInstrText>
              </w:r>
              <w:r w:rsidDel="002C4F2D">
                <w:rPr>
                  <w:rFonts w:ascii="Times" w:hAnsi="Times"/>
                </w:rPr>
              </w:r>
              <w:r w:rsidDel="002C4F2D">
                <w:rPr>
                  <w:rFonts w:ascii="Times" w:hAnsi="Times"/>
                </w:rPr>
                <w:fldChar w:fldCharType="end"/>
              </w:r>
              <w:r w:rsidDel="002C4F2D">
                <w:rPr>
                  <w:rFonts w:ascii="Times" w:hAnsi="Times"/>
                </w:rPr>
              </w:r>
              <w:r w:rsidDel="002C4F2D">
                <w:rPr>
                  <w:rFonts w:ascii="Times" w:hAnsi="Times"/>
                </w:rPr>
                <w:fldChar w:fldCharType="separate"/>
              </w:r>
              <w:r w:rsidDel="002C4F2D">
                <w:rPr>
                  <w:rFonts w:ascii="Times" w:hAnsi="Times"/>
                  <w:noProof/>
                </w:rPr>
                <w:delText>(59-63)</w:delText>
              </w:r>
              <w:r w:rsidDel="002C4F2D">
                <w:rPr>
                  <w:rFonts w:ascii="Times" w:hAnsi="Times"/>
                </w:rPr>
                <w:fldChar w:fldCharType="end"/>
              </w:r>
            </w:del>
          </w:p>
        </w:tc>
      </w:tr>
      <w:tr w:rsidR="00F60E04" w:rsidDel="002C4F2D" w14:paraId="52066C94" w14:textId="19A12C62" w:rsidTr="004912E1">
        <w:trPr>
          <w:del w:id="205" w:author="Goodacre, Norman *" w:date="2017-09-05T14:49:00Z"/>
        </w:trPr>
        <w:tc>
          <w:tcPr>
            <w:tcW w:w="1563" w:type="dxa"/>
          </w:tcPr>
          <w:p w14:paraId="41F096E0" w14:textId="04EC435B" w:rsidR="00F60E04" w:rsidDel="002C4F2D" w:rsidRDefault="00F60E04" w:rsidP="004912E1">
            <w:pPr>
              <w:rPr>
                <w:del w:id="206" w:author="Goodacre, Norman *" w:date="2017-09-05T14:49:00Z"/>
                <w:rFonts w:ascii="Times" w:hAnsi="Times"/>
              </w:rPr>
            </w:pPr>
            <w:del w:id="207" w:author="Goodacre, Norman *" w:date="2017-09-05T14:49:00Z">
              <w:r w:rsidDel="002C4F2D">
                <w:rPr>
                  <w:rFonts w:ascii="Times" w:hAnsi="Times"/>
                </w:rPr>
                <w:delText>HIV-1/2</w:delText>
              </w:r>
            </w:del>
          </w:p>
        </w:tc>
        <w:tc>
          <w:tcPr>
            <w:tcW w:w="1683" w:type="dxa"/>
          </w:tcPr>
          <w:p w14:paraId="45D8E8B1" w14:textId="4C447020" w:rsidR="00F60E04" w:rsidDel="002C4F2D" w:rsidRDefault="00F60E04" w:rsidP="004912E1">
            <w:pPr>
              <w:rPr>
                <w:del w:id="208" w:author="Goodacre, Norman *" w:date="2017-09-05T14:49:00Z"/>
                <w:rFonts w:ascii="Times" w:hAnsi="Times"/>
              </w:rPr>
            </w:pPr>
            <w:del w:id="209" w:author="Goodacre, Norman *" w:date="2017-09-05T14:49:00Z">
              <w:r w:rsidDel="002C4F2D">
                <w:rPr>
                  <w:rFonts w:ascii="Times" w:hAnsi="Times"/>
                </w:rPr>
                <w:delText>36M (world)</w:delText>
              </w:r>
            </w:del>
          </w:p>
        </w:tc>
        <w:tc>
          <w:tcPr>
            <w:tcW w:w="1586" w:type="dxa"/>
          </w:tcPr>
          <w:p w14:paraId="2D63958F" w14:textId="08885B5D" w:rsidR="00F60E04" w:rsidDel="002C4F2D" w:rsidRDefault="00F60E04" w:rsidP="004912E1">
            <w:pPr>
              <w:rPr>
                <w:del w:id="210" w:author="Goodacre, Norman *" w:date="2017-09-05T14:49:00Z"/>
                <w:rFonts w:ascii="Times" w:hAnsi="Times"/>
              </w:rPr>
            </w:pPr>
            <w:del w:id="211" w:author="Goodacre, Norman *" w:date="2017-09-05T14:49:00Z">
              <w:r w:rsidDel="002C4F2D">
                <w:rPr>
                  <w:rFonts w:ascii="Times" w:hAnsi="Times"/>
                </w:rPr>
                <w:delText>2.1M/yr ww</w:delText>
              </w:r>
            </w:del>
          </w:p>
        </w:tc>
        <w:tc>
          <w:tcPr>
            <w:tcW w:w="1328" w:type="dxa"/>
          </w:tcPr>
          <w:p w14:paraId="606D5ED2" w14:textId="5482FA88" w:rsidR="00F60E04" w:rsidDel="002C4F2D" w:rsidRDefault="00F60E04" w:rsidP="004912E1">
            <w:pPr>
              <w:rPr>
                <w:del w:id="212" w:author="Goodacre, Norman *" w:date="2017-09-05T14:49:00Z"/>
                <w:rFonts w:ascii="Times" w:hAnsi="Times"/>
              </w:rPr>
            </w:pPr>
            <w:del w:id="213" w:author="Goodacre, Norman *" w:date="2017-09-05T14:49:00Z">
              <w:r w:rsidDel="002C4F2D">
                <w:rPr>
                  <w:rFonts w:ascii="Times" w:hAnsi="Times"/>
                </w:rPr>
                <w:delText>25M total</w:delText>
              </w:r>
              <w:r w:rsidRPr="0047217B" w:rsidDel="002C4F2D">
                <w:rPr>
                  <w:rFonts w:ascii="Times" w:hAnsi="Times"/>
                  <w:vertAlign w:val="superscript"/>
                </w:rPr>
                <w:delText>1</w:delText>
              </w:r>
            </w:del>
          </w:p>
        </w:tc>
        <w:tc>
          <w:tcPr>
            <w:tcW w:w="1393" w:type="dxa"/>
          </w:tcPr>
          <w:p w14:paraId="5EDB9041" w14:textId="7B7AB737" w:rsidR="00F60E04" w:rsidDel="002C4F2D" w:rsidRDefault="00F60E04" w:rsidP="004912E1">
            <w:pPr>
              <w:rPr>
                <w:del w:id="214" w:author="Goodacre, Norman *" w:date="2017-09-05T14:49:00Z"/>
                <w:rFonts w:ascii="Times" w:hAnsi="Times"/>
              </w:rPr>
            </w:pPr>
            <w:del w:id="215" w:author="Goodacre, Norman *" w:date="2017-09-05T14:49:00Z">
              <w:r w:rsidDel="002C4F2D">
                <w:rPr>
                  <w:rFonts w:ascii="Times" w:hAnsi="Times"/>
                </w:rPr>
                <w:delText>$13.7B (US)</w:delText>
              </w:r>
            </w:del>
          </w:p>
        </w:tc>
        <w:tc>
          <w:tcPr>
            <w:tcW w:w="1443" w:type="dxa"/>
          </w:tcPr>
          <w:p w14:paraId="2839F205" w14:textId="3623E1FB" w:rsidR="00F60E04" w:rsidDel="002C4F2D" w:rsidRDefault="00F60E04" w:rsidP="003803E3">
            <w:pPr>
              <w:rPr>
                <w:del w:id="216" w:author="Goodacre, Norman *" w:date="2017-09-05T14:49:00Z"/>
                <w:rFonts w:ascii="Times" w:hAnsi="Times"/>
              </w:rPr>
            </w:pPr>
            <w:del w:id="217" w:author="Goodacre, Norman *" w:date="2017-09-05T14:49:00Z">
              <w:r w:rsidDel="002C4F2D">
                <w:rPr>
                  <w:rFonts w:ascii="Times" w:hAnsi="Times"/>
                </w:rPr>
                <w:fldChar w:fldCharType="begin"/>
              </w:r>
              <w:r w:rsidR="003803E3" w:rsidDel="002C4F2D">
                <w:rPr>
                  <w:rFonts w:ascii="Times" w:hAnsi="Times"/>
                </w:rPr>
                <w:delInstrText xml:space="preserve"> ADDIN EN.CITE &lt;EndNote&gt;&lt;Cite&gt;&lt;Author&gt;Menzies&lt;/Author&gt;&lt;Year&gt;2011&lt;/Year&gt;&lt;RecNum&gt;138&lt;/RecNum&gt;&lt;DisplayText&gt;(64)&lt;/DisplayText&gt;&lt;record&gt;&lt;rec-number&gt;138&lt;/rec-number&gt;&lt;foreign-keys&gt;&lt;key app="EN" db-id="fzxf5s9pk0992pefpet5d9rcvs2ae90rrfad" timestamp="1504578049"&gt;138&lt;/key&gt;&lt;/foreign-keys&gt;&lt;ref-type name="Journal Article"&gt;17&lt;/ref-type&gt;&lt;contributors&gt;&lt;authors&gt;&lt;author&gt;Menzies, N. A.&lt;/author&gt;&lt;author&gt;Berruti, A. A.&lt;/author&gt;&lt;author&gt;Berzon, R.&lt;/author&gt;&lt;author&gt;Filler, S.&lt;/author&gt;&lt;author&gt;Ferris, R.&lt;/author&gt;&lt;author&gt;Ellerbrock, T. V.&lt;/author&gt;&lt;author&gt;Blandford, J. M.&lt;/author&gt;&lt;/authors&gt;&lt;/contributors&gt;&lt;auth-address&gt;US Centers for Disease Control and Prevention, Atlanta, Georgia 30333, USA.&lt;/auth-address&gt;&lt;titles&gt;&lt;title&gt;The cost of providing comprehensive HIV treatment in PEPFAR-supported programs&lt;/title&gt;&lt;secondary-title&gt;AIDS&lt;/secondary-title&gt;&lt;/titles&gt;&lt;periodical&gt;&lt;full-title&gt;AIDS&lt;/full-title&gt;&lt;/periodical&gt;&lt;pages&gt;1753-60&lt;/pages&gt;&lt;volume&gt;25&lt;/volume&gt;&lt;number&gt;14&lt;/number&gt;&lt;keywords&gt;&lt;keyword&gt;Anti-HIV Agents/*economics/therapeutic use&lt;/keyword&gt;&lt;keyword&gt;Botswana/epidemiology&lt;/keyword&gt;&lt;keyword&gt;Cost-Benefit Analysis&lt;/keyword&gt;&lt;keyword&gt;Developing Countries/*economics/statistics &amp;amp; numerical data&lt;/keyword&gt;&lt;keyword&gt;Ethiopia/epidemiology&lt;/keyword&gt;&lt;keyword&gt;Female&lt;/keyword&gt;&lt;keyword&gt;HIV Infections/drug therapy/*economics/epidemiology&lt;/keyword&gt;&lt;keyword&gt;*Hiv-1&lt;/keyword&gt;&lt;keyword&gt;Health Resources/*economics/supply &amp;amp; distribution&lt;/keyword&gt;&lt;keyword&gt;Humans&lt;/keyword&gt;&lt;keyword&gt;Male&lt;/keyword&gt;&lt;keyword&gt;Nigeria/epidemiology&lt;/keyword&gt;&lt;keyword&gt;Uganda/epidemiology&lt;/keyword&gt;&lt;keyword&gt;Vietnam/epidemiology&lt;/keyword&gt;&lt;/keywords&gt;&lt;dates&gt;&lt;year&gt;2011&lt;/year&gt;&lt;pub-dates&gt;&lt;date&gt;Sep 10&lt;/date&gt;&lt;/pub-dates&gt;&lt;/dates&gt;&lt;isbn&gt;1473-5571 (Electronic)&amp;#xD;0269-9370 (Linking)&lt;/isbn&gt;&lt;accession-num&gt;21412127&lt;/accession-num&gt;&lt;urls&gt;&lt;related-urls&gt;&lt;url&gt;https://www.ncbi.nlm.nih.gov/pubmed/21412127&lt;/url&gt;&lt;/related-urls&gt;&lt;/urls&gt;&lt;custom2&gt;PMC3225224&lt;/custom2&gt;&lt;electronic-resource-num&gt;10.1097/QAD.0b013e3283463eec&lt;/electronic-resource-num&gt;&lt;/record&gt;&lt;/Cite&gt;&lt;/EndNote&gt;</w:delInstrText>
              </w:r>
              <w:r w:rsidDel="002C4F2D">
                <w:rPr>
                  <w:rFonts w:ascii="Times" w:hAnsi="Times"/>
                </w:rPr>
                <w:fldChar w:fldCharType="separate"/>
              </w:r>
              <w:r w:rsidR="003803E3" w:rsidDel="002C4F2D">
                <w:rPr>
                  <w:rFonts w:ascii="Times" w:hAnsi="Times"/>
                  <w:noProof/>
                </w:rPr>
                <w:delText>(64)</w:delText>
              </w:r>
              <w:r w:rsidDel="002C4F2D">
                <w:rPr>
                  <w:rFonts w:ascii="Times" w:hAnsi="Times"/>
                </w:rPr>
                <w:fldChar w:fldCharType="end"/>
              </w:r>
            </w:del>
          </w:p>
        </w:tc>
      </w:tr>
      <w:tr w:rsidR="00F60E04" w:rsidDel="002C4F2D" w14:paraId="72842FC2" w14:textId="625D37DF" w:rsidTr="004912E1">
        <w:trPr>
          <w:del w:id="218" w:author="Goodacre, Norman *" w:date="2017-09-05T14:49:00Z"/>
        </w:trPr>
        <w:tc>
          <w:tcPr>
            <w:tcW w:w="1563" w:type="dxa"/>
          </w:tcPr>
          <w:p w14:paraId="5B803D89" w14:textId="773AA2BC" w:rsidR="00F60E04" w:rsidDel="002C4F2D" w:rsidRDefault="00F60E04" w:rsidP="004912E1">
            <w:pPr>
              <w:rPr>
                <w:del w:id="219" w:author="Goodacre, Norman *" w:date="2017-09-05T14:49:00Z"/>
                <w:rFonts w:ascii="Times" w:hAnsi="Times"/>
              </w:rPr>
            </w:pPr>
            <w:del w:id="220" w:author="Goodacre, Norman *" w:date="2017-09-05T14:49:00Z">
              <w:r w:rsidDel="002C4F2D">
                <w:rPr>
                  <w:rFonts w:ascii="Times" w:hAnsi="Times"/>
                </w:rPr>
                <w:delText>Influenza</w:delText>
              </w:r>
            </w:del>
          </w:p>
        </w:tc>
        <w:tc>
          <w:tcPr>
            <w:tcW w:w="1683" w:type="dxa"/>
          </w:tcPr>
          <w:p w14:paraId="61C58D74" w14:textId="0322DE1B" w:rsidR="00F60E04" w:rsidDel="002C4F2D" w:rsidRDefault="00F60E04" w:rsidP="004912E1">
            <w:pPr>
              <w:rPr>
                <w:del w:id="221" w:author="Goodacre, Norman *" w:date="2017-09-05T14:49:00Z"/>
                <w:rFonts w:ascii="Times" w:hAnsi="Times"/>
              </w:rPr>
            </w:pPr>
            <w:bookmarkStart w:id="222" w:name="OLE_LINK28"/>
            <w:bookmarkStart w:id="223" w:name="OLE_LINK29"/>
            <w:del w:id="224" w:author="Goodacre, Norman *" w:date="2017-09-05T14:49:00Z">
              <w:r w:rsidDel="002C4F2D">
                <w:rPr>
                  <w:rFonts w:ascii="Times" w:hAnsi="Times"/>
                </w:rPr>
                <w:delText>&gt;30M (US)</w:delText>
              </w:r>
              <w:r w:rsidRPr="00D4474E" w:rsidDel="002C4F2D">
                <w:rPr>
                  <w:rFonts w:ascii="Times" w:hAnsi="Times"/>
                  <w:vertAlign w:val="superscript"/>
                </w:rPr>
                <w:delText>3</w:delText>
              </w:r>
              <w:bookmarkEnd w:id="222"/>
              <w:bookmarkEnd w:id="223"/>
            </w:del>
          </w:p>
        </w:tc>
        <w:tc>
          <w:tcPr>
            <w:tcW w:w="1586" w:type="dxa"/>
          </w:tcPr>
          <w:p w14:paraId="72D08F6D" w14:textId="2B6413C0" w:rsidR="00F60E04" w:rsidDel="002C4F2D" w:rsidRDefault="00F60E04" w:rsidP="004912E1">
            <w:pPr>
              <w:rPr>
                <w:del w:id="225" w:author="Goodacre, Norman *" w:date="2017-09-05T14:49:00Z"/>
                <w:rFonts w:ascii="Times" w:hAnsi="Times"/>
              </w:rPr>
            </w:pPr>
            <w:del w:id="226" w:author="Goodacre, Norman *" w:date="2017-09-05T14:49:00Z">
              <w:r w:rsidRPr="00D4474E" w:rsidDel="002C4F2D">
                <w:rPr>
                  <w:rFonts w:ascii="Times" w:hAnsi="Times"/>
                </w:rPr>
                <w:delText>30M (US)</w:delText>
              </w:r>
              <w:r w:rsidRPr="00D4474E" w:rsidDel="002C4F2D">
                <w:rPr>
                  <w:rFonts w:ascii="Times" w:hAnsi="Times"/>
                  <w:vertAlign w:val="superscript"/>
                </w:rPr>
                <w:delText>3</w:delText>
              </w:r>
            </w:del>
          </w:p>
        </w:tc>
        <w:tc>
          <w:tcPr>
            <w:tcW w:w="1328" w:type="dxa"/>
          </w:tcPr>
          <w:p w14:paraId="461B4534" w14:textId="187F61E8" w:rsidR="00F60E04" w:rsidDel="002C4F2D" w:rsidRDefault="00F60E04" w:rsidP="004912E1">
            <w:pPr>
              <w:rPr>
                <w:del w:id="227" w:author="Goodacre, Norman *" w:date="2017-09-05T14:49:00Z"/>
                <w:rFonts w:ascii="Times" w:hAnsi="Times"/>
              </w:rPr>
            </w:pPr>
            <w:del w:id="228" w:author="Goodacre, Norman *" w:date="2017-09-05T14:49:00Z">
              <w:r w:rsidDel="002C4F2D">
                <w:rPr>
                  <w:rFonts w:ascii="Times" w:hAnsi="Times"/>
                </w:rPr>
                <w:delText>50M 1918</w:delText>
              </w:r>
              <w:bookmarkStart w:id="229" w:name="OLE_LINK26"/>
              <w:bookmarkStart w:id="230" w:name="OLE_LINK27"/>
              <w:r w:rsidRPr="006A1EE3" w:rsidDel="002C4F2D">
                <w:rPr>
                  <w:rFonts w:ascii="Times" w:hAnsi="Times"/>
                  <w:vertAlign w:val="superscript"/>
                </w:rPr>
                <w:delText>2</w:delText>
              </w:r>
              <w:bookmarkEnd w:id="229"/>
              <w:bookmarkEnd w:id="230"/>
            </w:del>
          </w:p>
        </w:tc>
        <w:tc>
          <w:tcPr>
            <w:tcW w:w="1393" w:type="dxa"/>
          </w:tcPr>
          <w:p w14:paraId="1F3AB86E" w14:textId="2DAF3CC5" w:rsidR="00F60E04" w:rsidDel="002C4F2D" w:rsidRDefault="00F60E04" w:rsidP="004912E1">
            <w:pPr>
              <w:rPr>
                <w:del w:id="231" w:author="Goodacre, Norman *" w:date="2017-09-05T14:49:00Z"/>
                <w:rFonts w:ascii="Times" w:hAnsi="Times"/>
              </w:rPr>
            </w:pPr>
            <w:del w:id="232" w:author="Goodacre, Norman *" w:date="2017-09-05T14:49:00Z">
              <w:r w:rsidDel="002C4F2D">
                <w:rPr>
                  <w:rFonts w:ascii="Times" w:hAnsi="Times"/>
                </w:rPr>
                <w:delText>$10-90B</w:delText>
              </w:r>
            </w:del>
          </w:p>
        </w:tc>
        <w:tc>
          <w:tcPr>
            <w:tcW w:w="1443" w:type="dxa"/>
          </w:tcPr>
          <w:p w14:paraId="2AC213F4" w14:textId="259F1108" w:rsidR="00F60E04" w:rsidDel="002C4F2D" w:rsidRDefault="00B167FF" w:rsidP="003803E3">
            <w:pPr>
              <w:rPr>
                <w:del w:id="233" w:author="Goodacre, Norman *" w:date="2017-09-05T14:49:00Z"/>
                <w:rFonts w:ascii="Times" w:hAnsi="Times"/>
              </w:rPr>
            </w:pPr>
            <w:del w:id="234" w:author="Goodacre, Norman *" w:date="2017-09-05T14:49:00Z">
              <w:r w:rsidDel="002C4F2D">
                <w:rPr>
                  <w:rFonts w:ascii="Times" w:hAnsi="Times"/>
                </w:rPr>
                <w:fldChar w:fldCharType="begin">
                  <w:fldData xml:space="preserve">PEVuZE5vdGU+PENpdGU+PEF1dGhvcj5Kb2huc29uPC9BdXRob3I+PFllYXI+MjAwMjwvWWVhcj48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</w:fldData>
                </w:fldChar>
              </w:r>
              <w:r w:rsidR="003803E3" w:rsidDel="002C4F2D">
                <w:rPr>
                  <w:rFonts w:ascii="Times" w:hAnsi="Times"/>
                </w:rPr>
                <w:delInstrText xml:space="preserve"> ADDIN EN.CITE </w:delInstrText>
              </w:r>
              <w:r w:rsidR="003803E3" w:rsidDel="002C4F2D">
                <w:rPr>
                  <w:rFonts w:ascii="Times" w:hAnsi="Times"/>
                </w:rPr>
                <w:fldChar w:fldCharType="begin">
                  <w:fldData xml:space="preserve">PEVuZE5vdGU+PENpdGU+PEF1dGhvcj5Kb2huc29uPC9BdXRob3I+PFllYXI+MjAwMjwvWWVhcj48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</w:fldData>
                </w:fldChar>
              </w:r>
              <w:r w:rsidR="003803E3" w:rsidDel="002C4F2D">
                <w:rPr>
                  <w:rFonts w:ascii="Times" w:hAnsi="Times"/>
                </w:rPr>
                <w:delInstrText xml:space="preserve"> ADDIN EN.CITE.DATA </w:delInstrText>
              </w:r>
              <w:r w:rsidR="003803E3" w:rsidDel="002C4F2D">
                <w:rPr>
                  <w:rFonts w:ascii="Times" w:hAnsi="Times"/>
                </w:rPr>
              </w:r>
              <w:r w:rsidR="003803E3" w:rsidDel="002C4F2D">
                <w:rPr>
                  <w:rFonts w:ascii="Times" w:hAnsi="Times"/>
                </w:rPr>
                <w:fldChar w:fldCharType="end"/>
              </w:r>
              <w:r w:rsidDel="002C4F2D">
                <w:rPr>
                  <w:rFonts w:ascii="Times" w:hAnsi="Times"/>
                </w:rPr>
              </w:r>
              <w:r w:rsidDel="002C4F2D">
                <w:rPr>
                  <w:rFonts w:ascii="Times" w:hAnsi="Times"/>
                </w:rPr>
                <w:fldChar w:fldCharType="separate"/>
              </w:r>
              <w:r w:rsidR="003803E3" w:rsidDel="002C4F2D">
                <w:rPr>
                  <w:rFonts w:ascii="Times" w:hAnsi="Times"/>
                  <w:noProof/>
                </w:rPr>
                <w:delText>(65-67)</w:delText>
              </w:r>
              <w:r w:rsidDel="002C4F2D">
                <w:rPr>
                  <w:rFonts w:ascii="Times" w:hAnsi="Times"/>
                </w:rPr>
                <w:fldChar w:fldCharType="end"/>
              </w:r>
            </w:del>
          </w:p>
        </w:tc>
      </w:tr>
      <w:tr w:rsidR="00F60E04" w:rsidDel="002C4F2D" w14:paraId="12E1DA1A" w14:textId="2264E9BA" w:rsidTr="004912E1">
        <w:trPr>
          <w:del w:id="235" w:author="Goodacre, Norman *" w:date="2017-09-05T14:49:00Z"/>
        </w:trPr>
        <w:tc>
          <w:tcPr>
            <w:tcW w:w="1563" w:type="dxa"/>
          </w:tcPr>
          <w:p w14:paraId="5429278D" w14:textId="70498F92" w:rsidR="00F60E04" w:rsidDel="002C4F2D" w:rsidRDefault="00F60E04" w:rsidP="004912E1">
            <w:pPr>
              <w:rPr>
                <w:del w:id="236" w:author="Goodacre, Norman *" w:date="2017-09-05T14:49:00Z"/>
                <w:rFonts w:ascii="Times" w:hAnsi="Times"/>
              </w:rPr>
            </w:pPr>
            <w:del w:id="237" w:author="Goodacre, Norman *" w:date="2017-09-05T14:49:00Z">
              <w:r w:rsidDel="002C4F2D">
                <w:rPr>
                  <w:rFonts w:ascii="Times" w:hAnsi="Times"/>
                </w:rPr>
                <w:delText>Measles</w:delText>
              </w:r>
            </w:del>
          </w:p>
        </w:tc>
        <w:tc>
          <w:tcPr>
            <w:tcW w:w="1683" w:type="dxa"/>
          </w:tcPr>
          <w:p w14:paraId="49DF32A6" w14:textId="235381EE" w:rsidR="00F60E04" w:rsidDel="002C4F2D" w:rsidRDefault="00F60E04" w:rsidP="004912E1">
            <w:pPr>
              <w:rPr>
                <w:del w:id="238" w:author="Goodacre, Norman *" w:date="2017-09-05T14:49:00Z"/>
                <w:rFonts w:ascii="Times" w:hAnsi="Times"/>
              </w:rPr>
            </w:pPr>
            <w:bookmarkStart w:id="239" w:name="OLE_LINK30"/>
            <w:bookmarkStart w:id="240" w:name="OLE_LINK31"/>
            <w:del w:id="241" w:author="Goodacre, Norman *" w:date="2017-09-05T14:49:00Z">
              <w:r w:rsidDel="002C4F2D">
                <w:rPr>
                  <w:rFonts w:ascii="Times" w:hAnsi="Times"/>
                </w:rPr>
                <w:delText>&gt;</w:delText>
              </w:r>
              <w:r w:rsidRPr="0002367D" w:rsidDel="002C4F2D">
                <w:rPr>
                  <w:rFonts w:ascii="Times" w:hAnsi="Times"/>
                </w:rPr>
                <w:delText xml:space="preserve">20 </w:delText>
              </w:r>
              <w:r w:rsidDel="002C4F2D">
                <w:rPr>
                  <w:rFonts w:ascii="Times" w:hAnsi="Times"/>
                </w:rPr>
                <w:delText>M (ww)</w:delText>
              </w:r>
              <w:bookmarkEnd w:id="239"/>
              <w:bookmarkEnd w:id="240"/>
            </w:del>
          </w:p>
        </w:tc>
        <w:tc>
          <w:tcPr>
            <w:tcW w:w="1586" w:type="dxa"/>
          </w:tcPr>
          <w:p w14:paraId="12A6EFC3" w14:textId="4D5AA3F8" w:rsidR="00F60E04" w:rsidDel="002C4F2D" w:rsidRDefault="00F60E04" w:rsidP="00F60E04">
            <w:pPr>
              <w:rPr>
                <w:del w:id="242" w:author="Goodacre, Norman *" w:date="2017-09-05T14:49:00Z"/>
                <w:rFonts w:ascii="Times" w:hAnsi="Times"/>
              </w:rPr>
            </w:pPr>
            <w:del w:id="243" w:author="Goodacre, Norman *" w:date="2017-09-05T14:49:00Z">
              <w:r w:rsidDel="002C4F2D">
                <w:rPr>
                  <w:rFonts w:ascii="Times" w:hAnsi="Times"/>
                </w:rPr>
                <w:delText>250k ww</w:delText>
              </w:r>
            </w:del>
          </w:p>
        </w:tc>
        <w:tc>
          <w:tcPr>
            <w:tcW w:w="1328" w:type="dxa"/>
          </w:tcPr>
          <w:p w14:paraId="2948BD12" w14:textId="48DBE4F3" w:rsidR="00F60E04" w:rsidDel="002C4F2D" w:rsidRDefault="00F60E04" w:rsidP="004912E1">
            <w:pPr>
              <w:rPr>
                <w:del w:id="244" w:author="Goodacre, Norman *" w:date="2017-09-05T14:49:00Z"/>
                <w:rFonts w:ascii="Times" w:hAnsi="Times"/>
              </w:rPr>
            </w:pPr>
            <w:del w:id="245" w:author="Goodacre, Norman *" w:date="2017-09-05T14:49:00Z">
              <w:r w:rsidDel="002C4F2D">
                <w:rPr>
                  <w:rFonts w:ascii="Times" w:hAnsi="Times"/>
                </w:rPr>
                <w:delText>140-500k</w:delText>
              </w:r>
              <w:r w:rsidRPr="0002367D" w:rsidDel="002C4F2D">
                <w:rPr>
                  <w:rFonts w:ascii="Times" w:hAnsi="Times"/>
                  <w:vertAlign w:val="superscript"/>
                </w:rPr>
                <w:delText>4</w:delText>
              </w:r>
            </w:del>
          </w:p>
        </w:tc>
        <w:tc>
          <w:tcPr>
            <w:tcW w:w="1393" w:type="dxa"/>
          </w:tcPr>
          <w:p w14:paraId="668A1BFA" w14:textId="7190A505" w:rsidR="00F60E04" w:rsidDel="002C4F2D" w:rsidRDefault="00F60E04" w:rsidP="004912E1">
            <w:pPr>
              <w:rPr>
                <w:del w:id="246" w:author="Goodacre, Norman *" w:date="2017-09-05T14:49:00Z"/>
                <w:rFonts w:ascii="Times" w:hAnsi="Times"/>
              </w:rPr>
            </w:pPr>
            <w:del w:id="247" w:author="Goodacre, Norman *" w:date="2017-09-05T14:49:00Z">
              <w:r w:rsidDel="002C4F2D">
                <w:rPr>
                  <w:rFonts w:ascii="Times" w:hAnsi="Times"/>
                </w:rPr>
                <w:delText>$3-7B (US)</w:delText>
              </w:r>
            </w:del>
          </w:p>
        </w:tc>
        <w:tc>
          <w:tcPr>
            <w:tcW w:w="1443" w:type="dxa"/>
          </w:tcPr>
          <w:p w14:paraId="5B6027C0" w14:textId="6E0A762F" w:rsidR="00F60E04" w:rsidDel="002C4F2D" w:rsidRDefault="00F60E04" w:rsidP="003803E3">
            <w:pPr>
              <w:rPr>
                <w:del w:id="248" w:author="Goodacre, Norman *" w:date="2017-09-05T14:49:00Z"/>
                <w:rFonts w:ascii="Times" w:hAnsi="Times"/>
              </w:rPr>
            </w:pPr>
            <w:del w:id="249" w:author="Goodacre, Norman *" w:date="2017-09-05T14:49:00Z">
              <w:r w:rsidDel="002C4F2D">
                <w:rPr>
                  <w:rFonts w:ascii="Times" w:hAnsi="Times"/>
                </w:rPr>
                <w:fldChar w:fldCharType="begin"/>
              </w:r>
              <w:r w:rsidR="003803E3" w:rsidDel="002C4F2D">
                <w:rPr>
                  <w:rFonts w:ascii="Times" w:hAnsi="Times"/>
                </w:rPr>
                <w:delInstrText xml:space="preserve"> ADDIN EN.CITE &lt;EndNote&gt;&lt;Cite&gt;&lt;Author&gt;Patel&lt;/Author&gt;&lt;Year&gt;2016&lt;/Year&gt;&lt;RecNum&gt;137&lt;/RecNum&gt;&lt;DisplayText&gt;(68)&lt;/DisplayText&gt;&lt;record&gt;&lt;rec-number&gt;137&lt;/rec-number&gt;&lt;foreign-keys&gt;&lt;key app="EN" db-id="fzxf5s9pk0992pefpet5d9rcvs2ae90rrfad" timestamp="1504577991"&gt;137&lt;/key&gt;&lt;/foreign-keys&gt;&lt;ref-type name="Journal Article"&gt;17&lt;/ref-type&gt;&lt;contributors&gt;&lt;authors&gt;&lt;author&gt;Patel, M. K.&lt;/author&gt;&lt;author&gt;Gacic-Dobo, M.&lt;/author&gt;&lt;author&gt;Strebel, P. M.&lt;/author&gt;&lt;author&gt;Dabbagh, A.&lt;/author&gt;&lt;author&gt;Mulders, M. N.&lt;/author&gt;&lt;author&gt;Okwo-Bele, J. M.&lt;/author&gt;&lt;author&gt;Dumolard, L.&lt;/author&gt;&lt;author&gt;Rota, P. A.&lt;/author&gt;&lt;author&gt;Kretsinger, K.&lt;/author&gt;&lt;author&gt;Goodson, J. L.&lt;/author&gt;&lt;/authors&gt;&lt;/contributors&gt;&lt;titles&gt;&lt;title&gt;Progress Toward Regional Measles Elimination - Worldwide, 2000-2015&lt;/title&gt;&lt;secondary-title&gt;MMWR Morb Mortal Wkly Rep&lt;/secondary-title&gt;&lt;/titles&gt;&lt;periodical&gt;&lt;full-title&gt;MMWR Morb Mortal Wkly Rep&lt;/full-title&gt;&lt;/periodical&gt;&lt;pages&gt;1228-1233&lt;/pages&gt;&lt;volume&gt;65&lt;/volume&gt;&lt;number&gt;44&lt;/number&gt;&lt;keywords&gt;&lt;keyword&gt;Adolescent&lt;/keyword&gt;&lt;keyword&gt;Adult&lt;/keyword&gt;&lt;keyword&gt;Child&lt;/keyword&gt;&lt;keyword&gt;Child, Preschool&lt;/keyword&gt;&lt;keyword&gt;*Disease Eradication&lt;/keyword&gt;&lt;keyword&gt;Global Health/*statistics &amp;amp; numerical data&lt;/keyword&gt;&lt;keyword&gt;Humans&lt;/keyword&gt;&lt;keyword&gt;Immunization Programs&lt;/keyword&gt;&lt;keyword&gt;Incidence&lt;/keyword&gt;&lt;keyword&gt;Infant&lt;/keyword&gt;&lt;keyword&gt;Measles/epidemiology/mortality/*prevention &amp;amp; control&lt;/keyword&gt;&lt;keyword&gt;Measles Vaccine/administration &amp;amp; dosage&lt;/keyword&gt;&lt;keyword&gt;World Health Organization&lt;/keyword&gt;&lt;keyword&gt;Young Adult&lt;/keyword&gt;&lt;/keywords&gt;&lt;dates&gt;&lt;year&gt;2016&lt;/year&gt;&lt;pub-dates&gt;&lt;date&gt;Nov 11&lt;/date&gt;&lt;/pub-dates&gt;&lt;/dates&gt;&lt;isbn&gt;1545-861X (Electronic)&amp;#xD;0149-2195 (Linking)&lt;/isbn&gt;&lt;accession-num&gt;27832050&lt;/accession-num&gt;&lt;urls&gt;&lt;related-urls&gt;&lt;url&gt;https://www.ncbi.nlm.nih.gov/pubmed/27832050&lt;/url&gt;&lt;/related-urls&gt;&lt;/urls&gt;&lt;electronic-resource-num&gt;10.15585/mmwr.mm6544a6&lt;/electronic-resource-num&gt;&lt;/record&gt;&lt;/Cite&gt;&lt;/EndNote&gt;</w:delInstrText>
              </w:r>
              <w:r w:rsidDel="002C4F2D">
                <w:rPr>
                  <w:rFonts w:ascii="Times" w:hAnsi="Times"/>
                </w:rPr>
                <w:fldChar w:fldCharType="separate"/>
              </w:r>
              <w:r w:rsidR="003803E3" w:rsidDel="002C4F2D">
                <w:rPr>
                  <w:rFonts w:ascii="Times" w:hAnsi="Times"/>
                  <w:noProof/>
                </w:rPr>
                <w:delText>(68)</w:delText>
              </w:r>
              <w:r w:rsidDel="002C4F2D">
                <w:rPr>
                  <w:rFonts w:ascii="Times" w:hAnsi="Times"/>
                </w:rPr>
                <w:fldChar w:fldCharType="end"/>
              </w:r>
            </w:del>
          </w:p>
        </w:tc>
      </w:tr>
      <w:tr w:rsidR="00F60E04" w:rsidDel="002C4F2D" w14:paraId="402737E0" w14:textId="045B968E" w:rsidTr="004912E1">
        <w:trPr>
          <w:del w:id="250" w:author="Goodacre, Norman *" w:date="2017-09-05T14:49:00Z"/>
        </w:trPr>
        <w:tc>
          <w:tcPr>
            <w:tcW w:w="1563" w:type="dxa"/>
          </w:tcPr>
          <w:p w14:paraId="7D78D9C1" w14:textId="5BEB7BD5" w:rsidR="00F60E04" w:rsidDel="002C4F2D" w:rsidRDefault="00F60E04" w:rsidP="004912E1">
            <w:pPr>
              <w:rPr>
                <w:del w:id="251" w:author="Goodacre, Norman *" w:date="2017-09-05T14:49:00Z"/>
                <w:rFonts w:ascii="Times" w:hAnsi="Times"/>
              </w:rPr>
            </w:pPr>
            <w:del w:id="252" w:author="Goodacre, Norman *" w:date="2017-09-05T14:49:00Z">
              <w:r w:rsidDel="002C4F2D">
                <w:rPr>
                  <w:rFonts w:ascii="Times" w:hAnsi="Times"/>
                </w:rPr>
                <w:delText>Hepatitis C</w:delText>
              </w:r>
            </w:del>
          </w:p>
        </w:tc>
        <w:tc>
          <w:tcPr>
            <w:tcW w:w="1683" w:type="dxa"/>
          </w:tcPr>
          <w:p w14:paraId="2046B7CD" w14:textId="75FD4416" w:rsidR="00F60E04" w:rsidDel="002C4F2D" w:rsidRDefault="00F60E04" w:rsidP="004912E1">
            <w:pPr>
              <w:rPr>
                <w:del w:id="253" w:author="Goodacre, Norman *" w:date="2017-09-05T14:49:00Z"/>
                <w:rFonts w:ascii="Times" w:hAnsi="Times"/>
              </w:rPr>
            </w:pPr>
            <w:del w:id="254" w:author="Goodacre, Norman *" w:date="2017-09-05T14:49:00Z">
              <w:r w:rsidDel="002C4F2D">
                <w:rPr>
                  <w:rFonts w:ascii="Times" w:hAnsi="Times"/>
                </w:rPr>
                <w:delText>60-12</w:delText>
              </w:r>
              <w:r w:rsidRPr="0021017E" w:rsidDel="002C4F2D">
                <w:rPr>
                  <w:rFonts w:ascii="Times" w:hAnsi="Times"/>
                </w:rPr>
                <w:delText>0</w:delText>
              </w:r>
              <w:r w:rsidDel="002C4F2D">
                <w:rPr>
                  <w:rFonts w:ascii="Times" w:hAnsi="Times"/>
                </w:rPr>
                <w:delText xml:space="preserve">M </w:delText>
              </w:r>
              <w:r w:rsidDel="002C4F2D">
                <w:rPr>
                  <w:rFonts w:ascii="Times" w:hAnsi="Times"/>
                </w:rPr>
                <w:lastRenderedPageBreak/>
                <w:delText>(ww)</w:delText>
              </w:r>
            </w:del>
          </w:p>
        </w:tc>
        <w:tc>
          <w:tcPr>
            <w:tcW w:w="1586" w:type="dxa"/>
          </w:tcPr>
          <w:p w14:paraId="54060285" w14:textId="3287DBAE" w:rsidR="00F60E04" w:rsidDel="002C4F2D" w:rsidRDefault="00F60E04" w:rsidP="004912E1">
            <w:pPr>
              <w:rPr>
                <w:del w:id="255" w:author="Goodacre, Norman *" w:date="2017-09-05T14:49:00Z"/>
                <w:rFonts w:ascii="Times" w:hAnsi="Times"/>
              </w:rPr>
            </w:pPr>
            <w:del w:id="256" w:author="Goodacre, Norman *" w:date="2017-09-05T14:49:00Z">
              <w:r w:rsidDel="002C4F2D">
                <w:rPr>
                  <w:rFonts w:ascii="Times" w:hAnsi="Times"/>
                </w:rPr>
                <w:lastRenderedPageBreak/>
                <w:delText>4M</w:delText>
              </w:r>
            </w:del>
          </w:p>
        </w:tc>
        <w:tc>
          <w:tcPr>
            <w:tcW w:w="1328" w:type="dxa"/>
          </w:tcPr>
          <w:p w14:paraId="059B9A5C" w14:textId="1A4E17D7" w:rsidR="00F60E04" w:rsidDel="002C4F2D" w:rsidRDefault="00F60E04" w:rsidP="00D706EE">
            <w:pPr>
              <w:rPr>
                <w:del w:id="257" w:author="Goodacre, Norman *" w:date="2017-09-05T14:49:00Z"/>
                <w:rFonts w:ascii="Times" w:hAnsi="Times"/>
              </w:rPr>
            </w:pPr>
            <w:del w:id="258" w:author="Goodacre, Norman *" w:date="2017-09-05T14:49:00Z">
              <w:r w:rsidDel="002C4F2D">
                <w:rPr>
                  <w:rFonts w:ascii="Times" w:hAnsi="Times"/>
                </w:rPr>
                <w:delText>500k ww</w:delText>
              </w:r>
            </w:del>
          </w:p>
        </w:tc>
        <w:tc>
          <w:tcPr>
            <w:tcW w:w="1393" w:type="dxa"/>
          </w:tcPr>
          <w:p w14:paraId="3D7D806E" w14:textId="559538C4" w:rsidR="00F60E04" w:rsidDel="002C4F2D" w:rsidRDefault="00F60E04" w:rsidP="004912E1">
            <w:pPr>
              <w:rPr>
                <w:del w:id="259" w:author="Goodacre, Norman *" w:date="2017-09-05T14:49:00Z"/>
                <w:rFonts w:ascii="Times" w:hAnsi="Times"/>
              </w:rPr>
            </w:pPr>
            <w:del w:id="260" w:author="Goodacre, Norman *" w:date="2017-09-05T14:49:00Z">
              <w:r w:rsidDel="002C4F2D">
                <w:rPr>
                  <w:rFonts w:ascii="Times" w:hAnsi="Times"/>
                </w:rPr>
                <w:delText xml:space="preserve">$10B </w:delText>
              </w:r>
              <w:r w:rsidRPr="00A81EE0" w:rsidDel="002C4F2D">
                <w:rPr>
                  <w:rFonts w:ascii="Times" w:hAnsi="Times"/>
                  <w:vertAlign w:val="superscript"/>
                </w:rPr>
                <w:delText>5</w:delText>
              </w:r>
            </w:del>
          </w:p>
        </w:tc>
        <w:tc>
          <w:tcPr>
            <w:tcW w:w="1443" w:type="dxa"/>
          </w:tcPr>
          <w:p w14:paraId="12B4E0F8" w14:textId="3716E4FD" w:rsidR="00F60E04" w:rsidDel="002C4F2D" w:rsidRDefault="00F60E04" w:rsidP="003803E3">
            <w:pPr>
              <w:rPr>
                <w:del w:id="261" w:author="Goodacre, Norman *" w:date="2017-09-05T14:49:00Z"/>
                <w:rFonts w:ascii="Times" w:hAnsi="Times"/>
              </w:rPr>
            </w:pPr>
            <w:del w:id="262" w:author="Goodacre, Norman *" w:date="2017-09-05T14:49:00Z">
              <w:r w:rsidDel="002C4F2D">
                <w:rPr>
                  <w:rFonts w:ascii="Times" w:hAnsi="Times"/>
                </w:rPr>
                <w:fldChar w:fldCharType="begin">
                  <w:fldData xml:space="preserve">PEVuZE5vdGU+PENpdGU+PEF1dGhvcj5Xb25nPC9BdXRob3I+PFllYXI+MjAwMDwvWWVhcj48UmVj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</w:fldData>
                </w:fldChar>
              </w:r>
              <w:r w:rsidR="003803E3" w:rsidDel="002C4F2D">
                <w:rPr>
                  <w:rFonts w:ascii="Times" w:hAnsi="Times"/>
                </w:rPr>
                <w:delInstrText xml:space="preserve"> ADDIN EN.CITE </w:delInstrText>
              </w:r>
              <w:r w:rsidR="003803E3" w:rsidDel="002C4F2D">
                <w:rPr>
                  <w:rFonts w:ascii="Times" w:hAnsi="Times"/>
                </w:rPr>
                <w:fldChar w:fldCharType="begin">
                  <w:fldData xml:space="preserve">PEVuZE5vdGU+PENpdGU+PEF1dGhvcj5Xb25nPC9BdXRob3I+PFllYXI+MjAwMDwvWWVhcj48UmVj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</w:fldData>
                </w:fldChar>
              </w:r>
              <w:r w:rsidR="003803E3" w:rsidDel="002C4F2D">
                <w:rPr>
                  <w:rFonts w:ascii="Times" w:hAnsi="Times"/>
                </w:rPr>
                <w:delInstrText xml:space="preserve"> ADDIN EN.CITE.DATA </w:delInstrText>
              </w:r>
              <w:r w:rsidR="003803E3" w:rsidDel="002C4F2D">
                <w:rPr>
                  <w:rFonts w:ascii="Times" w:hAnsi="Times"/>
                </w:rPr>
              </w:r>
              <w:r w:rsidR="003803E3" w:rsidDel="002C4F2D">
                <w:rPr>
                  <w:rFonts w:ascii="Times" w:hAnsi="Times"/>
                </w:rPr>
                <w:fldChar w:fldCharType="end"/>
              </w:r>
              <w:r w:rsidDel="002C4F2D">
                <w:rPr>
                  <w:rFonts w:ascii="Times" w:hAnsi="Times"/>
                </w:rPr>
              </w:r>
              <w:r w:rsidDel="002C4F2D">
                <w:rPr>
                  <w:rFonts w:ascii="Times" w:hAnsi="Times"/>
                </w:rPr>
                <w:fldChar w:fldCharType="separate"/>
              </w:r>
              <w:r w:rsidR="003803E3" w:rsidDel="002C4F2D">
                <w:rPr>
                  <w:rFonts w:ascii="Times" w:hAnsi="Times"/>
                  <w:noProof/>
                </w:rPr>
                <w:delText>(69, 70)</w:delText>
              </w:r>
              <w:r w:rsidDel="002C4F2D">
                <w:rPr>
                  <w:rFonts w:ascii="Times" w:hAnsi="Times"/>
                </w:rPr>
                <w:fldChar w:fldCharType="end"/>
              </w:r>
            </w:del>
          </w:p>
        </w:tc>
      </w:tr>
      <w:tr w:rsidR="00F60E04" w:rsidDel="002C4F2D" w14:paraId="1B86B20C" w14:textId="4C0B6C8E" w:rsidTr="004912E1">
        <w:trPr>
          <w:del w:id="263" w:author="Goodacre, Norman *" w:date="2017-09-05T14:49:00Z"/>
        </w:trPr>
        <w:tc>
          <w:tcPr>
            <w:tcW w:w="1563" w:type="dxa"/>
          </w:tcPr>
          <w:p w14:paraId="3B97658A" w14:textId="74A0D45F" w:rsidR="00F60E04" w:rsidDel="002C4F2D" w:rsidRDefault="00F60E04" w:rsidP="004912E1">
            <w:pPr>
              <w:rPr>
                <w:del w:id="264" w:author="Goodacre, Norman *" w:date="2017-09-05T14:49:00Z"/>
                <w:rFonts w:ascii="Times" w:hAnsi="Times"/>
              </w:rPr>
            </w:pPr>
            <w:del w:id="265" w:author="Goodacre, Norman *" w:date="2017-09-05T14:49:00Z">
              <w:r w:rsidDel="002C4F2D">
                <w:rPr>
                  <w:rFonts w:ascii="Times" w:hAnsi="Times"/>
                </w:rPr>
                <w:lastRenderedPageBreak/>
                <w:delText>Hepatitis B</w:delText>
              </w:r>
            </w:del>
          </w:p>
        </w:tc>
        <w:tc>
          <w:tcPr>
            <w:tcW w:w="1683" w:type="dxa"/>
          </w:tcPr>
          <w:p w14:paraId="3A1F3ED1" w14:textId="771BFC8A" w:rsidR="00F60E04" w:rsidDel="002C4F2D" w:rsidRDefault="00F60E04" w:rsidP="004912E1">
            <w:pPr>
              <w:rPr>
                <w:del w:id="266" w:author="Goodacre, Norman *" w:date="2017-09-05T14:49:00Z"/>
                <w:rFonts w:ascii="Times" w:hAnsi="Times"/>
              </w:rPr>
            </w:pPr>
            <w:del w:id="267" w:author="Goodacre, Norman *" w:date="2017-09-05T14:49:00Z">
              <w:r w:rsidDel="002C4F2D">
                <w:rPr>
                  <w:rFonts w:ascii="Times" w:hAnsi="Times"/>
                </w:rPr>
                <w:delText>248 M ww/yr, ~2.5 B ww total</w:delText>
              </w:r>
            </w:del>
          </w:p>
        </w:tc>
        <w:tc>
          <w:tcPr>
            <w:tcW w:w="1586" w:type="dxa"/>
          </w:tcPr>
          <w:p w14:paraId="5BB9B00A" w14:textId="2984D787" w:rsidR="00F60E04" w:rsidDel="002C4F2D" w:rsidRDefault="00F60E04" w:rsidP="004912E1">
            <w:pPr>
              <w:rPr>
                <w:del w:id="268" w:author="Goodacre, Norman *" w:date="2017-09-05T14:49:00Z"/>
                <w:rFonts w:ascii="Times" w:hAnsi="Times"/>
              </w:rPr>
            </w:pPr>
            <w:del w:id="269" w:author="Goodacre, Norman *" w:date="2017-09-05T14:49:00Z">
              <w:r w:rsidDel="002C4F2D">
                <w:rPr>
                  <w:rFonts w:ascii="Times" w:hAnsi="Times"/>
                </w:rPr>
                <w:delText>350M ww total</w:delText>
              </w:r>
            </w:del>
          </w:p>
        </w:tc>
        <w:tc>
          <w:tcPr>
            <w:tcW w:w="1328" w:type="dxa"/>
          </w:tcPr>
          <w:p w14:paraId="7DA360D9" w14:textId="6FA0D768" w:rsidR="00F60E04" w:rsidDel="002C4F2D" w:rsidRDefault="00F60E04" w:rsidP="004912E1">
            <w:pPr>
              <w:rPr>
                <w:del w:id="270" w:author="Goodacre, Norman *" w:date="2017-09-05T14:49:00Z"/>
                <w:rFonts w:ascii="Times" w:hAnsi="Times"/>
              </w:rPr>
            </w:pPr>
            <w:del w:id="271" w:author="Goodacre, Norman *" w:date="2017-09-05T14:49:00Z">
              <w:r w:rsidDel="002C4F2D">
                <w:rPr>
                  <w:rFonts w:ascii="Times" w:hAnsi="Times"/>
                </w:rPr>
                <w:delText>600k ww</w:delText>
              </w:r>
            </w:del>
          </w:p>
        </w:tc>
        <w:tc>
          <w:tcPr>
            <w:tcW w:w="1393" w:type="dxa"/>
          </w:tcPr>
          <w:p w14:paraId="7FC75047" w14:textId="7E0A387C" w:rsidR="00F60E04" w:rsidDel="002C4F2D" w:rsidRDefault="00F60E04" w:rsidP="00F60E04">
            <w:pPr>
              <w:rPr>
                <w:del w:id="272" w:author="Goodacre, Norman *" w:date="2017-09-05T14:49:00Z"/>
                <w:rFonts w:ascii="Times" w:hAnsi="Times"/>
              </w:rPr>
            </w:pPr>
            <w:del w:id="273" w:author="Goodacre, Norman *" w:date="2017-09-05T14:49:00Z">
              <w:r w:rsidDel="002C4F2D">
                <w:rPr>
                  <w:rFonts w:ascii="Times" w:hAnsi="Times"/>
                </w:rPr>
                <w:delText>$1B (US)</w:delText>
              </w:r>
            </w:del>
          </w:p>
        </w:tc>
        <w:tc>
          <w:tcPr>
            <w:tcW w:w="1443" w:type="dxa"/>
          </w:tcPr>
          <w:p w14:paraId="1C5F9FEB" w14:textId="2C6C2670" w:rsidR="00F60E04" w:rsidDel="002C4F2D" w:rsidRDefault="00F60E04" w:rsidP="003803E3">
            <w:pPr>
              <w:rPr>
                <w:del w:id="274" w:author="Goodacre, Norman *" w:date="2017-09-05T14:49:00Z"/>
                <w:rFonts w:ascii="Times" w:hAnsi="Times"/>
              </w:rPr>
            </w:pPr>
            <w:del w:id="275" w:author="Goodacre, Norman *" w:date="2017-09-05T14:49:00Z">
              <w:r w:rsidDel="002C4F2D">
                <w:rPr>
                  <w:rFonts w:ascii="Times" w:hAnsi="Times"/>
                </w:rPr>
                <w:fldChar w:fldCharType="begin">
                  <w:fldData xml:space="preserve">PEVuZE5vdGU+PENpdGU+PEF1dGhvcj5NYXluYXJkPC9BdXRob3I+PFllYXI+MTk5MDwvWWVhcj48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</w:fldData>
                </w:fldChar>
              </w:r>
              <w:r w:rsidR="003803E3" w:rsidDel="002C4F2D">
                <w:rPr>
                  <w:rFonts w:ascii="Times" w:hAnsi="Times"/>
                </w:rPr>
                <w:delInstrText xml:space="preserve"> ADDIN EN.CITE </w:delInstrText>
              </w:r>
              <w:r w:rsidR="003803E3" w:rsidDel="002C4F2D">
                <w:rPr>
                  <w:rFonts w:ascii="Times" w:hAnsi="Times"/>
                </w:rPr>
                <w:fldChar w:fldCharType="begin">
                  <w:fldData xml:space="preserve">PEVuZE5vdGU+PENpdGU+PEF1dGhvcj5NYXluYXJkPC9BdXRob3I+PFllYXI+MTk5MDwvWWVhcj48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</w:fldData>
                </w:fldChar>
              </w:r>
              <w:r w:rsidR="003803E3" w:rsidDel="002C4F2D">
                <w:rPr>
                  <w:rFonts w:ascii="Times" w:hAnsi="Times"/>
                </w:rPr>
                <w:delInstrText xml:space="preserve"> ADDIN EN.CITE.DATA </w:delInstrText>
              </w:r>
              <w:r w:rsidR="003803E3" w:rsidDel="002C4F2D">
                <w:rPr>
                  <w:rFonts w:ascii="Times" w:hAnsi="Times"/>
                </w:rPr>
              </w:r>
              <w:r w:rsidR="003803E3" w:rsidDel="002C4F2D">
                <w:rPr>
                  <w:rFonts w:ascii="Times" w:hAnsi="Times"/>
                </w:rPr>
                <w:fldChar w:fldCharType="end"/>
              </w:r>
              <w:r w:rsidDel="002C4F2D">
                <w:rPr>
                  <w:rFonts w:ascii="Times" w:hAnsi="Times"/>
                </w:rPr>
              </w:r>
              <w:r w:rsidDel="002C4F2D">
                <w:rPr>
                  <w:rFonts w:ascii="Times" w:hAnsi="Times"/>
                </w:rPr>
                <w:fldChar w:fldCharType="separate"/>
              </w:r>
              <w:r w:rsidR="003803E3" w:rsidDel="002C4F2D">
                <w:rPr>
                  <w:rFonts w:ascii="Times" w:hAnsi="Times"/>
                  <w:noProof/>
                </w:rPr>
                <w:delText>(71-73)</w:delText>
              </w:r>
              <w:r w:rsidDel="002C4F2D">
                <w:rPr>
                  <w:rFonts w:ascii="Times" w:hAnsi="Times"/>
                </w:rPr>
                <w:fldChar w:fldCharType="end"/>
              </w:r>
            </w:del>
          </w:p>
        </w:tc>
      </w:tr>
      <w:tr w:rsidR="00F60E04" w:rsidDel="002C4F2D" w14:paraId="44903AE7" w14:textId="09A37D45" w:rsidTr="004912E1">
        <w:trPr>
          <w:del w:id="276" w:author="Goodacre, Norman *" w:date="2017-09-05T14:49:00Z"/>
        </w:trPr>
        <w:tc>
          <w:tcPr>
            <w:tcW w:w="1563" w:type="dxa"/>
          </w:tcPr>
          <w:p w14:paraId="19692844" w14:textId="4008A5AA" w:rsidR="00F60E04" w:rsidDel="002C4F2D" w:rsidRDefault="00F60E04" w:rsidP="004912E1">
            <w:pPr>
              <w:rPr>
                <w:del w:id="277" w:author="Goodacre, Norman *" w:date="2017-09-05T14:49:00Z"/>
                <w:rFonts w:ascii="Times" w:hAnsi="Times"/>
              </w:rPr>
            </w:pPr>
            <w:del w:id="278" w:author="Goodacre, Norman *" w:date="2017-09-05T14:49:00Z">
              <w:r w:rsidDel="002C4F2D">
                <w:rPr>
                  <w:rFonts w:ascii="Times" w:hAnsi="Times"/>
                </w:rPr>
                <w:delText>Zika</w:delText>
              </w:r>
            </w:del>
          </w:p>
        </w:tc>
        <w:tc>
          <w:tcPr>
            <w:tcW w:w="1683" w:type="dxa"/>
          </w:tcPr>
          <w:p w14:paraId="723A6B21" w14:textId="6D04E75A" w:rsidR="00F60E04" w:rsidDel="002C4F2D" w:rsidRDefault="00F60E04" w:rsidP="004912E1">
            <w:pPr>
              <w:rPr>
                <w:del w:id="279" w:author="Goodacre, Norman *" w:date="2017-09-05T14:49:00Z"/>
                <w:rFonts w:ascii="Times" w:hAnsi="Times"/>
              </w:rPr>
            </w:pPr>
            <w:del w:id="280" w:author="Goodacre, Norman *" w:date="2017-09-05T14:49:00Z">
              <w:r w:rsidDel="002C4F2D">
                <w:rPr>
                  <w:rFonts w:ascii="Times" w:hAnsi="Times"/>
                </w:rPr>
                <w:delText>740k S Amer</w:delText>
              </w:r>
            </w:del>
          </w:p>
        </w:tc>
        <w:tc>
          <w:tcPr>
            <w:tcW w:w="1586" w:type="dxa"/>
          </w:tcPr>
          <w:p w14:paraId="462CB431" w14:textId="432B27E1" w:rsidR="00F60E04" w:rsidDel="002C4F2D" w:rsidRDefault="00F60E04" w:rsidP="00D17595">
            <w:pPr>
              <w:rPr>
                <w:del w:id="281" w:author="Goodacre, Norman *" w:date="2017-09-05T14:49:00Z"/>
                <w:rFonts w:ascii="Times" w:hAnsi="Times"/>
              </w:rPr>
            </w:pPr>
            <w:del w:id="282" w:author="Goodacre, Norman *" w:date="2017-09-05T14:49:00Z">
              <w:r w:rsidDel="002C4F2D">
                <w:rPr>
                  <w:rFonts w:ascii="Times" w:hAnsi="Times"/>
                </w:rPr>
                <w:delText>&gt;2,6k</w:delText>
              </w:r>
              <w:r w:rsidR="00D17595" w:rsidDel="002C4F2D">
                <w:rPr>
                  <w:rFonts w:ascii="Times" w:hAnsi="Times"/>
                </w:rPr>
                <w:delText xml:space="preserve"> </w:delText>
              </w:r>
              <w:r w:rsidR="00D17595" w:rsidRPr="00D17595" w:rsidDel="002C4F2D">
                <w:rPr>
                  <w:rFonts w:ascii="Times" w:hAnsi="Times"/>
                  <w:vertAlign w:val="superscript"/>
                </w:rPr>
                <w:delText>6</w:delText>
              </w:r>
            </w:del>
          </w:p>
        </w:tc>
        <w:tc>
          <w:tcPr>
            <w:tcW w:w="1328" w:type="dxa"/>
          </w:tcPr>
          <w:p w14:paraId="3C09A886" w14:textId="14E19B38" w:rsidR="00F60E04" w:rsidDel="002C4F2D" w:rsidRDefault="00F60E04" w:rsidP="004912E1">
            <w:pPr>
              <w:rPr>
                <w:del w:id="283" w:author="Goodacre, Norman *" w:date="2017-09-05T14:49:00Z"/>
                <w:rFonts w:ascii="Times" w:hAnsi="Times"/>
              </w:rPr>
            </w:pPr>
            <w:del w:id="284" w:author="Goodacre, Norman *" w:date="2017-09-05T14:49:00Z">
              <w:r w:rsidDel="002C4F2D">
                <w:rPr>
                  <w:rFonts w:ascii="Times" w:hAnsi="Times"/>
                </w:rPr>
                <w:delText>low</w:delText>
              </w:r>
            </w:del>
          </w:p>
        </w:tc>
        <w:tc>
          <w:tcPr>
            <w:tcW w:w="1393" w:type="dxa"/>
          </w:tcPr>
          <w:p w14:paraId="5992E5A9" w14:textId="2E0C6A6B" w:rsidR="00F60E04" w:rsidDel="002C4F2D" w:rsidRDefault="00F60E04" w:rsidP="004912E1">
            <w:pPr>
              <w:rPr>
                <w:del w:id="285" w:author="Goodacre, Norman *" w:date="2017-09-05T14:49:00Z"/>
                <w:rFonts w:ascii="Times" w:hAnsi="Times"/>
              </w:rPr>
            </w:pPr>
          </w:p>
        </w:tc>
        <w:tc>
          <w:tcPr>
            <w:tcW w:w="1443" w:type="dxa"/>
          </w:tcPr>
          <w:p w14:paraId="73815B15" w14:textId="0AF5900A" w:rsidR="00F60E04" w:rsidDel="002C4F2D" w:rsidRDefault="00F60E04" w:rsidP="003803E3">
            <w:pPr>
              <w:rPr>
                <w:del w:id="286" w:author="Goodacre, Norman *" w:date="2017-09-05T14:49:00Z"/>
                <w:rFonts w:ascii="Times" w:hAnsi="Times"/>
              </w:rPr>
            </w:pPr>
            <w:del w:id="287" w:author="Goodacre, Norman *" w:date="2017-09-05T14:49:00Z">
              <w:r w:rsidDel="002C4F2D">
                <w:rPr>
                  <w:rFonts w:ascii="Times" w:hAnsi="Times"/>
                </w:rPr>
                <w:fldChar w:fldCharType="begin"/>
              </w:r>
              <w:r w:rsidR="003803E3" w:rsidDel="002C4F2D">
                <w:rPr>
                  <w:rFonts w:ascii="Times" w:hAnsi="Times"/>
                </w:rPr>
                <w:delInstrText xml:space="preserve"> ADDIN EN.CITE &lt;EndNote&gt;&lt;Cite&gt;&lt;Author&gt;Fischer&lt;/Author&gt;&lt;Year&gt;2016&lt;/Year&gt;&lt;RecNum&gt;126&lt;/RecNum&gt;&lt;DisplayText&gt;(74)&lt;/DisplayText&gt;&lt;record&gt;&lt;rec-number&gt;126&lt;/rec-number&gt;&lt;foreign-keys&gt;&lt;key app="EN" db-id="fzxf5s9pk0992pefpet5d9rcvs2ae90rrfad" timestamp="1504493678"&gt;126&lt;/key&gt;&lt;/foreign-keys&gt;&lt;ref-type name="Online Multimedia"&gt;48&lt;/ref-type&gt;&lt;contributors&gt;&lt;authors&gt;&lt;author&gt;Fischer, M.&lt;/author&gt;&lt;/authors&gt;&lt;/contributors&gt;&lt;titles&gt;&lt;title&gt;Zika virus epidemiology update&lt;/title&gt;&lt;/titles&gt;&lt;dates&gt;&lt;year&gt;2016&lt;/year&gt;&lt;pub-dates&gt;&lt;date&gt;3 Sep 2017&lt;/date&gt;&lt;/pub-dates&gt;&lt;/dates&gt;&lt;urls&gt;&lt;related-urls&gt;&lt;url&gt;https://www.hhs.gov/sites/default/files/Fischer_Zika%20Virus%20Epidemiology%20Update%20Remediated.pdf&lt;/url&gt;&lt;/related-urls&gt;&lt;/urls&gt;&lt;/record&gt;&lt;/Cite&gt;&lt;/EndNote&gt;</w:delInstrText>
              </w:r>
              <w:r w:rsidDel="002C4F2D">
                <w:rPr>
                  <w:rFonts w:ascii="Times" w:hAnsi="Times"/>
                </w:rPr>
                <w:fldChar w:fldCharType="separate"/>
              </w:r>
              <w:r w:rsidR="003803E3" w:rsidDel="002C4F2D">
                <w:rPr>
                  <w:rFonts w:ascii="Times" w:hAnsi="Times"/>
                  <w:noProof/>
                </w:rPr>
                <w:delText>(74)</w:delText>
              </w:r>
              <w:r w:rsidDel="002C4F2D">
                <w:rPr>
                  <w:rFonts w:ascii="Times" w:hAnsi="Times"/>
                </w:rPr>
                <w:fldChar w:fldCharType="end"/>
              </w:r>
            </w:del>
          </w:p>
        </w:tc>
      </w:tr>
      <w:tr w:rsidR="00F60E04" w:rsidDel="002C4F2D" w14:paraId="4EC9A364" w14:textId="27967068" w:rsidTr="004912E1">
        <w:trPr>
          <w:del w:id="288" w:author="Goodacre, Norman *" w:date="2017-09-05T14:49:00Z"/>
        </w:trPr>
        <w:tc>
          <w:tcPr>
            <w:tcW w:w="1563" w:type="dxa"/>
          </w:tcPr>
          <w:p w14:paraId="6C307693" w14:textId="6371E662" w:rsidR="00F60E04" w:rsidDel="002C4F2D" w:rsidRDefault="00F60E04" w:rsidP="004912E1">
            <w:pPr>
              <w:rPr>
                <w:del w:id="289" w:author="Goodacre, Norman *" w:date="2017-09-05T14:49:00Z"/>
                <w:rFonts w:ascii="Times" w:hAnsi="Times"/>
              </w:rPr>
            </w:pPr>
            <w:del w:id="290" w:author="Goodacre, Norman *" w:date="2017-09-05T14:49:00Z">
              <w:r w:rsidDel="002C4F2D">
                <w:rPr>
                  <w:rFonts w:ascii="Times" w:hAnsi="Times"/>
                </w:rPr>
                <w:delText>MERS-CoV</w:delText>
              </w:r>
            </w:del>
          </w:p>
        </w:tc>
        <w:tc>
          <w:tcPr>
            <w:tcW w:w="1683" w:type="dxa"/>
          </w:tcPr>
          <w:p w14:paraId="1A41CA42" w14:textId="5510FDC6" w:rsidR="00F60E04" w:rsidDel="002C4F2D" w:rsidRDefault="00F60E04" w:rsidP="004912E1">
            <w:pPr>
              <w:rPr>
                <w:del w:id="291" w:author="Goodacre, Norman *" w:date="2017-09-05T14:49:00Z"/>
                <w:rFonts w:ascii="Times" w:hAnsi="Times"/>
              </w:rPr>
            </w:pPr>
            <w:del w:id="292" w:author="Goodacre, Norman *" w:date="2017-09-05T14:49:00Z">
              <w:r w:rsidDel="002C4F2D">
                <w:rPr>
                  <w:rFonts w:ascii="Times" w:hAnsi="Times"/>
                </w:rPr>
                <w:delText>2067</w:delText>
              </w:r>
            </w:del>
          </w:p>
        </w:tc>
        <w:tc>
          <w:tcPr>
            <w:tcW w:w="1586" w:type="dxa"/>
          </w:tcPr>
          <w:p w14:paraId="68F90C55" w14:textId="07E4833A" w:rsidR="00F60E04" w:rsidDel="002C4F2D" w:rsidRDefault="00F60E04" w:rsidP="004912E1">
            <w:pPr>
              <w:rPr>
                <w:del w:id="293" w:author="Goodacre, Norman *" w:date="2017-09-05T14:49:00Z"/>
                <w:rFonts w:ascii="Times" w:hAnsi="Times"/>
              </w:rPr>
            </w:pPr>
          </w:p>
        </w:tc>
        <w:tc>
          <w:tcPr>
            <w:tcW w:w="1328" w:type="dxa"/>
          </w:tcPr>
          <w:p w14:paraId="355B0839" w14:textId="4508E2B3" w:rsidR="00F60E04" w:rsidDel="002C4F2D" w:rsidRDefault="00F60E04" w:rsidP="004912E1">
            <w:pPr>
              <w:rPr>
                <w:del w:id="294" w:author="Goodacre, Norman *" w:date="2017-09-05T14:49:00Z"/>
                <w:rFonts w:ascii="Times" w:hAnsi="Times"/>
              </w:rPr>
            </w:pPr>
            <w:del w:id="295" w:author="Goodacre, Norman *" w:date="2017-09-05T14:49:00Z">
              <w:r w:rsidDel="002C4F2D">
                <w:rPr>
                  <w:rFonts w:ascii="Times" w:hAnsi="Times"/>
                </w:rPr>
                <w:delText>720 total</w:delText>
              </w:r>
            </w:del>
          </w:p>
        </w:tc>
        <w:tc>
          <w:tcPr>
            <w:tcW w:w="1393" w:type="dxa"/>
          </w:tcPr>
          <w:p w14:paraId="00574967" w14:textId="3F09AC44" w:rsidR="00F60E04" w:rsidDel="002C4F2D" w:rsidRDefault="00F60E04" w:rsidP="004912E1">
            <w:pPr>
              <w:rPr>
                <w:del w:id="296" w:author="Goodacre, Norman *" w:date="2017-09-05T14:49:00Z"/>
                <w:rFonts w:ascii="Times" w:hAnsi="Times"/>
              </w:rPr>
            </w:pPr>
            <w:del w:id="297" w:author="Goodacre, Norman *" w:date="2017-09-05T14:49:00Z">
              <w:r w:rsidDel="002C4F2D">
                <w:rPr>
                  <w:rFonts w:ascii="Times" w:hAnsi="Times"/>
                </w:rPr>
                <w:delText xml:space="preserve">$15-20B </w:delText>
              </w:r>
            </w:del>
          </w:p>
        </w:tc>
        <w:tc>
          <w:tcPr>
            <w:tcW w:w="1443" w:type="dxa"/>
          </w:tcPr>
          <w:p w14:paraId="2FA7ADF7" w14:textId="611617A8" w:rsidR="00F60E04" w:rsidDel="002C4F2D" w:rsidRDefault="004912E1" w:rsidP="003803E3">
            <w:pPr>
              <w:rPr>
                <w:del w:id="298" w:author="Goodacre, Norman *" w:date="2017-09-05T14:49:00Z"/>
                <w:rFonts w:ascii="Times" w:hAnsi="Times"/>
              </w:rPr>
            </w:pPr>
            <w:del w:id="299" w:author="Goodacre, Norman *" w:date="2017-09-05T14:49:00Z">
              <w:r w:rsidDel="002C4F2D">
                <w:rPr>
                  <w:rFonts w:ascii="Times" w:hAnsi="Times"/>
                </w:rPr>
                <w:fldChar w:fldCharType="begin">
                  <w:fldData xml:space="preserve">PEVuZE5vdGU+PENpdGU+PEF1dGhvcj5UYW5nPC9BdXRob3I+PFllYXI+MjAxNDwvWWVhcj48UmVj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</w:fldData>
                </w:fldChar>
              </w:r>
              <w:r w:rsidR="003803E3" w:rsidDel="002C4F2D">
                <w:rPr>
                  <w:rFonts w:ascii="Times" w:hAnsi="Times"/>
                </w:rPr>
                <w:delInstrText xml:space="preserve"> ADDIN EN.CITE </w:delInstrText>
              </w:r>
              <w:r w:rsidR="003803E3" w:rsidDel="002C4F2D">
                <w:rPr>
                  <w:rFonts w:ascii="Times" w:hAnsi="Times"/>
                </w:rPr>
                <w:fldChar w:fldCharType="begin">
                  <w:fldData xml:space="preserve">PEVuZE5vdGU+PENpdGU+PEF1dGhvcj5UYW5nPC9BdXRob3I+PFllYXI+MjAxNDwvWWVhcj48UmVj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</w:fldData>
                </w:fldChar>
              </w:r>
              <w:r w:rsidR="003803E3" w:rsidDel="002C4F2D">
                <w:rPr>
                  <w:rFonts w:ascii="Times" w:hAnsi="Times"/>
                </w:rPr>
                <w:delInstrText xml:space="preserve"> ADDIN EN.CITE.DATA </w:delInstrText>
              </w:r>
              <w:r w:rsidR="003803E3" w:rsidDel="002C4F2D">
                <w:rPr>
                  <w:rFonts w:ascii="Times" w:hAnsi="Times"/>
                </w:rPr>
              </w:r>
              <w:r w:rsidR="003803E3" w:rsidDel="002C4F2D">
                <w:rPr>
                  <w:rFonts w:ascii="Times" w:hAnsi="Times"/>
                </w:rPr>
                <w:fldChar w:fldCharType="end"/>
              </w:r>
              <w:r w:rsidDel="002C4F2D">
                <w:rPr>
                  <w:rFonts w:ascii="Times" w:hAnsi="Times"/>
                </w:rPr>
              </w:r>
              <w:r w:rsidDel="002C4F2D">
                <w:rPr>
                  <w:rFonts w:ascii="Times" w:hAnsi="Times"/>
                </w:rPr>
                <w:fldChar w:fldCharType="separate"/>
              </w:r>
              <w:r w:rsidR="003803E3" w:rsidDel="002C4F2D">
                <w:rPr>
                  <w:rFonts w:ascii="Times" w:hAnsi="Times"/>
                  <w:noProof/>
                </w:rPr>
                <w:delText>(75)</w:delText>
              </w:r>
              <w:r w:rsidDel="002C4F2D">
                <w:rPr>
                  <w:rFonts w:ascii="Times" w:hAnsi="Times"/>
                </w:rPr>
                <w:fldChar w:fldCharType="end"/>
              </w:r>
            </w:del>
          </w:p>
        </w:tc>
      </w:tr>
      <w:tr w:rsidR="00F60E04" w:rsidDel="002C4F2D" w14:paraId="7AB666B8" w14:textId="38104EE6" w:rsidTr="004912E1">
        <w:trPr>
          <w:del w:id="300" w:author="Goodacre, Norman *" w:date="2017-09-05T14:49:00Z"/>
        </w:trPr>
        <w:tc>
          <w:tcPr>
            <w:tcW w:w="1563" w:type="dxa"/>
          </w:tcPr>
          <w:p w14:paraId="288E0035" w14:textId="62E646C0" w:rsidR="00F60E04" w:rsidDel="002C4F2D" w:rsidRDefault="00F60E04" w:rsidP="004912E1">
            <w:pPr>
              <w:rPr>
                <w:del w:id="301" w:author="Goodacre, Norman *" w:date="2017-09-05T14:49:00Z"/>
                <w:rFonts w:ascii="Times" w:hAnsi="Times"/>
              </w:rPr>
            </w:pPr>
            <w:del w:id="302" w:author="Goodacre, Norman *" w:date="2017-09-05T14:49:00Z">
              <w:r w:rsidDel="002C4F2D">
                <w:rPr>
                  <w:rFonts w:ascii="Times" w:hAnsi="Times"/>
                </w:rPr>
                <w:delText>SARS-CoV</w:delText>
              </w:r>
            </w:del>
          </w:p>
        </w:tc>
        <w:tc>
          <w:tcPr>
            <w:tcW w:w="1683" w:type="dxa"/>
          </w:tcPr>
          <w:p w14:paraId="6AAAB2AA" w14:textId="0CBE2458" w:rsidR="00F60E04" w:rsidDel="002C4F2D" w:rsidRDefault="00F60E04" w:rsidP="004912E1">
            <w:pPr>
              <w:rPr>
                <w:del w:id="303" w:author="Goodacre, Norman *" w:date="2017-09-05T14:49:00Z"/>
                <w:rFonts w:ascii="Times" w:hAnsi="Times"/>
              </w:rPr>
            </w:pPr>
            <w:del w:id="304" w:author="Goodacre, Norman *" w:date="2017-09-05T14:49:00Z">
              <w:r w:rsidDel="002C4F2D">
                <w:rPr>
                  <w:rFonts w:ascii="Times" w:hAnsi="Times"/>
                </w:rPr>
                <w:delText>8098</w:delText>
              </w:r>
            </w:del>
          </w:p>
        </w:tc>
        <w:tc>
          <w:tcPr>
            <w:tcW w:w="1586" w:type="dxa"/>
          </w:tcPr>
          <w:p w14:paraId="3195138D" w14:textId="7585084D" w:rsidR="00F60E04" w:rsidDel="002C4F2D" w:rsidRDefault="00F60E04" w:rsidP="004912E1">
            <w:pPr>
              <w:rPr>
                <w:del w:id="305" w:author="Goodacre, Norman *" w:date="2017-09-05T14:49:00Z"/>
                <w:rFonts w:ascii="Times" w:hAnsi="Times"/>
              </w:rPr>
            </w:pPr>
          </w:p>
        </w:tc>
        <w:tc>
          <w:tcPr>
            <w:tcW w:w="1328" w:type="dxa"/>
          </w:tcPr>
          <w:p w14:paraId="3F1BE25D" w14:textId="09DB10DC" w:rsidR="00F60E04" w:rsidDel="002C4F2D" w:rsidRDefault="00F60E04" w:rsidP="004912E1">
            <w:pPr>
              <w:rPr>
                <w:del w:id="306" w:author="Goodacre, Norman *" w:date="2017-09-05T14:49:00Z"/>
                <w:rFonts w:ascii="Times" w:hAnsi="Times"/>
              </w:rPr>
            </w:pPr>
            <w:del w:id="307" w:author="Goodacre, Norman *" w:date="2017-09-05T14:49:00Z">
              <w:r w:rsidDel="002C4F2D">
                <w:rPr>
                  <w:rFonts w:ascii="Times" w:hAnsi="Times"/>
                </w:rPr>
                <w:delText>774 total</w:delText>
              </w:r>
            </w:del>
          </w:p>
        </w:tc>
        <w:tc>
          <w:tcPr>
            <w:tcW w:w="1393" w:type="dxa"/>
          </w:tcPr>
          <w:p w14:paraId="2BC7D0F8" w14:textId="2A54E4AF" w:rsidR="00F60E04" w:rsidDel="002C4F2D" w:rsidRDefault="00F60E04" w:rsidP="004912E1">
            <w:pPr>
              <w:rPr>
                <w:del w:id="308" w:author="Goodacre, Norman *" w:date="2017-09-05T14:49:00Z"/>
                <w:rFonts w:ascii="Times" w:hAnsi="Times"/>
              </w:rPr>
            </w:pPr>
            <w:del w:id="309" w:author="Goodacre, Norman *" w:date="2017-09-05T14:49:00Z">
              <w:r w:rsidDel="002C4F2D">
                <w:rPr>
                  <w:rFonts w:ascii="Times" w:hAnsi="Times"/>
                </w:rPr>
                <w:delText>$40B ww</w:delText>
              </w:r>
            </w:del>
          </w:p>
        </w:tc>
        <w:tc>
          <w:tcPr>
            <w:tcW w:w="1443" w:type="dxa"/>
          </w:tcPr>
          <w:p w14:paraId="2BA88300" w14:textId="49F0DB0D" w:rsidR="00F60E04" w:rsidDel="002C4F2D" w:rsidRDefault="00F60E04" w:rsidP="003803E3">
            <w:pPr>
              <w:rPr>
                <w:del w:id="310" w:author="Goodacre, Norman *" w:date="2017-09-05T14:49:00Z"/>
                <w:rFonts w:ascii="Times" w:hAnsi="Times"/>
              </w:rPr>
            </w:pPr>
            <w:del w:id="311" w:author="Goodacre, Norman *" w:date="2017-09-05T14:49:00Z">
              <w:r w:rsidDel="002C4F2D">
                <w:rPr>
                  <w:rFonts w:ascii="Times" w:eastAsia="Times New Roman" w:hAnsi="Times"/>
                  <w:color w:val="222222"/>
                  <w:shd w:val="clear" w:color="auto" w:fill="FFFFFF"/>
                </w:rPr>
                <w:fldChar w:fldCharType="begin"/>
              </w:r>
              <w:r w:rsidR="003803E3" w:rsidDel="002C4F2D">
                <w:rPr>
                  <w:rFonts w:ascii="Times" w:eastAsia="Times New Roman" w:hAnsi="Times"/>
                  <w:color w:val="222222"/>
                  <w:shd w:val="clear" w:color="auto" w:fill="FFFFFF"/>
                </w:rPr>
                <w:delInstrText xml:space="preserve"> ADDIN EN.CITE &lt;EndNote&gt;&lt;Cite&gt;&lt;Author&gt;Oberholtzer&lt;/Author&gt;&lt;Year&gt;2004&lt;/Year&gt;&lt;RecNum&gt;143&lt;/RecNum&gt;&lt;DisplayText&gt;(76, 77)&lt;/DisplayText&gt;&lt;record&gt;&lt;rec-number&gt;143&lt;/rec-number&gt;&lt;foreign-keys&gt;&lt;key app="EN" db-id="fzxf5s9pk0992pefpet5d9rcvs2ae90rrfad" timestamp="1504578541"&gt;143&lt;/key&gt;&lt;/foreign-keys&gt;&lt;ref-type name="Book"&gt;6&lt;/ref-type&gt;&lt;contributors&gt;&lt;authors&gt;&lt;author&gt;Oberholtzer, K.&lt;/author&gt;&lt;/authors&gt;&lt;secondary-authors&gt;&lt;author&gt;Oberholtzer, K.&lt;/author&gt;&lt;/secondary-authors&gt;&lt;/contributors&gt;&lt;titles&gt;&lt;title&gt;Learning from SARS: Preparing for the Next Disease Outbreak--Workshop Summary.&lt;/title&gt;&lt;/titles&gt;&lt;dates&gt;&lt;year&gt;2004&lt;/year&gt;&lt;/dates&gt;&lt;publisher&gt;National Academies Press&lt;/publisher&gt;&lt;urls&gt;&lt;/urls&gt;&lt;/record&gt;&lt;/Cite&gt;&lt;Cite&gt;&lt;Author&gt;Lee&lt;/Author&gt;&lt;Year&gt;2004&lt;/Year&gt;&lt;RecNum&gt;144&lt;/RecNum&gt;&lt;record&gt;&lt;rec-number&gt;144&lt;/rec-number&gt;&lt;foreign-keys&gt;&lt;key app="EN" db-id="fzxf5s9pk0992pefpet5d9rcvs2ae90rrfad" timestamp="1504578712"&gt;144&lt;/key&gt;&lt;/foreign-keys&gt;&lt;ref-type name="Book Section"&gt;5&lt;/ref-type&gt;&lt;contributors&gt;&lt;authors&gt;&lt;author&gt;Lee, J.-W.&lt;/author&gt;&lt;author&gt;McKibbin, W. J.&lt;/author&gt;&lt;/authors&gt;&lt;/contributors&gt;&lt;titles&gt;&lt;title&gt;Estimating the global economic costs of SARS&lt;/title&gt;&lt;secondary-title&gt;Learning from SARS: preparing for the next disease outbreak: workshop summary.&lt;/secondary-title&gt;&lt;tertiary-title&gt;Institute of Medicine (US) Forum on Microbial Threats.&lt;/tertiary-title&gt;&lt;/titles&gt;&lt;dates&gt;&lt;year&gt;2004&lt;/year&gt;&lt;/dates&gt;&lt;pub-location&gt;WAshinton, DC&lt;/pub-location&gt;&lt;publisher&gt;National Academies Press&lt;/publisher&gt;&lt;urls&gt;&lt;/urls&gt;&lt;/record&gt;&lt;/Cite&gt;&lt;/EndNote&gt;</w:delInstrText>
              </w:r>
              <w:r w:rsidDel="002C4F2D">
                <w:rPr>
                  <w:rFonts w:ascii="Times" w:eastAsia="Times New Roman" w:hAnsi="Times"/>
                  <w:color w:val="222222"/>
                  <w:shd w:val="clear" w:color="auto" w:fill="FFFFFF"/>
                </w:rPr>
                <w:fldChar w:fldCharType="separate"/>
              </w:r>
              <w:r w:rsidR="003803E3" w:rsidDel="002C4F2D">
                <w:rPr>
                  <w:rFonts w:ascii="Times" w:eastAsia="Times New Roman" w:hAnsi="Times"/>
                  <w:noProof/>
                  <w:color w:val="222222"/>
                  <w:shd w:val="clear" w:color="auto" w:fill="FFFFFF"/>
                </w:rPr>
                <w:delText>(76, 77)</w:delText>
              </w:r>
              <w:r w:rsidDel="002C4F2D">
                <w:rPr>
                  <w:rFonts w:ascii="Times" w:eastAsia="Times New Roman" w:hAnsi="Times"/>
                  <w:color w:val="222222"/>
                  <w:shd w:val="clear" w:color="auto" w:fill="FFFFFF"/>
                </w:rPr>
                <w:fldChar w:fldCharType="end"/>
              </w:r>
            </w:del>
          </w:p>
        </w:tc>
      </w:tr>
      <w:tr w:rsidR="00F60E04" w:rsidDel="002C4F2D" w14:paraId="581171EB" w14:textId="2DD7158C" w:rsidTr="004912E1">
        <w:trPr>
          <w:del w:id="312" w:author="Goodacre, Norman *" w:date="2017-09-05T14:49:00Z"/>
        </w:trPr>
        <w:tc>
          <w:tcPr>
            <w:tcW w:w="1563" w:type="dxa"/>
          </w:tcPr>
          <w:p w14:paraId="428FAB3D" w14:textId="40569325" w:rsidR="00F60E04" w:rsidDel="002C4F2D" w:rsidRDefault="00F60E04" w:rsidP="004912E1">
            <w:pPr>
              <w:rPr>
                <w:del w:id="313" w:author="Goodacre, Norman *" w:date="2017-09-05T14:49:00Z"/>
                <w:rFonts w:ascii="Times" w:hAnsi="Times"/>
              </w:rPr>
            </w:pPr>
            <w:del w:id="314" w:author="Goodacre, Norman *" w:date="2017-09-05T14:49:00Z">
              <w:r w:rsidDel="002C4F2D">
                <w:rPr>
                  <w:rFonts w:ascii="Times" w:hAnsi="Times"/>
                </w:rPr>
                <w:delText>Common cold (rhinovirus)</w:delText>
              </w:r>
            </w:del>
          </w:p>
        </w:tc>
        <w:tc>
          <w:tcPr>
            <w:tcW w:w="1683" w:type="dxa"/>
          </w:tcPr>
          <w:p w14:paraId="1CA90985" w14:textId="481C4E21" w:rsidR="00F60E04" w:rsidDel="002C4F2D" w:rsidRDefault="00F60E04" w:rsidP="004912E1">
            <w:pPr>
              <w:rPr>
                <w:del w:id="315" w:author="Goodacre, Norman *" w:date="2017-09-05T14:49:00Z"/>
                <w:rFonts w:ascii="Times" w:hAnsi="Times"/>
              </w:rPr>
            </w:pPr>
            <w:del w:id="316" w:author="Goodacre, Norman *" w:date="2017-09-05T14:49:00Z">
              <w:r w:rsidDel="002C4F2D">
                <w:rPr>
                  <w:rFonts w:ascii="Times" w:hAnsi="Times"/>
                </w:rPr>
                <w:delText xml:space="preserve">1B Cold/year (US) </w:delText>
              </w:r>
            </w:del>
          </w:p>
          <w:p w14:paraId="11A157E2" w14:textId="00EE1F36" w:rsidR="00F60E04" w:rsidDel="002C4F2D" w:rsidRDefault="00F60E04" w:rsidP="00A32E7D">
            <w:pPr>
              <w:rPr>
                <w:del w:id="317" w:author="Goodacre, Norman *" w:date="2017-09-05T14:49:00Z"/>
                <w:rFonts w:ascii="Times" w:hAnsi="Times"/>
              </w:rPr>
            </w:pPr>
          </w:p>
        </w:tc>
        <w:tc>
          <w:tcPr>
            <w:tcW w:w="1586" w:type="dxa"/>
          </w:tcPr>
          <w:p w14:paraId="75B53FC2" w14:textId="2D522628" w:rsidR="00F60E04" w:rsidDel="002C4F2D" w:rsidRDefault="00A32E7D" w:rsidP="004912E1">
            <w:pPr>
              <w:rPr>
                <w:del w:id="318" w:author="Goodacre, Norman *" w:date="2017-09-05T14:49:00Z"/>
                <w:rFonts w:ascii="Times" w:hAnsi="Times"/>
              </w:rPr>
            </w:pPr>
            <w:del w:id="319" w:author="Goodacre, Norman *" w:date="2017-09-05T14:49:00Z">
              <w:r w:rsidRPr="00A32E7D" w:rsidDel="002C4F2D">
                <w:rPr>
                  <w:rFonts w:ascii="Times" w:hAnsi="Times"/>
                </w:rPr>
                <w:delText>10-40% of common colds</w:delText>
              </w:r>
            </w:del>
          </w:p>
        </w:tc>
        <w:tc>
          <w:tcPr>
            <w:tcW w:w="1328" w:type="dxa"/>
          </w:tcPr>
          <w:p w14:paraId="455BDA54" w14:textId="50949313" w:rsidR="00F60E04" w:rsidDel="002C4F2D" w:rsidRDefault="00F60E04" w:rsidP="004912E1">
            <w:pPr>
              <w:rPr>
                <w:del w:id="320" w:author="Goodacre, Norman *" w:date="2017-09-05T14:49:00Z"/>
                <w:rFonts w:ascii="Times" w:hAnsi="Times"/>
              </w:rPr>
            </w:pPr>
            <w:del w:id="321" w:author="Goodacre, Norman *" w:date="2017-09-05T14:49:00Z">
              <w:r w:rsidDel="002C4F2D">
                <w:rPr>
                  <w:rFonts w:ascii="Times" w:hAnsi="Times"/>
                </w:rPr>
                <w:delText>low</w:delText>
              </w:r>
            </w:del>
          </w:p>
        </w:tc>
        <w:tc>
          <w:tcPr>
            <w:tcW w:w="1393" w:type="dxa"/>
          </w:tcPr>
          <w:p w14:paraId="6FD3B53C" w14:textId="667A3F90" w:rsidR="00F60E04" w:rsidDel="002C4F2D" w:rsidRDefault="00F60E04" w:rsidP="004912E1">
            <w:pPr>
              <w:rPr>
                <w:del w:id="322" w:author="Goodacre, Norman *" w:date="2017-09-05T14:49:00Z"/>
                <w:rFonts w:ascii="Times" w:hAnsi="Times"/>
              </w:rPr>
            </w:pPr>
            <w:del w:id="323" w:author="Goodacre, Norman *" w:date="2017-09-05T14:49:00Z">
              <w:r w:rsidDel="002C4F2D">
                <w:rPr>
                  <w:rFonts w:ascii="Times" w:hAnsi="Times"/>
                </w:rPr>
                <w:delText>$20B (US)</w:delText>
              </w:r>
            </w:del>
          </w:p>
        </w:tc>
        <w:tc>
          <w:tcPr>
            <w:tcW w:w="1443" w:type="dxa"/>
          </w:tcPr>
          <w:p w14:paraId="27DCAE24" w14:textId="5BFA568C" w:rsidR="00F60E04" w:rsidDel="002C4F2D" w:rsidRDefault="00F60E04" w:rsidP="003803E3">
            <w:pPr>
              <w:rPr>
                <w:del w:id="324" w:author="Goodacre, Norman *" w:date="2017-09-05T14:49:00Z"/>
                <w:rFonts w:ascii="Times" w:hAnsi="Times"/>
              </w:rPr>
            </w:pPr>
            <w:del w:id="325" w:author="Goodacre, Norman *" w:date="2017-09-05T14:49:00Z">
              <w:r w:rsidDel="002C4F2D">
                <w:rPr>
                  <w:rFonts w:ascii="Times" w:hAnsi="Times"/>
                </w:rPr>
                <w:fldChar w:fldCharType="begin"/>
              </w:r>
              <w:r w:rsidR="003803E3" w:rsidDel="002C4F2D">
                <w:rPr>
                  <w:rFonts w:ascii="Times" w:hAnsi="Times"/>
                </w:rPr>
                <w:delInstrText xml:space="preserve"> ADDIN EN.CITE &lt;EndNote&gt;&lt;Cite&gt;&lt;Author&gt;Simasek&lt;/Author&gt;&lt;Year&gt;2007&lt;/Year&gt;&lt;RecNum&gt;141&lt;/RecNum&gt;&lt;DisplayText&gt;(78)&lt;/DisplayText&gt;&lt;record&gt;&lt;rec-number&gt;141&lt;/rec-number&gt;&lt;foreign-keys&gt;&lt;key app="EN" db-id="fzxf5s9pk0992pefpet5d9rcvs2ae90rrfad" timestamp="1504578412"&gt;141&lt;/key&gt;&lt;/foreign-keys&gt;&lt;ref-type name="Journal Article"&gt;17&lt;/ref-type&gt;&lt;contributors&gt;&lt;authors&gt;&lt;author&gt;Simasek, M.&lt;/author&gt;&lt;author&gt;Blandino, D. A.&lt;/author&gt;&lt;/authors&gt;&lt;/contributors&gt;&lt;auth-address&gt;University of Pittsburgh Medical Center, Pittsburgh, Pennsylvania, USA.&lt;/auth-address&gt;&lt;titles&gt;&lt;title&gt;Treatment of the common cold&lt;/title&gt;&lt;secondary-title&gt;Am Fam Physician&lt;/secondary-title&gt;&lt;/titles&gt;&lt;periodical&gt;&lt;full-title&gt;Am Fam Physician&lt;/full-title&gt;&lt;/periodical&gt;&lt;pages&gt;515-20&lt;/pages&gt;&lt;volume&gt;75&lt;/volume&gt;&lt;number&gt;4&lt;/number&gt;&lt;keywords&gt;&lt;keyword&gt;Adult&lt;/keyword&gt;&lt;keyword&gt;Antitussive Agents/therapeutic use&lt;/keyword&gt;&lt;keyword&gt;Ascorbic Acid/therapeutic use&lt;/keyword&gt;&lt;keyword&gt;Cerebrospinal Fluid Rhinorrhea/drug therapy&lt;/keyword&gt;&lt;keyword&gt;Child&lt;/keyword&gt;&lt;keyword&gt;Common Cold/drug therapy/*therapy&lt;/keyword&gt;&lt;keyword&gt;Echinacea&lt;/keyword&gt;&lt;keyword&gt;Fluid Therapy&lt;/keyword&gt;&lt;keyword&gt;Histamine H1 Antagonists/therapeutic use&lt;/keyword&gt;&lt;keyword&gt;Humans&lt;/keyword&gt;&lt;keyword&gt;Humidity&lt;/keyword&gt;&lt;keyword&gt;Nasal Decongestants/therapeutic use&lt;/keyword&gt;&lt;keyword&gt;Phytotherapy&lt;/keyword&gt;&lt;keyword&gt;Zinc Compounds/therapeutic use&lt;/keyword&gt;&lt;/keywords&gt;&lt;dates&gt;&lt;year&gt;2007&lt;/year&gt;&lt;pub-dates&gt;&lt;date&gt;Feb 15&lt;/date&gt;&lt;/pub-dates&gt;&lt;/dates&gt;&lt;isbn&gt;0002-838X (Print)&amp;#xD;0002-838X (Linking)&lt;/isbn&gt;&lt;accession-num&gt;17323712&lt;/accession-num&gt;&lt;urls&gt;&lt;related-urls&gt;&lt;url&gt;https://www.ncbi.nlm.nih.gov/pubmed/17323712&lt;/url&gt;&lt;/related-urls&gt;&lt;/urls&gt;&lt;/record&gt;&lt;/Cite&gt;&lt;/EndNote&gt;</w:delInstrText>
              </w:r>
              <w:r w:rsidDel="002C4F2D">
                <w:rPr>
                  <w:rFonts w:ascii="Times" w:hAnsi="Times"/>
                </w:rPr>
                <w:fldChar w:fldCharType="separate"/>
              </w:r>
              <w:r w:rsidR="003803E3" w:rsidDel="002C4F2D">
                <w:rPr>
                  <w:rFonts w:ascii="Times" w:hAnsi="Times"/>
                  <w:noProof/>
                </w:rPr>
                <w:delText>(78)</w:delText>
              </w:r>
              <w:r w:rsidDel="002C4F2D">
                <w:rPr>
                  <w:rFonts w:ascii="Times" w:hAnsi="Times"/>
                </w:rPr>
                <w:fldChar w:fldCharType="end"/>
              </w:r>
            </w:del>
          </w:p>
        </w:tc>
      </w:tr>
      <w:tr w:rsidR="004912E1" w:rsidDel="002C4F2D" w14:paraId="57DAAC4E" w14:textId="0EB5D58C" w:rsidTr="004912E1">
        <w:trPr>
          <w:del w:id="326" w:author="Goodacre, Norman *" w:date="2017-09-05T14:49:00Z"/>
        </w:trPr>
        <w:tc>
          <w:tcPr>
            <w:tcW w:w="1563" w:type="dxa"/>
          </w:tcPr>
          <w:p w14:paraId="304C3238" w14:textId="6D811A42" w:rsidR="00F60E04" w:rsidDel="002C4F2D" w:rsidRDefault="00F60E04" w:rsidP="004912E1">
            <w:pPr>
              <w:rPr>
                <w:del w:id="327" w:author="Goodacre, Norman *" w:date="2017-09-05T14:49:00Z"/>
                <w:rFonts w:ascii="Times" w:hAnsi="Times"/>
              </w:rPr>
            </w:pPr>
            <w:del w:id="328" w:author="Goodacre, Norman *" w:date="2017-09-05T14:49:00Z">
              <w:r w:rsidDel="002C4F2D">
                <w:rPr>
                  <w:rFonts w:ascii="Times" w:hAnsi="Times"/>
                </w:rPr>
                <w:delText>Norovirus (gastroenteritis)</w:delText>
              </w:r>
            </w:del>
          </w:p>
        </w:tc>
        <w:tc>
          <w:tcPr>
            <w:tcW w:w="1683" w:type="dxa"/>
          </w:tcPr>
          <w:p w14:paraId="762F4CC2" w14:textId="09308FDC" w:rsidR="00F60E04" w:rsidDel="002C4F2D" w:rsidRDefault="00F60E04" w:rsidP="004912E1">
            <w:pPr>
              <w:rPr>
                <w:del w:id="329" w:author="Goodacre, Norman *" w:date="2017-09-05T14:49:00Z"/>
                <w:rFonts w:ascii="Times" w:hAnsi="Times"/>
              </w:rPr>
            </w:pPr>
            <w:del w:id="330" w:author="Goodacre, Norman *" w:date="2017-09-05T14:49:00Z">
              <w:r w:rsidDel="002C4F2D">
                <w:rPr>
                  <w:rFonts w:ascii="Times" w:hAnsi="Times"/>
                </w:rPr>
                <w:delText>19-21M (US); 685M (ww)</w:delText>
              </w:r>
            </w:del>
          </w:p>
        </w:tc>
        <w:tc>
          <w:tcPr>
            <w:tcW w:w="1586" w:type="dxa"/>
          </w:tcPr>
          <w:p w14:paraId="0FA09415" w14:textId="0518D199" w:rsidR="00F60E04" w:rsidDel="002C4F2D" w:rsidRDefault="00F60E04" w:rsidP="004912E1">
            <w:pPr>
              <w:rPr>
                <w:del w:id="331" w:author="Goodacre, Norman *" w:date="2017-09-05T14:49:00Z"/>
                <w:rFonts w:ascii="Times" w:hAnsi="Times"/>
              </w:rPr>
            </w:pPr>
            <w:del w:id="332" w:author="Goodacre, Norman *" w:date="2017-09-05T14:49:00Z">
              <w:r w:rsidDel="002C4F2D">
                <w:rPr>
                  <w:rFonts w:ascii="Times" w:hAnsi="Times"/>
                </w:rPr>
                <w:delText>699M ww</w:delText>
              </w:r>
            </w:del>
          </w:p>
        </w:tc>
        <w:tc>
          <w:tcPr>
            <w:tcW w:w="1328" w:type="dxa"/>
          </w:tcPr>
          <w:p w14:paraId="1E5DA8CC" w14:textId="0519AB52" w:rsidR="00F60E04" w:rsidDel="002C4F2D" w:rsidRDefault="00F60E04" w:rsidP="004912E1">
            <w:pPr>
              <w:rPr>
                <w:del w:id="333" w:author="Goodacre, Norman *" w:date="2017-09-05T14:49:00Z"/>
                <w:rFonts w:ascii="Times" w:hAnsi="Times"/>
              </w:rPr>
            </w:pPr>
            <w:del w:id="334" w:author="Goodacre, Norman *" w:date="2017-09-05T14:49:00Z">
              <w:r w:rsidDel="002C4F2D">
                <w:rPr>
                  <w:rFonts w:ascii="Times" w:hAnsi="Times"/>
                </w:rPr>
                <w:delText>570-800 (US); 200K children ww</w:delText>
              </w:r>
            </w:del>
          </w:p>
          <w:p w14:paraId="0A21524F" w14:textId="3181157D" w:rsidR="00F60E04" w:rsidDel="002C4F2D" w:rsidRDefault="00F60E04" w:rsidP="004912E1">
            <w:pPr>
              <w:rPr>
                <w:del w:id="335" w:author="Goodacre, Norman *" w:date="2017-09-05T14:49:00Z"/>
                <w:rFonts w:ascii="Times" w:hAnsi="Times"/>
              </w:rPr>
            </w:pPr>
            <w:del w:id="336" w:author="Goodacre, Norman *" w:date="2017-09-05T14:49:00Z">
              <w:r w:rsidDel="002C4F2D">
                <w:rPr>
                  <w:rFonts w:ascii="Times" w:hAnsi="Times"/>
                </w:rPr>
                <w:delText>219K ww</w:delText>
              </w:r>
            </w:del>
          </w:p>
        </w:tc>
        <w:tc>
          <w:tcPr>
            <w:tcW w:w="1393" w:type="dxa"/>
          </w:tcPr>
          <w:p w14:paraId="3B5F5D04" w14:textId="7F335436" w:rsidR="00F60E04" w:rsidDel="002C4F2D" w:rsidRDefault="00F60E04" w:rsidP="00A32E7D">
            <w:pPr>
              <w:rPr>
                <w:del w:id="337" w:author="Goodacre, Norman *" w:date="2017-09-05T14:49:00Z"/>
                <w:rFonts w:ascii="Times" w:hAnsi="Times"/>
              </w:rPr>
            </w:pPr>
            <w:del w:id="338" w:author="Goodacre, Norman *" w:date="2017-09-05T14:49:00Z">
              <w:r w:rsidDel="002C4F2D">
                <w:rPr>
                  <w:rFonts w:ascii="Times" w:hAnsi="Times"/>
                </w:rPr>
                <w:delText xml:space="preserve">$4.2B </w:delText>
              </w:r>
              <w:r w:rsidR="00A32E7D" w:rsidDel="002C4F2D">
                <w:rPr>
                  <w:rFonts w:ascii="Times" w:hAnsi="Times"/>
                </w:rPr>
                <w:delText>(</w:delText>
              </w:r>
              <w:r w:rsidDel="002C4F2D">
                <w:rPr>
                  <w:rFonts w:ascii="Times" w:hAnsi="Times"/>
                </w:rPr>
                <w:delText>indirect</w:delText>
              </w:r>
              <w:r w:rsidR="00A32E7D" w:rsidDel="002C4F2D">
                <w:rPr>
                  <w:rFonts w:ascii="Times" w:hAnsi="Times"/>
                </w:rPr>
                <w:delText>)</w:delText>
              </w:r>
              <w:r w:rsidDel="002C4F2D">
                <w:rPr>
                  <w:rFonts w:ascii="Times" w:hAnsi="Times"/>
                </w:rPr>
                <w:delText>; $60.3B total ww</w:delText>
              </w:r>
            </w:del>
          </w:p>
        </w:tc>
        <w:tc>
          <w:tcPr>
            <w:tcW w:w="1443" w:type="dxa"/>
          </w:tcPr>
          <w:p w14:paraId="548044C2" w14:textId="5B19FAC2" w:rsidR="00F60E04" w:rsidDel="002C4F2D" w:rsidRDefault="00F60E04" w:rsidP="003803E3">
            <w:pPr>
              <w:rPr>
                <w:del w:id="339" w:author="Goodacre, Norman *" w:date="2017-09-05T14:49:00Z"/>
                <w:rFonts w:ascii="Times" w:hAnsi="Times"/>
              </w:rPr>
            </w:pPr>
            <w:del w:id="340" w:author="Goodacre, Norman *" w:date="2017-09-05T14:49:00Z">
              <w:r w:rsidDel="002C4F2D">
                <w:rPr>
                  <w:rFonts w:ascii="Times" w:hAnsi="Times"/>
                </w:rPr>
                <w:fldChar w:fldCharType="begin">
                  <w:fldData xml:space="preserve">PEVuZE5vdGU+PENpdGU+PEF1dGhvcj5CYXJ0c2NoPC9BdXRob3I+PFllYXI+MjAxNjwvWWVhcj48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</w:fldData>
                </w:fldChar>
              </w:r>
              <w:r w:rsidR="003803E3" w:rsidDel="002C4F2D">
                <w:rPr>
                  <w:rFonts w:ascii="Times" w:hAnsi="Times"/>
                </w:rPr>
                <w:delInstrText xml:space="preserve"> ADDIN EN.CITE </w:delInstrText>
              </w:r>
              <w:r w:rsidR="003803E3" w:rsidDel="002C4F2D">
                <w:rPr>
                  <w:rFonts w:ascii="Times" w:hAnsi="Times"/>
                </w:rPr>
                <w:fldChar w:fldCharType="begin">
                  <w:fldData xml:space="preserve">PEVuZE5vdGU+PENpdGU+PEF1dGhvcj5CYXJ0c2NoPC9BdXRob3I+PFllYXI+MjAxNjwvWWVhcj48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</w:fldData>
                </w:fldChar>
              </w:r>
              <w:r w:rsidR="003803E3" w:rsidDel="002C4F2D">
                <w:rPr>
                  <w:rFonts w:ascii="Times" w:hAnsi="Times"/>
                </w:rPr>
                <w:delInstrText xml:space="preserve"> ADDIN EN.CITE.DATA </w:delInstrText>
              </w:r>
              <w:r w:rsidR="003803E3" w:rsidDel="002C4F2D">
                <w:rPr>
                  <w:rFonts w:ascii="Times" w:hAnsi="Times"/>
                </w:rPr>
              </w:r>
              <w:r w:rsidR="003803E3" w:rsidDel="002C4F2D">
                <w:rPr>
                  <w:rFonts w:ascii="Times" w:hAnsi="Times"/>
                </w:rPr>
                <w:fldChar w:fldCharType="end"/>
              </w:r>
              <w:r w:rsidDel="002C4F2D">
                <w:rPr>
                  <w:rFonts w:ascii="Times" w:hAnsi="Times"/>
                </w:rPr>
              </w:r>
              <w:r w:rsidDel="002C4F2D">
                <w:rPr>
                  <w:rFonts w:ascii="Times" w:hAnsi="Times"/>
                </w:rPr>
                <w:fldChar w:fldCharType="separate"/>
              </w:r>
              <w:r w:rsidR="003803E3" w:rsidDel="002C4F2D">
                <w:rPr>
                  <w:rFonts w:ascii="Times" w:hAnsi="Times"/>
                  <w:noProof/>
                </w:rPr>
                <w:delText>(79, 80)</w:delText>
              </w:r>
              <w:r w:rsidDel="002C4F2D">
                <w:rPr>
                  <w:rFonts w:ascii="Times" w:hAnsi="Times"/>
                </w:rPr>
                <w:fldChar w:fldCharType="end"/>
              </w:r>
            </w:del>
          </w:p>
        </w:tc>
      </w:tr>
    </w:tbl>
    <w:p w14:paraId="462474FB" w14:textId="70CE1301" w:rsidR="00314FF7" w:rsidDel="002C4F2D" w:rsidRDefault="00314FF7" w:rsidP="00314FF7">
      <w:pPr>
        <w:rPr>
          <w:del w:id="341" w:author="Goodacre, Norman *" w:date="2017-09-05T14:49:00Z"/>
          <w:rFonts w:ascii="Times" w:hAnsi="Times" w:cs="Arial"/>
          <w:color w:val="000000"/>
        </w:rPr>
      </w:pPr>
    </w:p>
    <w:p w14:paraId="7AF157A2" w14:textId="2CBC0194" w:rsidR="00314FF7" w:rsidDel="002C4F2D" w:rsidRDefault="00314FF7" w:rsidP="00314FF7">
      <w:pPr>
        <w:rPr>
          <w:del w:id="342" w:author="Goodacre, Norman *" w:date="2017-09-05T14:49:00Z"/>
          <w:rFonts w:ascii="Times" w:hAnsi="Times" w:cs="Times New Roman"/>
        </w:rPr>
      </w:pPr>
    </w:p>
    <w:p w14:paraId="1E3DC070" w14:textId="6131EB5E" w:rsidR="00314FF7" w:rsidRPr="0047280B" w:rsidDel="002C4F2D" w:rsidRDefault="00314FF7" w:rsidP="00314FF7">
      <w:pPr>
        <w:rPr>
          <w:del w:id="343" w:author="Goodacre, Norman *" w:date="2017-09-05T14:49:00Z"/>
          <w:rFonts w:ascii="Times" w:hAnsi="Times" w:cs="Times New Roman"/>
        </w:rPr>
      </w:pPr>
      <w:del w:id="344" w:author="Goodacre, Norman *" w:date="2017-09-05T14:49:00Z">
        <w:r w:rsidRPr="0047217B" w:rsidDel="002C4F2D">
          <w:rPr>
            <w:rFonts w:ascii="Times" w:hAnsi="Times" w:cs="Times New Roman"/>
            <w:vertAlign w:val="superscript"/>
          </w:rPr>
          <w:delText>1</w:delText>
        </w:r>
        <w:r w:rsidDel="002C4F2D">
          <w:rPr>
            <w:rFonts w:ascii="Times" w:hAnsi="Times" w:cs="Times New Roman"/>
          </w:rPr>
          <w:delText xml:space="preserve"> globally, since 1981. </w:delText>
        </w:r>
        <w:r w:rsidRPr="006A1EE3" w:rsidDel="002C4F2D">
          <w:rPr>
            <w:rFonts w:ascii="Times" w:hAnsi="Times" w:cs="Times New Roman"/>
            <w:vertAlign w:val="superscript"/>
          </w:rPr>
          <w:delText>2</w:delText>
        </w:r>
        <w:r w:rsidDel="002C4F2D">
          <w:rPr>
            <w:rFonts w:ascii="Times" w:hAnsi="Times" w:cs="Times New Roman"/>
            <w:vertAlign w:val="superscript"/>
          </w:rPr>
          <w:delText xml:space="preserve"> </w:delText>
        </w:r>
        <w:r w:rsidDel="002C4F2D">
          <w:rPr>
            <w:rFonts w:ascii="Times" w:hAnsi="Times" w:cs="Times New Roman"/>
          </w:rPr>
          <w:delText>Spanish flu of 1918.</w:delText>
        </w:r>
        <w:r w:rsidRPr="0002367D" w:rsidDel="002C4F2D">
          <w:rPr>
            <w:rFonts w:ascii="Times" w:hAnsi="Times" w:cs="Times New Roman"/>
            <w:vertAlign w:val="superscript"/>
          </w:rPr>
          <w:delText xml:space="preserve"> 3</w:delText>
        </w:r>
        <w:r w:rsidDel="002C4F2D">
          <w:rPr>
            <w:rFonts w:ascii="Times" w:hAnsi="Times" w:cs="Times New Roman"/>
          </w:rPr>
          <w:delText xml:space="preserve"> 30 million outpatient visits. </w:delText>
        </w:r>
        <w:r w:rsidRPr="0002367D" w:rsidDel="002C4F2D">
          <w:rPr>
            <w:rFonts w:ascii="Times" w:hAnsi="Times" w:cs="Times New Roman"/>
            <w:vertAlign w:val="superscript"/>
          </w:rPr>
          <w:delText xml:space="preserve">4 </w:delText>
        </w:r>
        <w:r w:rsidRPr="0002367D" w:rsidDel="002C4F2D">
          <w:rPr>
            <w:rFonts w:ascii="Times" w:hAnsi="Times" w:cs="Times New Roman"/>
          </w:rPr>
          <w:delText>The death rate is decreasing, from 535,000 deaths in 2000 to 139,300 deaths in 2010.</w:delText>
        </w:r>
        <w:r w:rsidDel="002C4F2D">
          <w:rPr>
            <w:rFonts w:ascii="Times" w:hAnsi="Times" w:cs="Times New Roman"/>
          </w:rPr>
          <w:delText xml:space="preserve"> </w:delText>
        </w:r>
        <w:r w:rsidRPr="00A81EE0" w:rsidDel="002C4F2D">
          <w:rPr>
            <w:rFonts w:ascii="Times" w:hAnsi="Times" w:cs="Times New Roman"/>
            <w:vertAlign w:val="superscript"/>
          </w:rPr>
          <w:delText>5</w:delText>
        </w:r>
        <w:r w:rsidDel="002C4F2D">
          <w:rPr>
            <w:rFonts w:ascii="Times" w:hAnsi="Times" w:cs="Times New Roman"/>
          </w:rPr>
          <w:delText xml:space="preserve"> </w:delText>
        </w:r>
        <w:r w:rsidRPr="00A81EE0" w:rsidDel="002C4F2D">
          <w:rPr>
            <w:rFonts w:ascii="Times" w:hAnsi="Times" w:cs="Times New Roman"/>
          </w:rPr>
          <w:delText>$10·7 billion in direct medical expenditures in the USA for HCV-related disease from 2010 to 2019</w:delText>
        </w:r>
        <w:r w:rsidR="00D17595" w:rsidDel="002C4F2D">
          <w:rPr>
            <w:rFonts w:ascii="Times" w:hAnsi="Times" w:cs="Times New Roman"/>
          </w:rPr>
          <w:delText xml:space="preserve">. </w:delText>
        </w:r>
        <w:r w:rsidR="00D17595" w:rsidRPr="00D17595" w:rsidDel="002C4F2D">
          <w:rPr>
            <w:rFonts w:ascii="Times" w:hAnsi="Times" w:cs="Times New Roman"/>
            <w:vertAlign w:val="superscript"/>
          </w:rPr>
          <w:delText>6</w:delText>
        </w:r>
        <w:r w:rsidR="00D17595" w:rsidDel="002C4F2D">
          <w:rPr>
            <w:rFonts w:ascii="Times" w:hAnsi="Times" w:cs="Times New Roman"/>
          </w:rPr>
          <w:delText xml:space="preserve"> cases of microcephaly.</w:delText>
        </w:r>
        <w:r w:rsidR="00594782" w:rsidDel="002C4F2D">
          <w:rPr>
            <w:rFonts w:ascii="Times" w:hAnsi="Times" w:cs="Times New Roman"/>
          </w:rPr>
          <w:delText xml:space="preserve"> </w:delText>
        </w:r>
        <w:r w:rsidR="00607115" w:rsidDel="002C4F2D">
          <w:rPr>
            <w:rFonts w:ascii="Times" w:hAnsi="Times" w:cs="Times New Roman"/>
          </w:rPr>
          <w:delText xml:space="preserve">K,M,B = </w:delText>
        </w:r>
        <w:r w:rsidR="00BE6C83" w:rsidDel="002C4F2D">
          <w:rPr>
            <w:rFonts w:ascii="Times" w:hAnsi="Times" w:cs="Times New Roman"/>
          </w:rPr>
          <w:delText>thousand, million</w:delText>
        </w:r>
        <w:r w:rsidR="00607115" w:rsidDel="002C4F2D">
          <w:rPr>
            <w:rFonts w:ascii="Times" w:hAnsi="Times" w:cs="Times New Roman"/>
          </w:rPr>
          <w:delText xml:space="preserve">, billion, </w:delText>
        </w:r>
        <w:r w:rsidR="00467083" w:rsidDel="002C4F2D">
          <w:rPr>
            <w:rFonts w:ascii="Times" w:hAnsi="Times" w:cs="Times New Roman"/>
          </w:rPr>
          <w:delText>WW = worldwide, SA = South America.</w:delText>
        </w:r>
      </w:del>
    </w:p>
    <w:p w14:paraId="5F4B0383" w14:textId="77777777" w:rsidR="00314FF7" w:rsidRPr="0047280B" w:rsidRDefault="00314FF7" w:rsidP="00314FF7">
      <w:pPr>
        <w:spacing w:after="240"/>
        <w:rPr>
          <w:rFonts w:ascii="Times" w:eastAsia="Times New Roman" w:hAnsi="Times" w:cs="Times New Roman"/>
        </w:rPr>
      </w:pPr>
    </w:p>
    <w:p w14:paraId="49A5139B" w14:textId="77777777" w:rsidR="00D555BC" w:rsidRDefault="00D555BC">
      <w:pPr>
        <w:rPr>
          <w:rFonts w:ascii="Times" w:hAnsi="Times"/>
          <w:noProof/>
        </w:rPr>
      </w:pPr>
    </w:p>
    <w:p w14:paraId="5CEDFC7F" w14:textId="77777777" w:rsidR="00D555BC" w:rsidRDefault="00D555BC">
      <w:pPr>
        <w:rPr>
          <w:rFonts w:ascii="Times" w:hAnsi="Times"/>
          <w:noProof/>
        </w:rPr>
      </w:pPr>
    </w:p>
    <w:p w14:paraId="16B876FF" w14:textId="77777777" w:rsidR="00D555BC" w:rsidRDefault="00D555BC">
      <w:pPr>
        <w:rPr>
          <w:rFonts w:ascii="Times" w:hAnsi="Times"/>
          <w:noProof/>
        </w:rPr>
      </w:pPr>
    </w:p>
    <w:p w14:paraId="14107114" w14:textId="77777777" w:rsidR="00314FF7" w:rsidRDefault="00314FF7">
      <w:pPr>
        <w:rPr>
          <w:rFonts w:ascii="Times" w:hAnsi="Times"/>
          <w:b/>
          <w:noProof/>
        </w:rPr>
      </w:pPr>
      <w:r>
        <w:rPr>
          <w:rFonts w:ascii="Times" w:hAnsi="Times"/>
          <w:b/>
          <w:noProof/>
        </w:rPr>
        <w:br w:type="page"/>
      </w:r>
    </w:p>
    <w:p w14:paraId="3DB9C75D" w14:textId="3069D5F1" w:rsidR="00D555BC" w:rsidRPr="009514F9" w:rsidRDefault="00D22C50">
      <w:pPr>
        <w:rPr>
          <w:rFonts w:ascii="Times" w:hAnsi="Times"/>
          <w:b/>
          <w:noProof/>
        </w:rPr>
      </w:pPr>
      <w:r>
        <w:rPr>
          <w:rFonts w:ascii="Times" w:hAnsi="Times"/>
          <w:b/>
          <w:noProof/>
        </w:rPr>
        <w:lastRenderedPageBreak/>
        <w:t>Table 4</w:t>
      </w:r>
      <w:r w:rsidR="00D555BC" w:rsidRPr="009514F9">
        <w:rPr>
          <w:rFonts w:ascii="Times" w:hAnsi="Times"/>
          <w:b/>
          <w:noProof/>
        </w:rPr>
        <w:t>: Number of host-virus interactions of virus families.</w:t>
      </w:r>
    </w:p>
    <w:p w14:paraId="0552F1BE" w14:textId="77777777" w:rsidR="00D555BC" w:rsidRDefault="00D555BC">
      <w:pPr>
        <w:rPr>
          <w:rFonts w:ascii="Times" w:hAnsi="Times"/>
          <w:noProof/>
        </w:rPr>
      </w:pPr>
    </w:p>
    <w:tbl>
      <w:tblPr>
        <w:tblStyle w:val="TableGrid"/>
        <w:tblW w:w="0" w:type="auto"/>
        <w:tblLook w:val="04A0" w:firstRow="1" w:lastRow="0" w:firstColumn="1" w:lastColumn="0" w:noHBand="0" w:noVBand="1"/>
        <w:tblPrChange w:id="345" w:author="Goodacre, Norman *" w:date="2017-09-05T15:30:00Z">
          <w:tblPr>
            <w:tblStyle w:val="TableGrid"/>
            <w:tblW w:w="0" w:type="auto"/>
            <w:tblLook w:val="04A0" w:firstRow="1" w:lastRow="0" w:firstColumn="1" w:lastColumn="0" w:noHBand="0" w:noVBand="1"/>
          </w:tblPr>
        </w:tblPrChange>
      </w:tblPr>
      <w:tblGrid>
        <w:gridCol w:w="1975"/>
        <w:gridCol w:w="2020"/>
        <w:gridCol w:w="2176"/>
        <w:tblGridChange w:id="346">
          <w:tblGrid>
            <w:gridCol w:w="1975"/>
            <w:gridCol w:w="2020"/>
            <w:gridCol w:w="2176"/>
          </w:tblGrid>
        </w:tblGridChange>
      </w:tblGrid>
      <w:tr w:rsidR="00D555BC" w:rsidRPr="00D555BC" w14:paraId="0A27769B" w14:textId="77777777" w:rsidTr="00B775FA">
        <w:trPr>
          <w:trHeight w:val="280"/>
          <w:trPrChange w:id="347" w:author="Goodacre, Norman *" w:date="2017-09-05T15:30:00Z">
            <w:trPr>
              <w:trHeight w:val="280"/>
            </w:trPr>
          </w:trPrChange>
        </w:trPr>
        <w:tc>
          <w:tcPr>
            <w:tcW w:w="1975" w:type="dxa"/>
            <w:noWrap/>
            <w:hideMark/>
            <w:tcPrChange w:id="348" w:author="Goodacre, Norman *" w:date="2017-09-05T15:30:00Z">
              <w:tcPr>
                <w:tcW w:w="1820" w:type="dxa"/>
                <w:noWrap/>
                <w:hideMark/>
              </w:tcPr>
            </w:tcPrChange>
          </w:tcPr>
          <w:p w14:paraId="1EFE4614" w14:textId="77777777" w:rsidR="00D555BC" w:rsidRPr="009514F9" w:rsidRDefault="00D555BC" w:rsidP="009514F9">
            <w:pPr>
              <w:jc w:val="center"/>
              <w:rPr>
                <w:rFonts w:ascii="Times" w:hAnsi="Times"/>
                <w:b/>
                <w:noProof/>
              </w:rPr>
            </w:pPr>
            <w:r w:rsidRPr="009514F9">
              <w:rPr>
                <w:rFonts w:ascii="Times" w:hAnsi="Times"/>
                <w:b/>
                <w:noProof/>
              </w:rPr>
              <w:t>viral family</w:t>
            </w:r>
          </w:p>
        </w:tc>
        <w:tc>
          <w:tcPr>
            <w:tcW w:w="2020" w:type="dxa"/>
            <w:noWrap/>
            <w:hideMark/>
            <w:tcPrChange w:id="349" w:author="Goodacre, Norman *" w:date="2017-09-05T15:30:00Z">
              <w:tcPr>
                <w:tcW w:w="2020" w:type="dxa"/>
                <w:noWrap/>
                <w:hideMark/>
              </w:tcPr>
            </w:tcPrChange>
          </w:tcPr>
          <w:p w14:paraId="1BD3205F" w14:textId="0E2C3AD3" w:rsidR="00D555BC" w:rsidRPr="009514F9" w:rsidRDefault="00D555BC" w:rsidP="009514F9">
            <w:pPr>
              <w:jc w:val="center"/>
              <w:rPr>
                <w:rFonts w:ascii="Times" w:hAnsi="Times"/>
                <w:b/>
                <w:noProof/>
              </w:rPr>
            </w:pPr>
            <w:r w:rsidRPr="00D555BC">
              <w:rPr>
                <w:rFonts w:ascii="Times" w:hAnsi="Times"/>
                <w:b/>
                <w:noProof/>
              </w:rPr>
              <w:t># HP</w:t>
            </w:r>
            <w:r w:rsidRPr="009514F9">
              <w:rPr>
                <w:rFonts w:ascii="Times" w:hAnsi="Times"/>
                <w:b/>
                <w:noProof/>
              </w:rPr>
              <w:t xml:space="preserve">Is </w:t>
            </w:r>
          </w:p>
        </w:tc>
        <w:tc>
          <w:tcPr>
            <w:tcW w:w="2176" w:type="dxa"/>
            <w:noWrap/>
            <w:hideMark/>
            <w:tcPrChange w:id="350" w:author="Goodacre, Norman *" w:date="2017-09-05T15:30:00Z">
              <w:tcPr>
                <w:tcW w:w="1060" w:type="dxa"/>
                <w:noWrap/>
                <w:hideMark/>
              </w:tcPr>
            </w:tcPrChange>
          </w:tcPr>
          <w:p w14:paraId="0D8D8B58" w14:textId="77777777" w:rsidR="00D555BC" w:rsidRPr="009514F9" w:rsidRDefault="00D555BC" w:rsidP="009514F9">
            <w:pPr>
              <w:jc w:val="center"/>
              <w:rPr>
                <w:rFonts w:ascii="Times" w:hAnsi="Times"/>
                <w:b/>
                <w:noProof/>
              </w:rPr>
            </w:pPr>
            <w:commentRangeStart w:id="351"/>
            <w:r w:rsidRPr="009514F9">
              <w:rPr>
                <w:rFonts w:ascii="Times" w:hAnsi="Times"/>
                <w:b/>
                <w:noProof/>
              </w:rPr>
              <w:t>viruses</w:t>
            </w:r>
            <w:commentRangeEnd w:id="351"/>
            <w:r>
              <w:rPr>
                <w:rStyle w:val="CommentReference"/>
              </w:rPr>
              <w:commentReference w:id="351"/>
            </w:r>
          </w:p>
        </w:tc>
      </w:tr>
      <w:tr w:rsidR="00D555BC" w:rsidRPr="00D555BC" w14:paraId="7159DA1A" w14:textId="77777777" w:rsidTr="00B775FA">
        <w:trPr>
          <w:trHeight w:val="280"/>
          <w:trPrChange w:id="352" w:author="Goodacre, Norman *" w:date="2017-09-05T15:30:00Z">
            <w:trPr>
              <w:trHeight w:val="280"/>
            </w:trPr>
          </w:trPrChange>
        </w:trPr>
        <w:tc>
          <w:tcPr>
            <w:tcW w:w="1975" w:type="dxa"/>
            <w:noWrap/>
            <w:hideMark/>
            <w:tcPrChange w:id="353" w:author="Goodacre, Norman *" w:date="2017-09-05T15:30:00Z">
              <w:tcPr>
                <w:tcW w:w="1820" w:type="dxa"/>
                <w:noWrap/>
                <w:hideMark/>
              </w:tcPr>
            </w:tcPrChange>
          </w:tcPr>
          <w:p w14:paraId="26FDBE4D" w14:textId="77777777" w:rsidR="00D555BC" w:rsidRPr="00D555BC" w:rsidRDefault="00D555BC">
            <w:pPr>
              <w:rPr>
                <w:rFonts w:ascii="Times" w:hAnsi="Times"/>
                <w:noProof/>
              </w:rPr>
            </w:pPr>
            <w:r w:rsidRPr="00D555BC">
              <w:rPr>
                <w:rFonts w:ascii="Times" w:hAnsi="Times"/>
                <w:noProof/>
              </w:rPr>
              <w:t>orthomyxoviridae</w:t>
            </w:r>
          </w:p>
        </w:tc>
        <w:tc>
          <w:tcPr>
            <w:tcW w:w="2020" w:type="dxa"/>
            <w:noWrap/>
            <w:hideMark/>
            <w:tcPrChange w:id="354" w:author="Goodacre, Norman *" w:date="2017-09-05T15:30:00Z">
              <w:tcPr>
                <w:tcW w:w="2020" w:type="dxa"/>
                <w:noWrap/>
                <w:hideMark/>
              </w:tcPr>
            </w:tcPrChange>
          </w:tcPr>
          <w:p w14:paraId="6F7A46F8" w14:textId="1E89448C" w:rsidR="00D555BC" w:rsidRPr="00D555BC" w:rsidRDefault="00D555BC" w:rsidP="00D555BC">
            <w:pPr>
              <w:rPr>
                <w:rFonts w:ascii="Times" w:hAnsi="Times"/>
                <w:noProof/>
              </w:rPr>
            </w:pPr>
            <w:r w:rsidRPr="00D555BC">
              <w:rPr>
                <w:rFonts w:ascii="Times" w:hAnsi="Times"/>
                <w:noProof/>
              </w:rPr>
              <w:t>5</w:t>
            </w:r>
            <w:r>
              <w:rPr>
                <w:rFonts w:ascii="Times" w:hAnsi="Times"/>
                <w:noProof/>
              </w:rPr>
              <w:t>,</w:t>
            </w:r>
            <w:r w:rsidRPr="00D555BC">
              <w:rPr>
                <w:rFonts w:ascii="Times" w:hAnsi="Times"/>
                <w:noProof/>
              </w:rPr>
              <w:t>495</w:t>
            </w:r>
          </w:p>
        </w:tc>
        <w:tc>
          <w:tcPr>
            <w:tcW w:w="2176" w:type="dxa"/>
            <w:noWrap/>
            <w:hideMark/>
            <w:tcPrChange w:id="355" w:author="Goodacre, Norman *" w:date="2017-09-05T15:30:00Z">
              <w:tcPr>
                <w:tcW w:w="1060" w:type="dxa"/>
                <w:noWrap/>
                <w:hideMark/>
              </w:tcPr>
            </w:tcPrChange>
          </w:tcPr>
          <w:p w14:paraId="41017E5F" w14:textId="354158B9" w:rsidR="00D555BC" w:rsidRPr="00D555BC" w:rsidRDefault="00B775FA">
            <w:pPr>
              <w:rPr>
                <w:rFonts w:ascii="Times" w:hAnsi="Times"/>
                <w:noProof/>
              </w:rPr>
            </w:pPr>
            <w:ins w:id="356" w:author="Goodacre, Norman *" w:date="2017-09-05T15:19:00Z">
              <w:r>
                <w:rPr>
                  <w:rFonts w:ascii="Times" w:hAnsi="Times"/>
                  <w:noProof/>
                </w:rPr>
                <w:t>i</w:t>
              </w:r>
            </w:ins>
            <w:ins w:id="357" w:author="Goodacre, Norman *" w:date="2017-09-05T15:17:00Z">
              <w:r>
                <w:rPr>
                  <w:rFonts w:ascii="Times" w:hAnsi="Times"/>
                  <w:noProof/>
                </w:rPr>
                <w:t>nfluenza A (4,775)</w:t>
              </w:r>
            </w:ins>
          </w:p>
        </w:tc>
      </w:tr>
      <w:tr w:rsidR="00D555BC" w:rsidRPr="00D555BC" w14:paraId="33C02D1B" w14:textId="77777777" w:rsidTr="00B775FA">
        <w:trPr>
          <w:trHeight w:val="280"/>
          <w:trPrChange w:id="358" w:author="Goodacre, Norman *" w:date="2017-09-05T15:30:00Z">
            <w:trPr>
              <w:trHeight w:val="280"/>
            </w:trPr>
          </w:trPrChange>
        </w:trPr>
        <w:tc>
          <w:tcPr>
            <w:tcW w:w="1975" w:type="dxa"/>
            <w:noWrap/>
            <w:hideMark/>
            <w:tcPrChange w:id="359" w:author="Goodacre, Norman *" w:date="2017-09-05T15:30:00Z">
              <w:tcPr>
                <w:tcW w:w="1820" w:type="dxa"/>
                <w:noWrap/>
                <w:hideMark/>
              </w:tcPr>
            </w:tcPrChange>
          </w:tcPr>
          <w:p w14:paraId="1F10FE40" w14:textId="77777777" w:rsidR="00D555BC" w:rsidRPr="00D555BC" w:rsidRDefault="00D555BC">
            <w:pPr>
              <w:rPr>
                <w:rFonts w:ascii="Times" w:hAnsi="Times"/>
                <w:noProof/>
              </w:rPr>
            </w:pPr>
            <w:r w:rsidRPr="00D555BC">
              <w:rPr>
                <w:rFonts w:ascii="Times" w:hAnsi="Times"/>
                <w:noProof/>
              </w:rPr>
              <w:t>herpesviridae</w:t>
            </w:r>
          </w:p>
        </w:tc>
        <w:tc>
          <w:tcPr>
            <w:tcW w:w="2020" w:type="dxa"/>
            <w:noWrap/>
            <w:hideMark/>
            <w:tcPrChange w:id="360" w:author="Goodacre, Norman *" w:date="2017-09-05T15:30:00Z">
              <w:tcPr>
                <w:tcW w:w="2020" w:type="dxa"/>
                <w:noWrap/>
                <w:hideMark/>
              </w:tcPr>
            </w:tcPrChange>
          </w:tcPr>
          <w:p w14:paraId="69F698D1" w14:textId="13176154" w:rsidR="00D555BC" w:rsidRPr="00D555BC" w:rsidRDefault="00D555BC" w:rsidP="00D555BC">
            <w:pPr>
              <w:rPr>
                <w:rFonts w:ascii="Times" w:hAnsi="Times"/>
                <w:noProof/>
              </w:rPr>
            </w:pPr>
            <w:r w:rsidRPr="00D555BC">
              <w:rPr>
                <w:rFonts w:ascii="Times" w:hAnsi="Times"/>
                <w:noProof/>
              </w:rPr>
              <w:t>5</w:t>
            </w:r>
            <w:r>
              <w:rPr>
                <w:rFonts w:ascii="Times" w:hAnsi="Times"/>
                <w:noProof/>
              </w:rPr>
              <w:t>,</w:t>
            </w:r>
            <w:r w:rsidRPr="00D555BC">
              <w:rPr>
                <w:rFonts w:ascii="Times" w:hAnsi="Times"/>
                <w:noProof/>
              </w:rPr>
              <w:t>423</w:t>
            </w:r>
          </w:p>
        </w:tc>
        <w:tc>
          <w:tcPr>
            <w:tcW w:w="2176" w:type="dxa"/>
            <w:noWrap/>
            <w:hideMark/>
            <w:tcPrChange w:id="361" w:author="Goodacre, Norman *" w:date="2017-09-05T15:30:00Z">
              <w:tcPr>
                <w:tcW w:w="1060" w:type="dxa"/>
                <w:noWrap/>
                <w:hideMark/>
              </w:tcPr>
            </w:tcPrChange>
          </w:tcPr>
          <w:p w14:paraId="34517347" w14:textId="5575FFD3" w:rsidR="00D555BC" w:rsidRPr="00D555BC" w:rsidRDefault="00B775FA" w:rsidP="001A576C">
            <w:pPr>
              <w:rPr>
                <w:rFonts w:ascii="Times" w:hAnsi="Times"/>
                <w:noProof/>
              </w:rPr>
            </w:pPr>
            <w:ins w:id="362" w:author="Goodacre, Norman *" w:date="2017-09-05T15:19:00Z">
              <w:r>
                <w:rPr>
                  <w:rFonts w:ascii="Times" w:hAnsi="Times"/>
                  <w:noProof/>
                </w:rPr>
                <w:t>h</w:t>
              </w:r>
            </w:ins>
            <w:ins w:id="363" w:author="Goodacre, Norman *" w:date="2017-09-05T15:18:00Z">
              <w:r>
                <w:rPr>
                  <w:rFonts w:ascii="Times" w:hAnsi="Times"/>
                  <w:noProof/>
                </w:rPr>
                <w:t>um</w:t>
              </w:r>
              <w:r w:rsidR="001A576C">
                <w:rPr>
                  <w:rFonts w:ascii="Times" w:hAnsi="Times"/>
                  <w:noProof/>
                </w:rPr>
                <w:t>an gammaherpesvirus</w:t>
              </w:r>
            </w:ins>
            <w:ins w:id="364" w:author="Goodacre, Norman *" w:date="2017-09-05T15:49:00Z">
              <w:r w:rsidR="001A576C">
                <w:rPr>
                  <w:rFonts w:ascii="Times" w:hAnsi="Times"/>
                  <w:noProof/>
                </w:rPr>
                <w:t xml:space="preserve"> </w:t>
              </w:r>
            </w:ins>
            <w:ins w:id="365" w:author="Goodacre, Norman *" w:date="2017-09-05T15:18:00Z">
              <w:r>
                <w:rPr>
                  <w:rFonts w:ascii="Times" w:hAnsi="Times"/>
                  <w:noProof/>
                </w:rPr>
                <w:t>(2,</w:t>
              </w:r>
            </w:ins>
            <w:ins w:id="366" w:author="Goodacre, Norman *" w:date="2017-09-05T15:49:00Z">
              <w:r w:rsidR="001A576C">
                <w:rPr>
                  <w:rFonts w:ascii="Times" w:hAnsi="Times"/>
                  <w:noProof/>
                </w:rPr>
                <w:t>848</w:t>
              </w:r>
            </w:ins>
            <w:ins w:id="367" w:author="Goodacre, Norman *" w:date="2017-09-05T15:18:00Z">
              <w:r>
                <w:rPr>
                  <w:rFonts w:ascii="Times" w:hAnsi="Times"/>
                  <w:noProof/>
                </w:rPr>
                <w:t xml:space="preserve">); </w:t>
              </w:r>
            </w:ins>
            <w:ins w:id="368" w:author="Goodacre, Norman *" w:date="2017-09-05T15:48:00Z">
              <w:r w:rsidR="001A576C">
                <w:rPr>
                  <w:rFonts w:ascii="Times" w:hAnsi="Times"/>
                  <w:noProof/>
                </w:rPr>
                <w:t xml:space="preserve">epstein-barr virus </w:t>
              </w:r>
            </w:ins>
            <w:ins w:id="369" w:author="Goodacre, Norman *" w:date="2017-09-05T15:19:00Z">
              <w:r>
                <w:rPr>
                  <w:rFonts w:ascii="Times" w:hAnsi="Times"/>
                  <w:noProof/>
                </w:rPr>
                <w:t>(1,766)</w:t>
              </w:r>
              <w:r w:rsidR="001A576C">
                <w:rPr>
                  <w:rFonts w:ascii="Times" w:hAnsi="Times"/>
                  <w:noProof/>
                </w:rPr>
                <w:t>; human alphaherpesvirus</w:t>
              </w:r>
            </w:ins>
            <w:ins w:id="370" w:author="Goodacre, Norman *" w:date="2017-09-05T15:49:00Z">
              <w:r w:rsidR="001A576C">
                <w:rPr>
                  <w:rFonts w:ascii="Times" w:hAnsi="Times"/>
                  <w:noProof/>
                </w:rPr>
                <w:t xml:space="preserve"> </w:t>
              </w:r>
            </w:ins>
            <w:ins w:id="371" w:author="Goodacre, Norman *" w:date="2017-09-05T15:19:00Z">
              <w:r>
                <w:rPr>
                  <w:rFonts w:ascii="Times" w:hAnsi="Times"/>
                  <w:noProof/>
                </w:rPr>
                <w:t>(6</w:t>
              </w:r>
            </w:ins>
            <w:ins w:id="372" w:author="Goodacre, Norman *" w:date="2017-09-05T15:49:00Z">
              <w:r w:rsidR="001A576C">
                <w:rPr>
                  <w:rFonts w:ascii="Times" w:hAnsi="Times"/>
                  <w:noProof/>
                </w:rPr>
                <w:t>55</w:t>
              </w:r>
            </w:ins>
            <w:ins w:id="373" w:author="Goodacre, Norman *" w:date="2017-09-05T15:19:00Z">
              <w:r>
                <w:rPr>
                  <w:rFonts w:ascii="Times" w:hAnsi="Times"/>
                  <w:noProof/>
                </w:rPr>
                <w:t>)</w:t>
              </w:r>
            </w:ins>
            <w:ins w:id="374" w:author="Goodacre, Norman *" w:date="2017-09-05T15:18:00Z">
              <w:r>
                <w:rPr>
                  <w:rFonts w:ascii="Times" w:hAnsi="Times"/>
                  <w:noProof/>
                </w:rPr>
                <w:t xml:space="preserve"> </w:t>
              </w:r>
            </w:ins>
          </w:p>
        </w:tc>
      </w:tr>
      <w:tr w:rsidR="00D555BC" w:rsidRPr="00D555BC" w14:paraId="2FE43AF7" w14:textId="77777777" w:rsidTr="00B775FA">
        <w:trPr>
          <w:trHeight w:val="280"/>
          <w:trPrChange w:id="375" w:author="Goodacre, Norman *" w:date="2017-09-05T15:30:00Z">
            <w:trPr>
              <w:trHeight w:val="280"/>
            </w:trPr>
          </w:trPrChange>
        </w:trPr>
        <w:tc>
          <w:tcPr>
            <w:tcW w:w="1975" w:type="dxa"/>
            <w:noWrap/>
            <w:hideMark/>
            <w:tcPrChange w:id="376" w:author="Goodacre, Norman *" w:date="2017-09-05T15:30:00Z">
              <w:tcPr>
                <w:tcW w:w="1820" w:type="dxa"/>
                <w:noWrap/>
                <w:hideMark/>
              </w:tcPr>
            </w:tcPrChange>
          </w:tcPr>
          <w:p w14:paraId="6E8F3521" w14:textId="77777777" w:rsidR="00D555BC" w:rsidRPr="00D555BC" w:rsidRDefault="00D555BC">
            <w:pPr>
              <w:rPr>
                <w:rFonts w:ascii="Times" w:hAnsi="Times"/>
                <w:noProof/>
              </w:rPr>
            </w:pPr>
            <w:r w:rsidRPr="00D555BC">
              <w:rPr>
                <w:rFonts w:ascii="Times" w:hAnsi="Times"/>
                <w:noProof/>
              </w:rPr>
              <w:t>papillomaviridae</w:t>
            </w:r>
          </w:p>
        </w:tc>
        <w:tc>
          <w:tcPr>
            <w:tcW w:w="2020" w:type="dxa"/>
            <w:noWrap/>
            <w:hideMark/>
            <w:tcPrChange w:id="377" w:author="Goodacre, Norman *" w:date="2017-09-05T15:30:00Z">
              <w:tcPr>
                <w:tcW w:w="2020" w:type="dxa"/>
                <w:noWrap/>
                <w:hideMark/>
              </w:tcPr>
            </w:tcPrChange>
          </w:tcPr>
          <w:p w14:paraId="06F62868" w14:textId="02FD8C2A" w:rsidR="00D555BC" w:rsidRPr="00D555BC" w:rsidRDefault="00D555BC" w:rsidP="00D555BC">
            <w:pPr>
              <w:rPr>
                <w:rFonts w:ascii="Times" w:hAnsi="Times"/>
                <w:noProof/>
              </w:rPr>
            </w:pPr>
            <w:r w:rsidRPr="00D555BC">
              <w:rPr>
                <w:rFonts w:ascii="Times" w:hAnsi="Times"/>
                <w:noProof/>
              </w:rPr>
              <w:t>3</w:t>
            </w:r>
            <w:r>
              <w:rPr>
                <w:rFonts w:ascii="Times" w:hAnsi="Times"/>
                <w:noProof/>
              </w:rPr>
              <w:t>,</w:t>
            </w:r>
            <w:r w:rsidRPr="00D555BC">
              <w:rPr>
                <w:rFonts w:ascii="Times" w:hAnsi="Times"/>
                <w:noProof/>
              </w:rPr>
              <w:t>927</w:t>
            </w:r>
          </w:p>
        </w:tc>
        <w:tc>
          <w:tcPr>
            <w:tcW w:w="2176" w:type="dxa"/>
            <w:noWrap/>
            <w:hideMark/>
            <w:tcPrChange w:id="378" w:author="Goodacre, Norman *" w:date="2017-09-05T15:30:00Z">
              <w:tcPr>
                <w:tcW w:w="1060" w:type="dxa"/>
                <w:noWrap/>
                <w:hideMark/>
              </w:tcPr>
            </w:tcPrChange>
          </w:tcPr>
          <w:p w14:paraId="2C78C32C" w14:textId="5E93ED0C" w:rsidR="00D555BC" w:rsidRPr="00D555BC" w:rsidRDefault="00B775FA" w:rsidP="001A576C">
            <w:pPr>
              <w:rPr>
                <w:rFonts w:ascii="Times" w:hAnsi="Times"/>
                <w:noProof/>
              </w:rPr>
            </w:pPr>
            <w:ins w:id="379" w:author="Goodacre, Norman *" w:date="2017-09-05T15:25:00Z">
              <w:r>
                <w:rPr>
                  <w:rFonts w:ascii="Times" w:hAnsi="Times"/>
                  <w:noProof/>
                </w:rPr>
                <w:t>a</w:t>
              </w:r>
            </w:ins>
            <w:ins w:id="380" w:author="Goodacre, Norman *" w:date="2017-09-05T15:20:00Z">
              <w:r w:rsidR="001A576C">
                <w:rPr>
                  <w:rFonts w:ascii="Times" w:hAnsi="Times"/>
                  <w:noProof/>
                </w:rPr>
                <w:t>lphapapillomavirus</w:t>
              </w:r>
              <w:r>
                <w:rPr>
                  <w:rFonts w:ascii="Times" w:hAnsi="Times"/>
                  <w:noProof/>
                </w:rPr>
                <w:t xml:space="preserve"> (</w:t>
              </w:r>
            </w:ins>
            <w:ins w:id="381" w:author="Goodacre, Norman *" w:date="2017-09-05T15:44:00Z">
              <w:r w:rsidR="001A576C">
                <w:rPr>
                  <w:rFonts w:ascii="Times" w:hAnsi="Times"/>
                  <w:noProof/>
                </w:rPr>
                <w:t>2,324</w:t>
              </w:r>
            </w:ins>
            <w:ins w:id="382" w:author="Goodacre, Norman *" w:date="2017-09-05T15:20:00Z">
              <w:r>
                <w:rPr>
                  <w:rFonts w:ascii="Times" w:hAnsi="Times"/>
                  <w:noProof/>
                </w:rPr>
                <w:t xml:space="preserve">); </w:t>
              </w:r>
              <w:r w:rsidR="001A576C">
                <w:rPr>
                  <w:rFonts w:ascii="Times" w:hAnsi="Times"/>
                  <w:noProof/>
                </w:rPr>
                <w:t>betapapillomavirus</w:t>
              </w:r>
            </w:ins>
            <w:ins w:id="383" w:author="Goodacre, Norman *" w:date="2017-09-05T15:44:00Z">
              <w:r w:rsidR="001A576C">
                <w:rPr>
                  <w:rFonts w:ascii="Times" w:hAnsi="Times"/>
                  <w:noProof/>
                </w:rPr>
                <w:t xml:space="preserve"> </w:t>
              </w:r>
            </w:ins>
            <w:ins w:id="384" w:author="Goodacre, Norman *" w:date="2017-09-05T15:20:00Z">
              <w:r>
                <w:rPr>
                  <w:rFonts w:ascii="Times" w:hAnsi="Times"/>
                  <w:noProof/>
                </w:rPr>
                <w:t>(</w:t>
              </w:r>
            </w:ins>
            <w:ins w:id="385" w:author="Goodacre, Norman *" w:date="2017-09-05T15:44:00Z">
              <w:r w:rsidR="001A576C">
                <w:rPr>
                  <w:rFonts w:ascii="Times" w:hAnsi="Times"/>
                  <w:noProof/>
                </w:rPr>
                <w:t>1,132</w:t>
              </w:r>
            </w:ins>
            <w:ins w:id="386" w:author="Goodacre, Norman *" w:date="2017-09-05T15:20:00Z">
              <w:r>
                <w:rPr>
                  <w:rFonts w:ascii="Times" w:hAnsi="Times"/>
                  <w:noProof/>
                </w:rPr>
                <w:t>)</w:t>
              </w:r>
            </w:ins>
            <w:bookmarkStart w:id="387" w:name="_GoBack"/>
            <w:bookmarkEnd w:id="387"/>
          </w:p>
        </w:tc>
      </w:tr>
      <w:tr w:rsidR="00D555BC" w:rsidRPr="00D555BC" w14:paraId="14A504B3" w14:textId="77777777" w:rsidTr="00B775FA">
        <w:trPr>
          <w:trHeight w:val="280"/>
          <w:trPrChange w:id="388" w:author="Goodacre, Norman *" w:date="2017-09-05T15:30:00Z">
            <w:trPr>
              <w:trHeight w:val="280"/>
            </w:trPr>
          </w:trPrChange>
        </w:trPr>
        <w:tc>
          <w:tcPr>
            <w:tcW w:w="1975" w:type="dxa"/>
            <w:noWrap/>
            <w:hideMark/>
            <w:tcPrChange w:id="389" w:author="Goodacre, Norman *" w:date="2017-09-05T15:30:00Z">
              <w:tcPr>
                <w:tcW w:w="1820" w:type="dxa"/>
                <w:noWrap/>
                <w:hideMark/>
              </w:tcPr>
            </w:tcPrChange>
          </w:tcPr>
          <w:p w14:paraId="61B6D03F" w14:textId="77777777" w:rsidR="00D555BC" w:rsidRPr="00D555BC" w:rsidRDefault="00D555BC">
            <w:pPr>
              <w:rPr>
                <w:rFonts w:ascii="Times" w:hAnsi="Times"/>
                <w:noProof/>
              </w:rPr>
            </w:pPr>
            <w:r w:rsidRPr="00D555BC">
              <w:rPr>
                <w:rFonts w:ascii="Times" w:hAnsi="Times"/>
                <w:noProof/>
              </w:rPr>
              <w:t>retroviridae</w:t>
            </w:r>
          </w:p>
        </w:tc>
        <w:tc>
          <w:tcPr>
            <w:tcW w:w="2020" w:type="dxa"/>
            <w:noWrap/>
            <w:hideMark/>
            <w:tcPrChange w:id="390" w:author="Goodacre, Norman *" w:date="2017-09-05T15:30:00Z">
              <w:tcPr>
                <w:tcW w:w="2020" w:type="dxa"/>
                <w:noWrap/>
                <w:hideMark/>
              </w:tcPr>
            </w:tcPrChange>
          </w:tcPr>
          <w:p w14:paraId="3D5FFBC5" w14:textId="53F6E705" w:rsidR="00D555BC" w:rsidRPr="00D555BC" w:rsidRDefault="00D555BC" w:rsidP="00D555BC">
            <w:pPr>
              <w:rPr>
                <w:rFonts w:ascii="Times" w:hAnsi="Times"/>
                <w:noProof/>
              </w:rPr>
            </w:pPr>
            <w:r w:rsidRPr="00D555BC">
              <w:rPr>
                <w:rFonts w:ascii="Times" w:hAnsi="Times"/>
                <w:noProof/>
              </w:rPr>
              <w:t>2</w:t>
            </w:r>
            <w:r>
              <w:rPr>
                <w:rFonts w:ascii="Times" w:hAnsi="Times"/>
                <w:noProof/>
              </w:rPr>
              <w:t>,</w:t>
            </w:r>
            <w:r w:rsidRPr="00D555BC">
              <w:rPr>
                <w:rFonts w:ascii="Times" w:hAnsi="Times"/>
                <w:noProof/>
              </w:rPr>
              <w:t>285</w:t>
            </w:r>
          </w:p>
        </w:tc>
        <w:tc>
          <w:tcPr>
            <w:tcW w:w="2176" w:type="dxa"/>
            <w:noWrap/>
            <w:hideMark/>
            <w:tcPrChange w:id="391" w:author="Goodacre, Norman *" w:date="2017-09-05T15:30:00Z">
              <w:tcPr>
                <w:tcW w:w="1060" w:type="dxa"/>
                <w:noWrap/>
                <w:hideMark/>
              </w:tcPr>
            </w:tcPrChange>
          </w:tcPr>
          <w:p w14:paraId="264A8A36" w14:textId="4499C696" w:rsidR="00D555BC" w:rsidRPr="00D555BC" w:rsidRDefault="00B775FA" w:rsidP="0021448C">
            <w:pPr>
              <w:rPr>
                <w:rFonts w:ascii="Times" w:hAnsi="Times"/>
                <w:noProof/>
              </w:rPr>
            </w:pPr>
            <w:ins w:id="392" w:author="Goodacre, Norman *" w:date="2017-09-05T15:15:00Z">
              <w:r>
                <w:rPr>
                  <w:rFonts w:ascii="Times" w:hAnsi="Times"/>
                  <w:noProof/>
                </w:rPr>
                <w:t>HIV-1</w:t>
              </w:r>
            </w:ins>
            <w:ins w:id="393" w:author="Goodacre, Norman *" w:date="2017-09-05T15:16:00Z">
              <w:r>
                <w:rPr>
                  <w:rFonts w:ascii="Times" w:hAnsi="Times"/>
                  <w:noProof/>
                </w:rPr>
                <w:t xml:space="preserve"> (1,</w:t>
              </w:r>
            </w:ins>
            <w:ins w:id="394" w:author="Goodacre, Norman *" w:date="2017-09-05T15:41:00Z">
              <w:r w:rsidR="0021448C">
                <w:rPr>
                  <w:rFonts w:ascii="Times" w:hAnsi="Times"/>
                  <w:noProof/>
                </w:rPr>
                <w:t>808</w:t>
              </w:r>
            </w:ins>
            <w:ins w:id="395" w:author="Goodacre, Norman *" w:date="2017-09-05T15:16:00Z">
              <w:r>
                <w:rPr>
                  <w:rFonts w:ascii="Times" w:hAnsi="Times"/>
                  <w:noProof/>
                </w:rPr>
                <w:t>)</w:t>
              </w:r>
            </w:ins>
            <w:ins w:id="396" w:author="Goodacre, Norman *" w:date="2017-09-05T15:41:00Z">
              <w:r w:rsidR="0021448C">
                <w:rPr>
                  <w:rFonts w:ascii="Times" w:hAnsi="Times"/>
                  <w:noProof/>
                </w:rPr>
                <w:t xml:space="preserve">; </w:t>
              </w:r>
              <w:r w:rsidR="0021448C" w:rsidRPr="0021448C">
                <w:rPr>
                  <w:rFonts w:ascii="Times" w:hAnsi="Times"/>
                  <w:noProof/>
                </w:rPr>
                <w:t>primate t-lymphotropic virus 1</w:t>
              </w:r>
              <w:r w:rsidR="0021448C">
                <w:rPr>
                  <w:rFonts w:ascii="Times" w:hAnsi="Times"/>
                  <w:noProof/>
                </w:rPr>
                <w:t xml:space="preserve"> (186)</w:t>
              </w:r>
            </w:ins>
          </w:p>
        </w:tc>
      </w:tr>
      <w:tr w:rsidR="00D555BC" w:rsidRPr="00D555BC" w14:paraId="6D478886" w14:textId="77777777" w:rsidTr="00B775FA">
        <w:trPr>
          <w:trHeight w:val="280"/>
          <w:trPrChange w:id="397" w:author="Goodacre, Norman *" w:date="2017-09-05T15:30:00Z">
            <w:trPr>
              <w:trHeight w:val="280"/>
            </w:trPr>
          </w:trPrChange>
        </w:trPr>
        <w:tc>
          <w:tcPr>
            <w:tcW w:w="1975" w:type="dxa"/>
            <w:noWrap/>
            <w:hideMark/>
            <w:tcPrChange w:id="398" w:author="Goodacre, Norman *" w:date="2017-09-05T15:30:00Z">
              <w:tcPr>
                <w:tcW w:w="1820" w:type="dxa"/>
                <w:noWrap/>
                <w:hideMark/>
              </w:tcPr>
            </w:tcPrChange>
          </w:tcPr>
          <w:p w14:paraId="19B1FAA8" w14:textId="77777777" w:rsidR="00D555BC" w:rsidRPr="00D555BC" w:rsidRDefault="00D555BC">
            <w:pPr>
              <w:rPr>
                <w:rFonts w:ascii="Times" w:hAnsi="Times"/>
                <w:noProof/>
              </w:rPr>
            </w:pPr>
            <w:r w:rsidRPr="00D555BC">
              <w:rPr>
                <w:rFonts w:ascii="Times" w:hAnsi="Times"/>
                <w:noProof/>
              </w:rPr>
              <w:t>paramyxoviridae</w:t>
            </w:r>
          </w:p>
        </w:tc>
        <w:tc>
          <w:tcPr>
            <w:tcW w:w="2020" w:type="dxa"/>
            <w:noWrap/>
            <w:hideMark/>
            <w:tcPrChange w:id="399" w:author="Goodacre, Norman *" w:date="2017-09-05T15:30:00Z">
              <w:tcPr>
                <w:tcW w:w="2020" w:type="dxa"/>
                <w:noWrap/>
                <w:hideMark/>
              </w:tcPr>
            </w:tcPrChange>
          </w:tcPr>
          <w:p w14:paraId="5BE9B846" w14:textId="77777777" w:rsidR="00D555BC" w:rsidRPr="00D555BC" w:rsidRDefault="00D555BC" w:rsidP="00D555BC">
            <w:pPr>
              <w:rPr>
                <w:rFonts w:ascii="Times" w:hAnsi="Times"/>
                <w:noProof/>
              </w:rPr>
            </w:pPr>
            <w:r w:rsidRPr="00D555BC">
              <w:rPr>
                <w:rFonts w:ascii="Times" w:hAnsi="Times"/>
                <w:noProof/>
              </w:rPr>
              <w:t>873</w:t>
            </w:r>
          </w:p>
        </w:tc>
        <w:tc>
          <w:tcPr>
            <w:tcW w:w="2176" w:type="dxa"/>
            <w:noWrap/>
            <w:hideMark/>
            <w:tcPrChange w:id="400" w:author="Goodacre, Norman *" w:date="2017-09-05T15:30:00Z">
              <w:tcPr>
                <w:tcW w:w="1060" w:type="dxa"/>
                <w:noWrap/>
                <w:hideMark/>
              </w:tcPr>
            </w:tcPrChange>
          </w:tcPr>
          <w:p w14:paraId="304F4CF1" w14:textId="056E28C3" w:rsidR="00D555BC" w:rsidRPr="00D555BC" w:rsidRDefault="00B775FA">
            <w:pPr>
              <w:rPr>
                <w:rFonts w:ascii="Times" w:hAnsi="Times"/>
                <w:noProof/>
              </w:rPr>
            </w:pPr>
            <w:ins w:id="401" w:author="Goodacre, Norman *" w:date="2017-09-05T15:23:00Z">
              <w:r w:rsidRPr="00B775FA">
                <w:rPr>
                  <w:rFonts w:ascii="Times" w:hAnsi="Times"/>
                  <w:noProof/>
                </w:rPr>
                <w:t>measles virus strain schwarz</w:t>
              </w:r>
              <w:r>
                <w:rPr>
                  <w:rFonts w:ascii="Times" w:hAnsi="Times"/>
                  <w:noProof/>
                </w:rPr>
                <w:t xml:space="preserve"> (443)</w:t>
              </w:r>
            </w:ins>
            <w:ins w:id="402" w:author="Goodacre, Norman *" w:date="2017-09-05T15:42:00Z">
              <w:r w:rsidR="001A576C">
                <w:rPr>
                  <w:rFonts w:ascii="Times" w:hAnsi="Times"/>
                  <w:noProof/>
                </w:rPr>
                <w:t>; henipavirus (184)</w:t>
              </w:r>
            </w:ins>
          </w:p>
        </w:tc>
      </w:tr>
      <w:tr w:rsidR="00D555BC" w:rsidRPr="00D555BC" w14:paraId="4FC02CAB" w14:textId="77777777" w:rsidTr="00B775FA">
        <w:trPr>
          <w:trHeight w:val="280"/>
          <w:trPrChange w:id="403" w:author="Goodacre, Norman *" w:date="2017-09-05T15:30:00Z">
            <w:trPr>
              <w:trHeight w:val="280"/>
            </w:trPr>
          </w:trPrChange>
        </w:trPr>
        <w:tc>
          <w:tcPr>
            <w:tcW w:w="1975" w:type="dxa"/>
            <w:noWrap/>
            <w:hideMark/>
            <w:tcPrChange w:id="404" w:author="Goodacre, Norman *" w:date="2017-09-05T15:30:00Z">
              <w:tcPr>
                <w:tcW w:w="1820" w:type="dxa"/>
                <w:noWrap/>
                <w:hideMark/>
              </w:tcPr>
            </w:tcPrChange>
          </w:tcPr>
          <w:p w14:paraId="6C4D67C0" w14:textId="77777777" w:rsidR="00D555BC" w:rsidRPr="00D555BC" w:rsidRDefault="00D555BC">
            <w:pPr>
              <w:rPr>
                <w:rFonts w:ascii="Times" w:hAnsi="Times"/>
                <w:noProof/>
              </w:rPr>
            </w:pPr>
            <w:r w:rsidRPr="00D555BC">
              <w:rPr>
                <w:rFonts w:ascii="Times" w:hAnsi="Times"/>
                <w:noProof/>
              </w:rPr>
              <w:t>flaviviridae</w:t>
            </w:r>
          </w:p>
        </w:tc>
        <w:tc>
          <w:tcPr>
            <w:tcW w:w="2020" w:type="dxa"/>
            <w:noWrap/>
            <w:hideMark/>
            <w:tcPrChange w:id="405" w:author="Goodacre, Norman *" w:date="2017-09-05T15:30:00Z">
              <w:tcPr>
                <w:tcW w:w="2020" w:type="dxa"/>
                <w:noWrap/>
                <w:hideMark/>
              </w:tcPr>
            </w:tcPrChange>
          </w:tcPr>
          <w:p w14:paraId="70922051" w14:textId="77777777" w:rsidR="00D555BC" w:rsidRPr="00D555BC" w:rsidRDefault="00D555BC" w:rsidP="00D555BC">
            <w:pPr>
              <w:rPr>
                <w:rFonts w:ascii="Times" w:hAnsi="Times"/>
                <w:noProof/>
              </w:rPr>
            </w:pPr>
            <w:r w:rsidRPr="00D555BC">
              <w:rPr>
                <w:rFonts w:ascii="Times" w:hAnsi="Times"/>
                <w:noProof/>
              </w:rPr>
              <w:t>575</w:t>
            </w:r>
          </w:p>
        </w:tc>
        <w:tc>
          <w:tcPr>
            <w:tcW w:w="2176" w:type="dxa"/>
            <w:noWrap/>
            <w:hideMark/>
            <w:tcPrChange w:id="406" w:author="Goodacre, Norman *" w:date="2017-09-05T15:30:00Z">
              <w:tcPr>
                <w:tcW w:w="1060" w:type="dxa"/>
                <w:noWrap/>
                <w:hideMark/>
              </w:tcPr>
            </w:tcPrChange>
          </w:tcPr>
          <w:p w14:paraId="30EEAF19" w14:textId="2CF287ED" w:rsidR="00D555BC" w:rsidRPr="00D555BC" w:rsidRDefault="001A576C" w:rsidP="001A576C">
            <w:pPr>
              <w:rPr>
                <w:rFonts w:ascii="Times" w:hAnsi="Times"/>
                <w:noProof/>
              </w:rPr>
            </w:pPr>
            <w:ins w:id="407" w:author="Goodacre, Norman *" w:date="2017-09-05T15:46:00Z">
              <w:r>
                <w:rPr>
                  <w:rFonts w:ascii="Times" w:hAnsi="Times"/>
                  <w:noProof/>
                </w:rPr>
                <w:t xml:space="preserve">dengue virus (131); </w:t>
              </w:r>
            </w:ins>
            <w:ins w:id="408" w:author="Goodacre, Norman *" w:date="2017-09-05T15:45:00Z">
              <w:r>
                <w:rPr>
                  <w:rFonts w:ascii="Times" w:hAnsi="Times"/>
                  <w:noProof/>
                </w:rPr>
                <w:t>h</w:t>
              </w:r>
            </w:ins>
            <w:ins w:id="409" w:author="Goodacre, Norman *" w:date="2017-09-05T15:23:00Z">
              <w:r>
                <w:rPr>
                  <w:rFonts w:ascii="Times" w:hAnsi="Times"/>
                  <w:noProof/>
                </w:rPr>
                <w:t xml:space="preserve">epatitis </w:t>
              </w:r>
            </w:ins>
            <w:ins w:id="410" w:author="Goodacre, Norman *" w:date="2017-09-05T15:45:00Z">
              <w:r>
                <w:rPr>
                  <w:rFonts w:ascii="Times" w:hAnsi="Times"/>
                  <w:noProof/>
                </w:rPr>
                <w:t>c virus (127)</w:t>
              </w:r>
            </w:ins>
            <w:ins w:id="411" w:author="Goodacre, Norman *" w:date="2017-09-05T15:46:00Z">
              <w:r>
                <w:rPr>
                  <w:rFonts w:ascii="Times" w:hAnsi="Times"/>
                  <w:noProof/>
                </w:rPr>
                <w:t xml:space="preserve">; </w:t>
              </w:r>
            </w:ins>
            <w:ins w:id="412" w:author="Goodacre, Norman *" w:date="2017-09-05T15:24:00Z">
              <w:r w:rsidR="00B775FA" w:rsidRPr="00B775FA">
                <w:rPr>
                  <w:rFonts w:ascii="Times" w:hAnsi="Times"/>
                  <w:noProof/>
                </w:rPr>
                <w:t>west nile virus</w:t>
              </w:r>
              <w:r w:rsidR="00B775FA">
                <w:rPr>
                  <w:rFonts w:ascii="Times" w:hAnsi="Times"/>
                  <w:noProof/>
                </w:rPr>
                <w:t xml:space="preserve"> (41); </w:t>
              </w:r>
              <w:r w:rsidR="00B775FA" w:rsidRPr="00B775FA">
                <w:rPr>
                  <w:rFonts w:ascii="Times" w:hAnsi="Times"/>
                  <w:noProof/>
                </w:rPr>
                <w:t xml:space="preserve">kunjin virus </w:t>
              </w:r>
              <w:r w:rsidR="00B775FA">
                <w:rPr>
                  <w:rFonts w:ascii="Times" w:hAnsi="Times"/>
                  <w:noProof/>
                </w:rPr>
                <w:t>(37)</w:t>
              </w:r>
            </w:ins>
          </w:p>
        </w:tc>
      </w:tr>
      <w:tr w:rsidR="00D555BC" w:rsidRPr="00D555BC" w14:paraId="63AC880F" w14:textId="77777777" w:rsidTr="00B775FA">
        <w:trPr>
          <w:trHeight w:val="280"/>
          <w:trPrChange w:id="413" w:author="Goodacre, Norman *" w:date="2017-09-05T15:30:00Z">
            <w:trPr>
              <w:trHeight w:val="280"/>
            </w:trPr>
          </w:trPrChange>
        </w:trPr>
        <w:tc>
          <w:tcPr>
            <w:tcW w:w="1975" w:type="dxa"/>
            <w:noWrap/>
            <w:hideMark/>
            <w:tcPrChange w:id="414" w:author="Goodacre, Norman *" w:date="2017-09-05T15:30:00Z">
              <w:tcPr>
                <w:tcW w:w="1820" w:type="dxa"/>
                <w:noWrap/>
                <w:hideMark/>
              </w:tcPr>
            </w:tcPrChange>
          </w:tcPr>
          <w:p w14:paraId="1A7E8D1E" w14:textId="5B303B5F" w:rsidR="00D555BC" w:rsidRPr="00D555BC" w:rsidRDefault="00D555BC">
            <w:pPr>
              <w:rPr>
                <w:rFonts w:ascii="Times" w:hAnsi="Times"/>
                <w:noProof/>
              </w:rPr>
            </w:pPr>
            <w:commentRangeStart w:id="415"/>
            <w:r w:rsidRPr="00D555BC">
              <w:rPr>
                <w:rFonts w:ascii="Times" w:hAnsi="Times"/>
                <w:noProof/>
              </w:rPr>
              <w:t>reduvi</w:t>
            </w:r>
            <w:ins w:id="416" w:author="Goodacre, Norman *" w:date="2017-09-05T15:25:00Z">
              <w:r w:rsidR="00B775FA">
                <w:rPr>
                  <w:rFonts w:ascii="Times" w:hAnsi="Times"/>
                  <w:noProof/>
                </w:rPr>
                <w:t>r</w:t>
              </w:r>
            </w:ins>
            <w:r w:rsidRPr="00D555BC">
              <w:rPr>
                <w:rFonts w:ascii="Times" w:hAnsi="Times"/>
                <w:noProof/>
              </w:rPr>
              <w:t>idae</w:t>
            </w:r>
            <w:commentRangeEnd w:id="415"/>
            <w:r w:rsidR="00B775FA">
              <w:rPr>
                <w:rStyle w:val="CommentReference"/>
              </w:rPr>
              <w:commentReference w:id="415"/>
            </w:r>
          </w:p>
        </w:tc>
        <w:tc>
          <w:tcPr>
            <w:tcW w:w="2020" w:type="dxa"/>
            <w:noWrap/>
            <w:hideMark/>
            <w:tcPrChange w:id="417" w:author="Goodacre, Norman *" w:date="2017-09-05T15:30:00Z">
              <w:tcPr>
                <w:tcW w:w="2020" w:type="dxa"/>
                <w:noWrap/>
                <w:hideMark/>
              </w:tcPr>
            </w:tcPrChange>
          </w:tcPr>
          <w:p w14:paraId="03F86815" w14:textId="77777777" w:rsidR="00D555BC" w:rsidRPr="00D555BC" w:rsidRDefault="00D555BC" w:rsidP="00D555BC">
            <w:pPr>
              <w:rPr>
                <w:rFonts w:ascii="Times" w:hAnsi="Times"/>
                <w:noProof/>
              </w:rPr>
            </w:pPr>
            <w:r w:rsidRPr="00D555BC">
              <w:rPr>
                <w:rFonts w:ascii="Times" w:hAnsi="Times"/>
                <w:noProof/>
              </w:rPr>
              <w:t>443</w:t>
            </w:r>
          </w:p>
        </w:tc>
        <w:tc>
          <w:tcPr>
            <w:tcW w:w="2176" w:type="dxa"/>
            <w:noWrap/>
            <w:hideMark/>
            <w:tcPrChange w:id="418" w:author="Goodacre, Norman *" w:date="2017-09-05T15:30:00Z">
              <w:tcPr>
                <w:tcW w:w="1060" w:type="dxa"/>
                <w:noWrap/>
                <w:hideMark/>
              </w:tcPr>
            </w:tcPrChange>
          </w:tcPr>
          <w:p w14:paraId="6BBD993C" w14:textId="1B724C07" w:rsidR="00D555BC" w:rsidRPr="00D555BC" w:rsidRDefault="00D555BC">
            <w:pPr>
              <w:rPr>
                <w:rFonts w:ascii="Times" w:hAnsi="Times"/>
                <w:noProof/>
              </w:rPr>
            </w:pPr>
          </w:p>
        </w:tc>
      </w:tr>
      <w:tr w:rsidR="00D555BC" w:rsidRPr="00D555BC" w14:paraId="0AEECE08" w14:textId="77777777" w:rsidTr="00B775FA">
        <w:trPr>
          <w:trHeight w:val="280"/>
          <w:trPrChange w:id="419" w:author="Goodacre, Norman *" w:date="2017-09-05T15:30:00Z">
            <w:trPr>
              <w:trHeight w:val="280"/>
            </w:trPr>
          </w:trPrChange>
        </w:trPr>
        <w:tc>
          <w:tcPr>
            <w:tcW w:w="1975" w:type="dxa"/>
            <w:noWrap/>
            <w:hideMark/>
            <w:tcPrChange w:id="420" w:author="Goodacre, Norman *" w:date="2017-09-05T15:30:00Z">
              <w:tcPr>
                <w:tcW w:w="1820" w:type="dxa"/>
                <w:noWrap/>
                <w:hideMark/>
              </w:tcPr>
            </w:tcPrChange>
          </w:tcPr>
          <w:p w14:paraId="6CEC8BA0" w14:textId="77777777" w:rsidR="00D555BC" w:rsidRPr="00D555BC" w:rsidRDefault="00D555BC">
            <w:pPr>
              <w:rPr>
                <w:rFonts w:ascii="Times" w:hAnsi="Times"/>
                <w:noProof/>
              </w:rPr>
            </w:pPr>
            <w:r w:rsidRPr="00D555BC">
              <w:rPr>
                <w:rFonts w:ascii="Times" w:hAnsi="Times"/>
                <w:noProof/>
              </w:rPr>
              <w:t>poxviridae</w:t>
            </w:r>
          </w:p>
        </w:tc>
        <w:tc>
          <w:tcPr>
            <w:tcW w:w="2020" w:type="dxa"/>
            <w:noWrap/>
            <w:hideMark/>
            <w:tcPrChange w:id="421" w:author="Goodacre, Norman *" w:date="2017-09-05T15:30:00Z">
              <w:tcPr>
                <w:tcW w:w="2020" w:type="dxa"/>
                <w:noWrap/>
                <w:hideMark/>
              </w:tcPr>
            </w:tcPrChange>
          </w:tcPr>
          <w:p w14:paraId="49B573B5" w14:textId="77777777" w:rsidR="00D555BC" w:rsidRPr="00D555BC" w:rsidRDefault="00D555BC" w:rsidP="00D555BC">
            <w:pPr>
              <w:rPr>
                <w:rFonts w:ascii="Times" w:hAnsi="Times"/>
                <w:noProof/>
              </w:rPr>
            </w:pPr>
            <w:r w:rsidRPr="00D555BC">
              <w:rPr>
                <w:rFonts w:ascii="Times" w:hAnsi="Times"/>
                <w:noProof/>
              </w:rPr>
              <w:t>415</w:t>
            </w:r>
          </w:p>
        </w:tc>
        <w:tc>
          <w:tcPr>
            <w:tcW w:w="2176" w:type="dxa"/>
            <w:noWrap/>
            <w:hideMark/>
            <w:tcPrChange w:id="422" w:author="Goodacre, Norman *" w:date="2017-09-05T15:30:00Z">
              <w:tcPr>
                <w:tcW w:w="1060" w:type="dxa"/>
                <w:noWrap/>
                <w:hideMark/>
              </w:tcPr>
            </w:tcPrChange>
          </w:tcPr>
          <w:p w14:paraId="5124C6E3" w14:textId="0ADB793F" w:rsidR="00D555BC" w:rsidRPr="00D555BC" w:rsidRDefault="00B775FA">
            <w:pPr>
              <w:rPr>
                <w:rFonts w:ascii="Times" w:hAnsi="Times"/>
                <w:noProof/>
              </w:rPr>
            </w:pPr>
            <w:ins w:id="423" w:author="Goodacre, Norman *" w:date="2017-09-05T15:27:00Z">
              <w:r w:rsidRPr="00B775FA">
                <w:rPr>
                  <w:rFonts w:ascii="Times" w:hAnsi="Times"/>
                  <w:noProof/>
                </w:rPr>
                <w:t>vaccinia virus</w:t>
              </w:r>
              <w:r>
                <w:rPr>
                  <w:rFonts w:ascii="Times" w:hAnsi="Times"/>
                  <w:noProof/>
                </w:rPr>
                <w:t xml:space="preserve"> (352); </w:t>
              </w:r>
              <w:r w:rsidRPr="00B775FA">
                <w:rPr>
                  <w:rFonts w:ascii="Times" w:hAnsi="Times"/>
                  <w:noProof/>
                </w:rPr>
                <w:t>vaccinia virus wr</w:t>
              </w:r>
              <w:r>
                <w:rPr>
                  <w:rFonts w:ascii="Times" w:hAnsi="Times"/>
                  <w:noProof/>
                </w:rPr>
                <w:t xml:space="preserve"> (156)</w:t>
              </w:r>
            </w:ins>
          </w:p>
        </w:tc>
      </w:tr>
      <w:tr w:rsidR="00D555BC" w:rsidRPr="00D555BC" w14:paraId="3AAFD5DD" w14:textId="77777777" w:rsidTr="00B775FA">
        <w:trPr>
          <w:trHeight w:val="280"/>
          <w:trPrChange w:id="424" w:author="Goodacre, Norman *" w:date="2017-09-05T15:30:00Z">
            <w:trPr>
              <w:trHeight w:val="280"/>
            </w:trPr>
          </w:trPrChange>
        </w:trPr>
        <w:tc>
          <w:tcPr>
            <w:tcW w:w="1975" w:type="dxa"/>
            <w:noWrap/>
            <w:hideMark/>
            <w:tcPrChange w:id="425" w:author="Goodacre, Norman *" w:date="2017-09-05T15:30:00Z">
              <w:tcPr>
                <w:tcW w:w="1820" w:type="dxa"/>
                <w:noWrap/>
                <w:hideMark/>
              </w:tcPr>
            </w:tcPrChange>
          </w:tcPr>
          <w:p w14:paraId="0662BB0A" w14:textId="77777777" w:rsidR="00D555BC" w:rsidRPr="00D555BC" w:rsidRDefault="00D555BC">
            <w:pPr>
              <w:rPr>
                <w:rFonts w:ascii="Times" w:hAnsi="Times"/>
                <w:noProof/>
              </w:rPr>
            </w:pPr>
            <w:r w:rsidRPr="00D555BC">
              <w:rPr>
                <w:rFonts w:ascii="Times" w:hAnsi="Times"/>
                <w:noProof/>
              </w:rPr>
              <w:t>polyomaviridae</w:t>
            </w:r>
          </w:p>
        </w:tc>
        <w:tc>
          <w:tcPr>
            <w:tcW w:w="2020" w:type="dxa"/>
            <w:noWrap/>
            <w:hideMark/>
            <w:tcPrChange w:id="426" w:author="Goodacre, Norman *" w:date="2017-09-05T15:30:00Z">
              <w:tcPr>
                <w:tcW w:w="2020" w:type="dxa"/>
                <w:noWrap/>
                <w:hideMark/>
              </w:tcPr>
            </w:tcPrChange>
          </w:tcPr>
          <w:p w14:paraId="14AE0F9B" w14:textId="77777777" w:rsidR="00D555BC" w:rsidRPr="00D555BC" w:rsidRDefault="00D555BC" w:rsidP="00D555BC">
            <w:pPr>
              <w:rPr>
                <w:rFonts w:ascii="Times" w:hAnsi="Times"/>
                <w:noProof/>
              </w:rPr>
            </w:pPr>
            <w:r w:rsidRPr="00D555BC">
              <w:rPr>
                <w:rFonts w:ascii="Times" w:hAnsi="Times"/>
                <w:noProof/>
              </w:rPr>
              <w:t>322</w:t>
            </w:r>
          </w:p>
        </w:tc>
        <w:tc>
          <w:tcPr>
            <w:tcW w:w="2176" w:type="dxa"/>
            <w:noWrap/>
            <w:hideMark/>
            <w:tcPrChange w:id="427" w:author="Goodacre, Norman *" w:date="2017-09-05T15:30:00Z">
              <w:tcPr>
                <w:tcW w:w="1060" w:type="dxa"/>
                <w:noWrap/>
                <w:hideMark/>
              </w:tcPr>
            </w:tcPrChange>
          </w:tcPr>
          <w:p w14:paraId="74995DC9" w14:textId="53988BB0" w:rsidR="00D555BC" w:rsidRPr="00D555BC" w:rsidRDefault="00B775FA">
            <w:pPr>
              <w:rPr>
                <w:rFonts w:ascii="Times" w:hAnsi="Times"/>
                <w:noProof/>
              </w:rPr>
            </w:pPr>
            <w:ins w:id="428" w:author="Goodacre, Norman *" w:date="2017-09-05T15:28:00Z">
              <w:r w:rsidRPr="00B775FA">
                <w:rPr>
                  <w:rFonts w:ascii="Times" w:hAnsi="Times"/>
                  <w:noProof/>
                </w:rPr>
                <w:t>macaca mulatta polyomavirus 1</w:t>
              </w:r>
              <w:r>
                <w:rPr>
                  <w:rFonts w:ascii="Times" w:hAnsi="Times"/>
                  <w:noProof/>
                </w:rPr>
                <w:t xml:space="preserve"> (186)</w:t>
              </w:r>
            </w:ins>
          </w:p>
        </w:tc>
      </w:tr>
      <w:tr w:rsidR="00D555BC" w:rsidRPr="00D555BC" w14:paraId="7AAA573B" w14:textId="77777777" w:rsidTr="00B775FA">
        <w:trPr>
          <w:trHeight w:val="280"/>
          <w:trPrChange w:id="429" w:author="Goodacre, Norman *" w:date="2017-09-05T15:30:00Z">
            <w:trPr>
              <w:trHeight w:val="280"/>
            </w:trPr>
          </w:trPrChange>
        </w:trPr>
        <w:tc>
          <w:tcPr>
            <w:tcW w:w="1975" w:type="dxa"/>
            <w:noWrap/>
            <w:hideMark/>
            <w:tcPrChange w:id="430" w:author="Goodacre, Norman *" w:date="2017-09-05T15:30:00Z">
              <w:tcPr>
                <w:tcW w:w="1820" w:type="dxa"/>
                <w:noWrap/>
                <w:hideMark/>
              </w:tcPr>
            </w:tcPrChange>
          </w:tcPr>
          <w:p w14:paraId="06AC6438" w14:textId="77777777" w:rsidR="00D555BC" w:rsidRPr="00D555BC" w:rsidRDefault="00D555BC">
            <w:pPr>
              <w:rPr>
                <w:rFonts w:ascii="Times" w:hAnsi="Times"/>
                <w:noProof/>
              </w:rPr>
            </w:pPr>
            <w:r w:rsidRPr="00D555BC">
              <w:rPr>
                <w:rFonts w:ascii="Times" w:hAnsi="Times"/>
                <w:noProof/>
              </w:rPr>
              <w:t>parvoviridae</w:t>
            </w:r>
          </w:p>
        </w:tc>
        <w:tc>
          <w:tcPr>
            <w:tcW w:w="2020" w:type="dxa"/>
            <w:noWrap/>
            <w:hideMark/>
            <w:tcPrChange w:id="431" w:author="Goodacre, Norman *" w:date="2017-09-05T15:30:00Z">
              <w:tcPr>
                <w:tcW w:w="2020" w:type="dxa"/>
                <w:noWrap/>
                <w:hideMark/>
              </w:tcPr>
            </w:tcPrChange>
          </w:tcPr>
          <w:p w14:paraId="1E8D5F29" w14:textId="77777777" w:rsidR="00D555BC" w:rsidRPr="00D555BC" w:rsidRDefault="00D555BC" w:rsidP="00D555BC">
            <w:pPr>
              <w:rPr>
                <w:rFonts w:ascii="Times" w:hAnsi="Times"/>
                <w:noProof/>
              </w:rPr>
            </w:pPr>
            <w:r w:rsidRPr="00D555BC">
              <w:rPr>
                <w:rFonts w:ascii="Times" w:hAnsi="Times"/>
                <w:noProof/>
              </w:rPr>
              <w:t>292</w:t>
            </w:r>
          </w:p>
        </w:tc>
        <w:tc>
          <w:tcPr>
            <w:tcW w:w="2176" w:type="dxa"/>
            <w:noWrap/>
            <w:hideMark/>
            <w:tcPrChange w:id="432" w:author="Goodacre, Norman *" w:date="2017-09-05T15:30:00Z">
              <w:tcPr>
                <w:tcW w:w="1060" w:type="dxa"/>
                <w:noWrap/>
                <w:hideMark/>
              </w:tcPr>
            </w:tcPrChange>
          </w:tcPr>
          <w:p w14:paraId="30885ED1" w14:textId="0DE6F0BA" w:rsidR="00D555BC" w:rsidRPr="00D555BC" w:rsidRDefault="00B775FA">
            <w:pPr>
              <w:rPr>
                <w:rFonts w:ascii="Times" w:hAnsi="Times"/>
                <w:noProof/>
              </w:rPr>
            </w:pPr>
            <w:ins w:id="433" w:author="Goodacre, Norman *" w:date="2017-09-05T15:28:00Z">
              <w:r w:rsidRPr="00B775FA">
                <w:rPr>
                  <w:rFonts w:ascii="Times" w:hAnsi="Times"/>
                  <w:noProof/>
                </w:rPr>
                <w:t>adeno-associated dependoparvovirus a</w:t>
              </w:r>
              <w:r>
                <w:rPr>
                  <w:rFonts w:ascii="Times" w:hAnsi="Times"/>
                  <w:noProof/>
                </w:rPr>
                <w:t xml:space="preserve"> (285)</w:t>
              </w:r>
            </w:ins>
          </w:p>
        </w:tc>
      </w:tr>
      <w:tr w:rsidR="00D555BC" w:rsidRPr="00D555BC" w14:paraId="18ED9F6A" w14:textId="77777777" w:rsidTr="00B775FA">
        <w:trPr>
          <w:trHeight w:val="280"/>
          <w:trPrChange w:id="434" w:author="Goodacre, Norman *" w:date="2017-09-05T15:30:00Z">
            <w:trPr>
              <w:trHeight w:val="280"/>
            </w:trPr>
          </w:trPrChange>
        </w:trPr>
        <w:tc>
          <w:tcPr>
            <w:tcW w:w="1975" w:type="dxa"/>
            <w:noWrap/>
            <w:hideMark/>
            <w:tcPrChange w:id="435" w:author="Goodacre, Norman *" w:date="2017-09-05T15:30:00Z">
              <w:tcPr>
                <w:tcW w:w="1820" w:type="dxa"/>
                <w:noWrap/>
                <w:hideMark/>
              </w:tcPr>
            </w:tcPrChange>
          </w:tcPr>
          <w:p w14:paraId="73E1746E" w14:textId="77777777" w:rsidR="00D555BC" w:rsidRPr="00D555BC" w:rsidRDefault="00D555BC">
            <w:pPr>
              <w:rPr>
                <w:rFonts w:ascii="Times" w:hAnsi="Times"/>
                <w:noProof/>
              </w:rPr>
            </w:pPr>
            <w:r w:rsidRPr="00D555BC">
              <w:rPr>
                <w:rFonts w:ascii="Times" w:hAnsi="Times"/>
                <w:noProof/>
              </w:rPr>
              <w:t>adenoviridae</w:t>
            </w:r>
          </w:p>
        </w:tc>
        <w:tc>
          <w:tcPr>
            <w:tcW w:w="2020" w:type="dxa"/>
            <w:noWrap/>
            <w:hideMark/>
            <w:tcPrChange w:id="436" w:author="Goodacre, Norman *" w:date="2017-09-05T15:30:00Z">
              <w:tcPr>
                <w:tcW w:w="2020" w:type="dxa"/>
                <w:noWrap/>
                <w:hideMark/>
              </w:tcPr>
            </w:tcPrChange>
          </w:tcPr>
          <w:p w14:paraId="2B3CA5DC" w14:textId="77777777" w:rsidR="00D555BC" w:rsidRPr="00D555BC" w:rsidRDefault="00D555BC" w:rsidP="00D555BC">
            <w:pPr>
              <w:rPr>
                <w:rFonts w:ascii="Times" w:hAnsi="Times"/>
                <w:noProof/>
              </w:rPr>
            </w:pPr>
            <w:r w:rsidRPr="00D555BC">
              <w:rPr>
                <w:rFonts w:ascii="Times" w:hAnsi="Times"/>
                <w:noProof/>
              </w:rPr>
              <w:t>281</w:t>
            </w:r>
          </w:p>
        </w:tc>
        <w:tc>
          <w:tcPr>
            <w:tcW w:w="2176" w:type="dxa"/>
            <w:noWrap/>
            <w:hideMark/>
            <w:tcPrChange w:id="437" w:author="Goodacre, Norman *" w:date="2017-09-05T15:30:00Z">
              <w:tcPr>
                <w:tcW w:w="1060" w:type="dxa"/>
                <w:noWrap/>
                <w:hideMark/>
              </w:tcPr>
            </w:tcPrChange>
          </w:tcPr>
          <w:p w14:paraId="50B3B32D" w14:textId="6118173A" w:rsidR="00D555BC" w:rsidRPr="00D555BC" w:rsidRDefault="00B775FA">
            <w:pPr>
              <w:rPr>
                <w:rFonts w:ascii="Times" w:hAnsi="Times"/>
                <w:noProof/>
              </w:rPr>
            </w:pPr>
            <w:ins w:id="438" w:author="Goodacre, Norman *" w:date="2017-09-05T15:28:00Z">
              <w:r w:rsidRPr="00B775FA">
                <w:rPr>
                  <w:rFonts w:ascii="Times" w:hAnsi="Times"/>
                  <w:noProof/>
                </w:rPr>
                <w:t>human adenovirus 5</w:t>
              </w:r>
              <w:r>
                <w:rPr>
                  <w:rFonts w:ascii="Times" w:hAnsi="Times"/>
                  <w:noProof/>
                </w:rPr>
                <w:t xml:space="preserve"> (201); </w:t>
              </w:r>
              <w:r w:rsidRPr="00B775FA">
                <w:rPr>
                  <w:rFonts w:ascii="Times" w:hAnsi="Times"/>
                  <w:noProof/>
                </w:rPr>
                <w:t>human mastadenovirus c</w:t>
              </w:r>
              <w:r>
                <w:rPr>
                  <w:rFonts w:ascii="Times" w:hAnsi="Times"/>
                  <w:noProof/>
                </w:rPr>
                <w:t xml:space="preserve"> (172)</w:t>
              </w:r>
            </w:ins>
          </w:p>
        </w:tc>
      </w:tr>
      <w:tr w:rsidR="00D555BC" w:rsidRPr="00D555BC" w:rsidDel="00B775FA" w14:paraId="27421AFF" w14:textId="51C5BD67" w:rsidTr="00B775FA">
        <w:trPr>
          <w:trHeight w:val="280"/>
          <w:del w:id="439" w:author="Goodacre, Norman *" w:date="2017-09-05T15:30:00Z"/>
          <w:trPrChange w:id="440" w:author="Goodacre, Norman *" w:date="2017-09-05T15:30:00Z">
            <w:trPr>
              <w:trHeight w:val="280"/>
            </w:trPr>
          </w:trPrChange>
        </w:trPr>
        <w:tc>
          <w:tcPr>
            <w:tcW w:w="1975" w:type="dxa"/>
            <w:noWrap/>
            <w:hideMark/>
            <w:tcPrChange w:id="441" w:author="Goodacre, Norman *" w:date="2017-09-05T15:30:00Z">
              <w:tcPr>
                <w:tcW w:w="1820" w:type="dxa"/>
                <w:noWrap/>
                <w:hideMark/>
              </w:tcPr>
            </w:tcPrChange>
          </w:tcPr>
          <w:p w14:paraId="6F0965B8" w14:textId="064ABB99" w:rsidR="00D555BC" w:rsidRPr="00D555BC" w:rsidDel="00B775FA" w:rsidRDefault="00D555BC">
            <w:pPr>
              <w:rPr>
                <w:del w:id="442" w:author="Goodacre, Norman *" w:date="2017-09-05T15:30:00Z"/>
                <w:rFonts w:ascii="Times" w:hAnsi="Times"/>
                <w:noProof/>
              </w:rPr>
            </w:pPr>
            <w:bookmarkStart w:id="443" w:name="OLE_LINK66"/>
            <w:bookmarkStart w:id="444" w:name="OLE_LINK67"/>
            <w:bookmarkStart w:id="445" w:name="OLE_LINK68"/>
            <w:del w:id="446" w:author="Goodacre, Norman *" w:date="2017-09-05T15:30:00Z">
              <w:r w:rsidRPr="00D555BC" w:rsidDel="00B775FA">
                <w:rPr>
                  <w:rFonts w:ascii="Times" w:hAnsi="Times"/>
                  <w:noProof/>
                </w:rPr>
                <w:delText>cupressaceae</w:delText>
              </w:r>
              <w:bookmarkEnd w:id="443"/>
              <w:bookmarkEnd w:id="444"/>
              <w:bookmarkEnd w:id="445"/>
            </w:del>
          </w:p>
        </w:tc>
        <w:tc>
          <w:tcPr>
            <w:tcW w:w="2020" w:type="dxa"/>
            <w:noWrap/>
            <w:hideMark/>
            <w:tcPrChange w:id="447" w:author="Goodacre, Norman *" w:date="2017-09-05T15:30:00Z">
              <w:tcPr>
                <w:tcW w:w="2020" w:type="dxa"/>
                <w:noWrap/>
                <w:hideMark/>
              </w:tcPr>
            </w:tcPrChange>
          </w:tcPr>
          <w:p w14:paraId="5690373B" w14:textId="62466542" w:rsidR="00D555BC" w:rsidRPr="00D555BC" w:rsidDel="00B775FA" w:rsidRDefault="00D555BC" w:rsidP="00D555BC">
            <w:pPr>
              <w:rPr>
                <w:del w:id="448" w:author="Goodacre, Norman *" w:date="2017-09-05T15:30:00Z"/>
                <w:rFonts w:ascii="Times" w:hAnsi="Times"/>
                <w:noProof/>
              </w:rPr>
            </w:pPr>
            <w:del w:id="449" w:author="Goodacre, Norman *" w:date="2017-09-05T15:30:00Z">
              <w:r w:rsidRPr="00D555BC" w:rsidDel="00B775FA">
                <w:rPr>
                  <w:rFonts w:ascii="Times" w:hAnsi="Times"/>
                  <w:noProof/>
                </w:rPr>
                <w:delText>247</w:delText>
              </w:r>
            </w:del>
          </w:p>
        </w:tc>
        <w:tc>
          <w:tcPr>
            <w:tcW w:w="2176" w:type="dxa"/>
            <w:noWrap/>
            <w:hideMark/>
            <w:tcPrChange w:id="450" w:author="Goodacre, Norman *" w:date="2017-09-05T15:30:00Z">
              <w:tcPr>
                <w:tcW w:w="1060" w:type="dxa"/>
                <w:noWrap/>
                <w:hideMark/>
              </w:tcPr>
            </w:tcPrChange>
          </w:tcPr>
          <w:p w14:paraId="75A3C825" w14:textId="41A77F26" w:rsidR="00D555BC" w:rsidRPr="00D555BC" w:rsidDel="00B775FA" w:rsidRDefault="00D555BC">
            <w:pPr>
              <w:rPr>
                <w:del w:id="451" w:author="Goodacre, Norman *" w:date="2017-09-05T15:30:00Z"/>
                <w:rFonts w:ascii="Times" w:hAnsi="Times"/>
                <w:noProof/>
              </w:rPr>
            </w:pPr>
          </w:p>
        </w:tc>
      </w:tr>
      <w:tr w:rsidR="00D555BC" w:rsidRPr="00D555BC" w:rsidDel="00B775FA" w14:paraId="112BB36A" w14:textId="34B804CA" w:rsidTr="00B775FA">
        <w:trPr>
          <w:trHeight w:val="280"/>
          <w:del w:id="452" w:author="Goodacre, Norman *" w:date="2017-09-05T15:30:00Z"/>
          <w:trPrChange w:id="453" w:author="Goodacre, Norman *" w:date="2017-09-05T15:30:00Z">
            <w:trPr>
              <w:trHeight w:val="280"/>
            </w:trPr>
          </w:trPrChange>
        </w:trPr>
        <w:tc>
          <w:tcPr>
            <w:tcW w:w="1975" w:type="dxa"/>
            <w:noWrap/>
            <w:hideMark/>
            <w:tcPrChange w:id="454" w:author="Goodacre, Norman *" w:date="2017-09-05T15:30:00Z">
              <w:tcPr>
                <w:tcW w:w="1820" w:type="dxa"/>
                <w:noWrap/>
                <w:hideMark/>
              </w:tcPr>
            </w:tcPrChange>
          </w:tcPr>
          <w:p w14:paraId="2E125D50" w14:textId="5E44F9E2" w:rsidR="00D555BC" w:rsidRPr="00D555BC" w:rsidDel="00B775FA" w:rsidRDefault="00D555BC">
            <w:pPr>
              <w:rPr>
                <w:del w:id="455" w:author="Goodacre, Norman *" w:date="2017-09-05T15:30:00Z"/>
                <w:rFonts w:ascii="Times" w:hAnsi="Times"/>
                <w:noProof/>
              </w:rPr>
            </w:pPr>
            <w:bookmarkStart w:id="456" w:name="OLE_LINK69"/>
            <w:bookmarkStart w:id="457" w:name="OLE_LINK70"/>
            <w:del w:id="458" w:author="Goodacre, Norman *" w:date="2017-09-05T15:30:00Z">
              <w:r w:rsidRPr="00D555BC" w:rsidDel="00B775FA">
                <w:rPr>
                  <w:rFonts w:ascii="Times" w:hAnsi="Times"/>
                  <w:noProof/>
                </w:rPr>
                <w:delText>chromatiaceae</w:delText>
              </w:r>
              <w:bookmarkEnd w:id="456"/>
              <w:bookmarkEnd w:id="457"/>
            </w:del>
          </w:p>
        </w:tc>
        <w:tc>
          <w:tcPr>
            <w:tcW w:w="2020" w:type="dxa"/>
            <w:noWrap/>
            <w:hideMark/>
            <w:tcPrChange w:id="459" w:author="Goodacre, Norman *" w:date="2017-09-05T15:30:00Z">
              <w:tcPr>
                <w:tcW w:w="2020" w:type="dxa"/>
                <w:noWrap/>
                <w:hideMark/>
              </w:tcPr>
            </w:tcPrChange>
          </w:tcPr>
          <w:p w14:paraId="11929424" w14:textId="24E20219" w:rsidR="00D555BC" w:rsidRPr="00D555BC" w:rsidDel="00B775FA" w:rsidRDefault="00D555BC" w:rsidP="00D555BC">
            <w:pPr>
              <w:rPr>
                <w:del w:id="460" w:author="Goodacre, Norman *" w:date="2017-09-05T15:30:00Z"/>
                <w:rFonts w:ascii="Times" w:hAnsi="Times"/>
                <w:noProof/>
              </w:rPr>
            </w:pPr>
            <w:del w:id="461" w:author="Goodacre, Norman *" w:date="2017-09-05T15:30:00Z">
              <w:r w:rsidRPr="00D555BC" w:rsidDel="00B775FA">
                <w:rPr>
                  <w:rFonts w:ascii="Times" w:hAnsi="Times"/>
                  <w:noProof/>
                </w:rPr>
                <w:delText>235</w:delText>
              </w:r>
            </w:del>
          </w:p>
        </w:tc>
        <w:tc>
          <w:tcPr>
            <w:tcW w:w="2176" w:type="dxa"/>
            <w:noWrap/>
            <w:hideMark/>
            <w:tcPrChange w:id="462" w:author="Goodacre, Norman *" w:date="2017-09-05T15:30:00Z">
              <w:tcPr>
                <w:tcW w:w="1060" w:type="dxa"/>
                <w:noWrap/>
                <w:hideMark/>
              </w:tcPr>
            </w:tcPrChange>
          </w:tcPr>
          <w:p w14:paraId="3F49E6E5" w14:textId="0D774C55" w:rsidR="00D555BC" w:rsidRPr="00D555BC" w:rsidDel="00B775FA" w:rsidRDefault="00D555BC">
            <w:pPr>
              <w:rPr>
                <w:del w:id="463" w:author="Goodacre, Norman *" w:date="2017-09-05T15:30:00Z"/>
                <w:rFonts w:ascii="Times" w:hAnsi="Times"/>
                <w:noProof/>
              </w:rPr>
            </w:pPr>
          </w:p>
        </w:tc>
      </w:tr>
      <w:tr w:rsidR="00D555BC" w:rsidRPr="00D555BC" w:rsidDel="00B775FA" w14:paraId="30597DA1" w14:textId="3BED5D88" w:rsidTr="00B775FA">
        <w:trPr>
          <w:trHeight w:val="280"/>
          <w:del w:id="464" w:author="Goodacre, Norman *" w:date="2017-09-05T15:30:00Z"/>
          <w:trPrChange w:id="465" w:author="Goodacre, Norman *" w:date="2017-09-05T15:30:00Z">
            <w:trPr>
              <w:trHeight w:val="280"/>
            </w:trPr>
          </w:trPrChange>
        </w:trPr>
        <w:tc>
          <w:tcPr>
            <w:tcW w:w="1975" w:type="dxa"/>
            <w:noWrap/>
            <w:hideMark/>
            <w:tcPrChange w:id="466" w:author="Goodacre, Norman *" w:date="2017-09-05T15:30:00Z">
              <w:tcPr>
                <w:tcW w:w="1820" w:type="dxa"/>
                <w:noWrap/>
                <w:hideMark/>
              </w:tcPr>
            </w:tcPrChange>
          </w:tcPr>
          <w:p w14:paraId="548EA347" w14:textId="1892A85E" w:rsidR="00D555BC" w:rsidRPr="00D555BC" w:rsidDel="00B775FA" w:rsidRDefault="00D555BC">
            <w:pPr>
              <w:rPr>
                <w:del w:id="467" w:author="Goodacre, Norman *" w:date="2017-09-05T15:30:00Z"/>
                <w:rFonts w:ascii="Times" w:hAnsi="Times"/>
                <w:noProof/>
              </w:rPr>
            </w:pPr>
            <w:del w:id="468" w:author="Goodacre, Norman *" w:date="2017-09-05T15:30:00Z">
              <w:r w:rsidRPr="00D555BC" w:rsidDel="00B775FA">
                <w:rPr>
                  <w:rFonts w:ascii="Times" w:hAnsi="Times"/>
                  <w:noProof/>
                </w:rPr>
                <w:delText>brassicaceae</w:delText>
              </w:r>
            </w:del>
          </w:p>
        </w:tc>
        <w:tc>
          <w:tcPr>
            <w:tcW w:w="2020" w:type="dxa"/>
            <w:noWrap/>
            <w:hideMark/>
            <w:tcPrChange w:id="469" w:author="Goodacre, Norman *" w:date="2017-09-05T15:30:00Z">
              <w:tcPr>
                <w:tcW w:w="2020" w:type="dxa"/>
                <w:noWrap/>
                <w:hideMark/>
              </w:tcPr>
            </w:tcPrChange>
          </w:tcPr>
          <w:p w14:paraId="7F1AB65A" w14:textId="5AFA09B9" w:rsidR="00D555BC" w:rsidRPr="00D555BC" w:rsidDel="00B775FA" w:rsidRDefault="00D555BC" w:rsidP="00D555BC">
            <w:pPr>
              <w:rPr>
                <w:del w:id="470" w:author="Goodacre, Norman *" w:date="2017-09-05T15:30:00Z"/>
                <w:rFonts w:ascii="Times" w:hAnsi="Times"/>
                <w:noProof/>
              </w:rPr>
            </w:pPr>
            <w:del w:id="471" w:author="Goodacre, Norman *" w:date="2017-09-05T15:30:00Z">
              <w:r w:rsidRPr="00D555BC" w:rsidDel="00B775FA">
                <w:rPr>
                  <w:rFonts w:ascii="Times" w:hAnsi="Times"/>
                  <w:noProof/>
                </w:rPr>
                <w:delText>233</w:delText>
              </w:r>
            </w:del>
          </w:p>
        </w:tc>
        <w:tc>
          <w:tcPr>
            <w:tcW w:w="2176" w:type="dxa"/>
            <w:noWrap/>
            <w:hideMark/>
            <w:tcPrChange w:id="472" w:author="Goodacre, Norman *" w:date="2017-09-05T15:30:00Z">
              <w:tcPr>
                <w:tcW w:w="1060" w:type="dxa"/>
                <w:noWrap/>
                <w:hideMark/>
              </w:tcPr>
            </w:tcPrChange>
          </w:tcPr>
          <w:p w14:paraId="3ED2998D" w14:textId="4553D3B3" w:rsidR="00D555BC" w:rsidRPr="00D555BC" w:rsidDel="00B775FA" w:rsidRDefault="00D555BC">
            <w:pPr>
              <w:rPr>
                <w:del w:id="473" w:author="Goodacre, Norman *" w:date="2017-09-05T15:30:00Z"/>
                <w:rFonts w:ascii="Times" w:hAnsi="Times"/>
                <w:noProof/>
              </w:rPr>
            </w:pPr>
          </w:p>
        </w:tc>
      </w:tr>
      <w:tr w:rsidR="00D555BC" w:rsidRPr="00D555BC" w14:paraId="4DDD46DC" w14:textId="77777777" w:rsidTr="00B775FA">
        <w:trPr>
          <w:trHeight w:val="280"/>
          <w:trPrChange w:id="474" w:author="Goodacre, Norman *" w:date="2017-09-05T15:30:00Z">
            <w:trPr>
              <w:trHeight w:val="280"/>
            </w:trPr>
          </w:trPrChange>
        </w:trPr>
        <w:tc>
          <w:tcPr>
            <w:tcW w:w="1975" w:type="dxa"/>
            <w:noWrap/>
            <w:hideMark/>
            <w:tcPrChange w:id="475" w:author="Goodacre, Norman *" w:date="2017-09-05T15:30:00Z">
              <w:tcPr>
                <w:tcW w:w="1820" w:type="dxa"/>
                <w:noWrap/>
                <w:hideMark/>
              </w:tcPr>
            </w:tcPrChange>
          </w:tcPr>
          <w:p w14:paraId="7435674C" w14:textId="77777777" w:rsidR="00D555BC" w:rsidRPr="00D555BC" w:rsidRDefault="00D555BC">
            <w:pPr>
              <w:rPr>
                <w:rFonts w:ascii="Times" w:hAnsi="Times"/>
                <w:noProof/>
              </w:rPr>
            </w:pPr>
            <w:r w:rsidRPr="00D555BC">
              <w:rPr>
                <w:rFonts w:ascii="Times" w:hAnsi="Times"/>
                <w:noProof/>
              </w:rPr>
              <w:t>filoviridae</w:t>
            </w:r>
          </w:p>
        </w:tc>
        <w:tc>
          <w:tcPr>
            <w:tcW w:w="2020" w:type="dxa"/>
            <w:noWrap/>
            <w:hideMark/>
            <w:tcPrChange w:id="476" w:author="Goodacre, Norman *" w:date="2017-09-05T15:30:00Z">
              <w:tcPr>
                <w:tcW w:w="2020" w:type="dxa"/>
                <w:noWrap/>
                <w:hideMark/>
              </w:tcPr>
            </w:tcPrChange>
          </w:tcPr>
          <w:p w14:paraId="3FC8B855" w14:textId="77777777" w:rsidR="00D555BC" w:rsidRPr="00D555BC" w:rsidRDefault="00D555BC" w:rsidP="00D555BC">
            <w:pPr>
              <w:rPr>
                <w:rFonts w:ascii="Times" w:hAnsi="Times"/>
                <w:noProof/>
              </w:rPr>
            </w:pPr>
            <w:r w:rsidRPr="00D555BC">
              <w:rPr>
                <w:rFonts w:ascii="Times" w:hAnsi="Times"/>
                <w:noProof/>
              </w:rPr>
              <w:t>172</w:t>
            </w:r>
          </w:p>
        </w:tc>
        <w:tc>
          <w:tcPr>
            <w:tcW w:w="2176" w:type="dxa"/>
            <w:noWrap/>
            <w:hideMark/>
            <w:tcPrChange w:id="477" w:author="Goodacre, Norman *" w:date="2017-09-05T15:30:00Z">
              <w:tcPr>
                <w:tcW w:w="1060" w:type="dxa"/>
                <w:noWrap/>
                <w:hideMark/>
              </w:tcPr>
            </w:tcPrChange>
          </w:tcPr>
          <w:p w14:paraId="12547A1C" w14:textId="4930E3BB" w:rsidR="00D555BC" w:rsidRPr="00D555BC" w:rsidRDefault="00B775FA" w:rsidP="00B775FA">
            <w:pPr>
              <w:rPr>
                <w:rFonts w:ascii="Times" w:hAnsi="Times"/>
                <w:noProof/>
              </w:rPr>
            </w:pPr>
            <w:ins w:id="478" w:author="Goodacre, Norman *" w:date="2017-09-05T15:30:00Z">
              <w:r w:rsidRPr="00B775FA">
                <w:rPr>
                  <w:rFonts w:ascii="Times" w:hAnsi="Times"/>
                  <w:noProof/>
                </w:rPr>
                <w:t>ebolavirus</w:t>
              </w:r>
              <w:r>
                <w:rPr>
                  <w:rFonts w:ascii="Times" w:hAnsi="Times"/>
                  <w:noProof/>
                </w:rPr>
                <w:t xml:space="preserve"> (</w:t>
              </w:r>
            </w:ins>
            <w:ins w:id="479" w:author="Goodacre, Norman *" w:date="2017-09-05T15:31:00Z">
              <w:r>
                <w:rPr>
                  <w:rFonts w:ascii="Times" w:hAnsi="Times"/>
                  <w:noProof/>
                </w:rPr>
                <w:t>23</w:t>
              </w:r>
            </w:ins>
            <w:ins w:id="480" w:author="Goodacre, Norman *" w:date="2017-09-05T15:32:00Z">
              <w:r>
                <w:rPr>
                  <w:rFonts w:ascii="Times" w:hAnsi="Times"/>
                  <w:noProof/>
                </w:rPr>
                <w:t>9</w:t>
              </w:r>
            </w:ins>
            <w:ins w:id="481" w:author="Goodacre, Norman *" w:date="2017-09-05T15:30:00Z">
              <w:r>
                <w:rPr>
                  <w:rFonts w:ascii="Times" w:hAnsi="Times"/>
                  <w:noProof/>
                </w:rPr>
                <w:t>)</w:t>
              </w:r>
            </w:ins>
            <w:ins w:id="482" w:author="Goodacre, Norman *" w:date="2017-09-05T15:31:00Z">
              <w:r>
                <w:rPr>
                  <w:rFonts w:ascii="Times" w:hAnsi="Times"/>
                  <w:noProof/>
                </w:rPr>
                <w:t xml:space="preserve">; </w:t>
              </w:r>
            </w:ins>
            <w:ins w:id="483" w:author="Goodacre, Norman *" w:date="2017-09-05T15:32:00Z">
              <w:r>
                <w:rPr>
                  <w:rFonts w:ascii="Times" w:hAnsi="Times"/>
                  <w:noProof/>
                </w:rPr>
                <w:t>marburgvirus (41)</w:t>
              </w:r>
            </w:ins>
          </w:p>
        </w:tc>
      </w:tr>
      <w:tr w:rsidR="00D555BC" w:rsidRPr="00D555BC" w14:paraId="4C9D4F34" w14:textId="77777777" w:rsidTr="00B775FA">
        <w:trPr>
          <w:trHeight w:val="280"/>
          <w:trPrChange w:id="484" w:author="Goodacre, Norman *" w:date="2017-09-05T15:30:00Z">
            <w:trPr>
              <w:trHeight w:val="280"/>
            </w:trPr>
          </w:trPrChange>
        </w:trPr>
        <w:tc>
          <w:tcPr>
            <w:tcW w:w="1975" w:type="dxa"/>
            <w:noWrap/>
            <w:hideMark/>
            <w:tcPrChange w:id="485" w:author="Goodacre, Norman *" w:date="2017-09-05T15:30:00Z">
              <w:tcPr>
                <w:tcW w:w="1820" w:type="dxa"/>
                <w:noWrap/>
                <w:hideMark/>
              </w:tcPr>
            </w:tcPrChange>
          </w:tcPr>
          <w:p w14:paraId="3CF432B9" w14:textId="77777777" w:rsidR="00D555BC" w:rsidRPr="00D555BC" w:rsidRDefault="00D555BC">
            <w:pPr>
              <w:rPr>
                <w:rFonts w:ascii="Times" w:hAnsi="Times"/>
                <w:noProof/>
              </w:rPr>
            </w:pPr>
            <w:r w:rsidRPr="00D555BC">
              <w:rPr>
                <w:rFonts w:ascii="Times" w:hAnsi="Times"/>
                <w:noProof/>
              </w:rPr>
              <w:lastRenderedPageBreak/>
              <w:t>bunyaviridae</w:t>
            </w:r>
          </w:p>
        </w:tc>
        <w:tc>
          <w:tcPr>
            <w:tcW w:w="2020" w:type="dxa"/>
            <w:noWrap/>
            <w:hideMark/>
            <w:tcPrChange w:id="486" w:author="Goodacre, Norman *" w:date="2017-09-05T15:30:00Z">
              <w:tcPr>
                <w:tcW w:w="2020" w:type="dxa"/>
                <w:noWrap/>
                <w:hideMark/>
              </w:tcPr>
            </w:tcPrChange>
          </w:tcPr>
          <w:p w14:paraId="7F4AC403" w14:textId="77777777" w:rsidR="00D555BC" w:rsidRPr="00D555BC" w:rsidRDefault="00D555BC" w:rsidP="00D555BC">
            <w:pPr>
              <w:rPr>
                <w:rFonts w:ascii="Times" w:hAnsi="Times"/>
                <w:noProof/>
              </w:rPr>
            </w:pPr>
            <w:r w:rsidRPr="00D555BC">
              <w:rPr>
                <w:rFonts w:ascii="Times" w:hAnsi="Times"/>
                <w:noProof/>
              </w:rPr>
              <w:t>159</w:t>
            </w:r>
          </w:p>
        </w:tc>
        <w:tc>
          <w:tcPr>
            <w:tcW w:w="2176" w:type="dxa"/>
            <w:noWrap/>
            <w:hideMark/>
            <w:tcPrChange w:id="487" w:author="Goodacre, Norman *" w:date="2017-09-05T15:30:00Z">
              <w:tcPr>
                <w:tcW w:w="1060" w:type="dxa"/>
                <w:noWrap/>
                <w:hideMark/>
              </w:tcPr>
            </w:tcPrChange>
          </w:tcPr>
          <w:p w14:paraId="724E9B00" w14:textId="12D64A91" w:rsidR="00D555BC" w:rsidRPr="00D555BC" w:rsidRDefault="00E54F94">
            <w:pPr>
              <w:rPr>
                <w:rFonts w:ascii="Times" w:hAnsi="Times"/>
                <w:noProof/>
              </w:rPr>
            </w:pPr>
            <w:ins w:id="488" w:author="Goodacre, Norman *" w:date="2017-09-05T15:33:00Z">
              <w:r w:rsidRPr="00E54F94">
                <w:rPr>
                  <w:rFonts w:ascii="Times" w:hAnsi="Times"/>
                  <w:noProof/>
                </w:rPr>
                <w:t>california encephalitis orthobunyavirus</w:t>
              </w:r>
              <w:r>
                <w:rPr>
                  <w:rFonts w:ascii="Times" w:hAnsi="Times"/>
                  <w:noProof/>
                </w:rPr>
                <w:t xml:space="preserve"> (84)</w:t>
              </w:r>
            </w:ins>
          </w:p>
        </w:tc>
      </w:tr>
      <w:tr w:rsidR="00D555BC" w:rsidRPr="00D555BC" w:rsidDel="00E54F94" w14:paraId="5B6C345A" w14:textId="74E3F8C3" w:rsidTr="00B775FA">
        <w:trPr>
          <w:trHeight w:val="280"/>
          <w:del w:id="489" w:author="Goodacre, Norman *" w:date="2017-09-05T15:33:00Z"/>
          <w:trPrChange w:id="490" w:author="Goodacre, Norman *" w:date="2017-09-05T15:30:00Z">
            <w:trPr>
              <w:trHeight w:val="280"/>
            </w:trPr>
          </w:trPrChange>
        </w:trPr>
        <w:tc>
          <w:tcPr>
            <w:tcW w:w="1975" w:type="dxa"/>
            <w:noWrap/>
            <w:hideMark/>
            <w:tcPrChange w:id="491" w:author="Goodacre, Norman *" w:date="2017-09-05T15:30:00Z">
              <w:tcPr>
                <w:tcW w:w="1820" w:type="dxa"/>
                <w:noWrap/>
                <w:hideMark/>
              </w:tcPr>
            </w:tcPrChange>
          </w:tcPr>
          <w:p w14:paraId="49F44FA3" w14:textId="47B69ABF" w:rsidR="00D555BC" w:rsidRPr="00D555BC" w:rsidDel="00E54F94" w:rsidRDefault="00D555BC">
            <w:pPr>
              <w:rPr>
                <w:del w:id="492" w:author="Goodacre, Norman *" w:date="2017-09-05T15:33:00Z"/>
                <w:rFonts w:ascii="Times" w:hAnsi="Times"/>
                <w:noProof/>
              </w:rPr>
            </w:pPr>
            <w:del w:id="493" w:author="Goodacre, Norman *" w:date="2017-09-05T15:33:00Z">
              <w:r w:rsidRPr="00D555BC" w:rsidDel="00E54F94">
                <w:rPr>
                  <w:rFonts w:ascii="Times" w:hAnsi="Times"/>
                  <w:noProof/>
                </w:rPr>
                <w:delText>iguanidae</w:delText>
              </w:r>
            </w:del>
          </w:p>
        </w:tc>
        <w:tc>
          <w:tcPr>
            <w:tcW w:w="2020" w:type="dxa"/>
            <w:noWrap/>
            <w:hideMark/>
            <w:tcPrChange w:id="494" w:author="Goodacre, Norman *" w:date="2017-09-05T15:30:00Z">
              <w:tcPr>
                <w:tcW w:w="2020" w:type="dxa"/>
                <w:noWrap/>
                <w:hideMark/>
              </w:tcPr>
            </w:tcPrChange>
          </w:tcPr>
          <w:p w14:paraId="3CA00093" w14:textId="23AF12F2" w:rsidR="00D555BC" w:rsidRPr="00D555BC" w:rsidDel="00E54F94" w:rsidRDefault="00D555BC" w:rsidP="00D555BC">
            <w:pPr>
              <w:rPr>
                <w:del w:id="495" w:author="Goodacre, Norman *" w:date="2017-09-05T15:33:00Z"/>
                <w:rFonts w:ascii="Times" w:hAnsi="Times"/>
                <w:noProof/>
              </w:rPr>
            </w:pPr>
            <w:del w:id="496" w:author="Goodacre, Norman *" w:date="2017-09-05T15:33:00Z">
              <w:r w:rsidRPr="00D555BC" w:rsidDel="00E54F94">
                <w:rPr>
                  <w:rFonts w:ascii="Times" w:hAnsi="Times"/>
                  <w:noProof/>
                </w:rPr>
                <w:delText>156</w:delText>
              </w:r>
            </w:del>
          </w:p>
        </w:tc>
        <w:tc>
          <w:tcPr>
            <w:tcW w:w="2176" w:type="dxa"/>
            <w:noWrap/>
            <w:hideMark/>
            <w:tcPrChange w:id="497" w:author="Goodacre, Norman *" w:date="2017-09-05T15:30:00Z">
              <w:tcPr>
                <w:tcW w:w="1060" w:type="dxa"/>
                <w:noWrap/>
                <w:hideMark/>
              </w:tcPr>
            </w:tcPrChange>
          </w:tcPr>
          <w:p w14:paraId="6142D181" w14:textId="0E768BF5" w:rsidR="00D555BC" w:rsidRPr="00D555BC" w:rsidDel="00E54F94" w:rsidRDefault="00D555BC">
            <w:pPr>
              <w:rPr>
                <w:del w:id="498" w:author="Goodacre, Norman *" w:date="2017-09-05T15:33:00Z"/>
                <w:rFonts w:ascii="Times" w:hAnsi="Times"/>
                <w:noProof/>
              </w:rPr>
            </w:pPr>
          </w:p>
        </w:tc>
      </w:tr>
      <w:tr w:rsidR="00D555BC" w:rsidRPr="00D555BC" w14:paraId="77F1210C" w14:textId="77777777" w:rsidTr="00B775FA">
        <w:trPr>
          <w:trHeight w:val="280"/>
          <w:trPrChange w:id="499" w:author="Goodacre, Norman *" w:date="2017-09-05T15:30:00Z">
            <w:trPr>
              <w:trHeight w:val="280"/>
            </w:trPr>
          </w:trPrChange>
        </w:trPr>
        <w:tc>
          <w:tcPr>
            <w:tcW w:w="1975" w:type="dxa"/>
            <w:noWrap/>
            <w:hideMark/>
            <w:tcPrChange w:id="500" w:author="Goodacre, Norman *" w:date="2017-09-05T15:30:00Z">
              <w:tcPr>
                <w:tcW w:w="1820" w:type="dxa"/>
                <w:noWrap/>
                <w:hideMark/>
              </w:tcPr>
            </w:tcPrChange>
          </w:tcPr>
          <w:p w14:paraId="61214F83" w14:textId="77777777" w:rsidR="00D555BC" w:rsidRPr="00D555BC" w:rsidRDefault="00D555BC">
            <w:pPr>
              <w:rPr>
                <w:rFonts w:ascii="Times" w:hAnsi="Times"/>
                <w:noProof/>
              </w:rPr>
            </w:pPr>
            <w:r w:rsidRPr="00D555BC">
              <w:rPr>
                <w:rFonts w:ascii="Times" w:hAnsi="Times"/>
                <w:noProof/>
              </w:rPr>
              <w:t>togaviridae</w:t>
            </w:r>
          </w:p>
        </w:tc>
        <w:tc>
          <w:tcPr>
            <w:tcW w:w="2020" w:type="dxa"/>
            <w:noWrap/>
            <w:hideMark/>
            <w:tcPrChange w:id="501" w:author="Goodacre, Norman *" w:date="2017-09-05T15:30:00Z">
              <w:tcPr>
                <w:tcW w:w="2020" w:type="dxa"/>
                <w:noWrap/>
                <w:hideMark/>
              </w:tcPr>
            </w:tcPrChange>
          </w:tcPr>
          <w:p w14:paraId="55F4473B" w14:textId="77777777" w:rsidR="00D555BC" w:rsidRPr="00D555BC" w:rsidRDefault="00D555BC" w:rsidP="00D555BC">
            <w:pPr>
              <w:rPr>
                <w:rFonts w:ascii="Times" w:hAnsi="Times"/>
                <w:noProof/>
              </w:rPr>
            </w:pPr>
            <w:r w:rsidRPr="00D555BC">
              <w:rPr>
                <w:rFonts w:ascii="Times" w:hAnsi="Times"/>
                <w:noProof/>
              </w:rPr>
              <w:t>126</w:t>
            </w:r>
          </w:p>
        </w:tc>
        <w:tc>
          <w:tcPr>
            <w:tcW w:w="2176" w:type="dxa"/>
            <w:noWrap/>
            <w:hideMark/>
            <w:tcPrChange w:id="502" w:author="Goodacre, Norman *" w:date="2017-09-05T15:30:00Z">
              <w:tcPr>
                <w:tcW w:w="1060" w:type="dxa"/>
                <w:noWrap/>
                <w:hideMark/>
              </w:tcPr>
            </w:tcPrChange>
          </w:tcPr>
          <w:p w14:paraId="175D78D4" w14:textId="2938FBB2" w:rsidR="00D555BC" w:rsidRPr="00D555BC" w:rsidRDefault="00E54F94">
            <w:pPr>
              <w:rPr>
                <w:rFonts w:ascii="Times" w:hAnsi="Times"/>
                <w:noProof/>
              </w:rPr>
            </w:pPr>
            <w:ins w:id="503" w:author="Goodacre, Norman *" w:date="2017-09-05T15:34:00Z">
              <w:r w:rsidRPr="00E54F94">
                <w:rPr>
                  <w:rFonts w:ascii="Times" w:hAnsi="Times"/>
                  <w:noProof/>
                </w:rPr>
                <w:t>sindbis virus</w:t>
              </w:r>
              <w:r>
                <w:rPr>
                  <w:rFonts w:ascii="Times" w:hAnsi="Times"/>
                  <w:noProof/>
                </w:rPr>
                <w:t xml:space="preserve"> (69); rubella virus (57)</w:t>
              </w:r>
            </w:ins>
          </w:p>
        </w:tc>
      </w:tr>
      <w:tr w:rsidR="00D555BC" w:rsidRPr="00D555BC" w:rsidDel="00E54F94" w14:paraId="4FA8ADF3" w14:textId="7F295F81" w:rsidTr="00B775FA">
        <w:trPr>
          <w:trHeight w:val="280"/>
          <w:del w:id="504" w:author="Goodacre, Norman *" w:date="2017-09-05T15:34:00Z"/>
          <w:trPrChange w:id="505" w:author="Goodacre, Norman *" w:date="2017-09-05T15:30:00Z">
            <w:trPr>
              <w:trHeight w:val="280"/>
            </w:trPr>
          </w:trPrChange>
        </w:trPr>
        <w:tc>
          <w:tcPr>
            <w:tcW w:w="1975" w:type="dxa"/>
            <w:noWrap/>
            <w:hideMark/>
            <w:tcPrChange w:id="506" w:author="Goodacre, Norman *" w:date="2017-09-05T15:30:00Z">
              <w:tcPr>
                <w:tcW w:w="1820" w:type="dxa"/>
                <w:noWrap/>
                <w:hideMark/>
              </w:tcPr>
            </w:tcPrChange>
          </w:tcPr>
          <w:p w14:paraId="788DC6DC" w14:textId="09551415" w:rsidR="00D555BC" w:rsidRPr="00D555BC" w:rsidDel="00E54F94" w:rsidRDefault="00D555BC">
            <w:pPr>
              <w:rPr>
                <w:del w:id="507" w:author="Goodacre, Norman *" w:date="2017-09-05T15:34:00Z"/>
                <w:rFonts w:ascii="Times" w:hAnsi="Times"/>
                <w:noProof/>
              </w:rPr>
            </w:pPr>
            <w:del w:id="508" w:author="Goodacre, Norman *" w:date="2017-09-05T15:34:00Z">
              <w:r w:rsidRPr="00D555BC" w:rsidDel="00E54F94">
                <w:rPr>
                  <w:rFonts w:ascii="Times" w:hAnsi="Times"/>
                  <w:noProof/>
                </w:rPr>
                <w:delText>rubiaceae</w:delText>
              </w:r>
            </w:del>
          </w:p>
        </w:tc>
        <w:tc>
          <w:tcPr>
            <w:tcW w:w="2020" w:type="dxa"/>
            <w:noWrap/>
            <w:hideMark/>
            <w:tcPrChange w:id="509" w:author="Goodacre, Norman *" w:date="2017-09-05T15:30:00Z">
              <w:tcPr>
                <w:tcW w:w="2020" w:type="dxa"/>
                <w:noWrap/>
                <w:hideMark/>
              </w:tcPr>
            </w:tcPrChange>
          </w:tcPr>
          <w:p w14:paraId="7212EFB6" w14:textId="5BF22B73" w:rsidR="00D555BC" w:rsidRPr="00D555BC" w:rsidDel="00E54F94" w:rsidRDefault="00D555BC" w:rsidP="00D555BC">
            <w:pPr>
              <w:rPr>
                <w:del w:id="510" w:author="Goodacre, Norman *" w:date="2017-09-05T15:34:00Z"/>
                <w:rFonts w:ascii="Times" w:hAnsi="Times"/>
                <w:noProof/>
              </w:rPr>
            </w:pPr>
            <w:del w:id="511" w:author="Goodacre, Norman *" w:date="2017-09-05T15:34:00Z">
              <w:r w:rsidRPr="00D555BC" w:rsidDel="00E54F94">
                <w:rPr>
                  <w:rFonts w:ascii="Times" w:hAnsi="Times"/>
                  <w:noProof/>
                </w:rPr>
                <w:delText>108</w:delText>
              </w:r>
            </w:del>
          </w:p>
        </w:tc>
        <w:tc>
          <w:tcPr>
            <w:tcW w:w="2176" w:type="dxa"/>
            <w:noWrap/>
            <w:hideMark/>
            <w:tcPrChange w:id="512" w:author="Goodacre, Norman *" w:date="2017-09-05T15:30:00Z">
              <w:tcPr>
                <w:tcW w:w="1060" w:type="dxa"/>
                <w:noWrap/>
                <w:hideMark/>
              </w:tcPr>
            </w:tcPrChange>
          </w:tcPr>
          <w:p w14:paraId="5B831AD1" w14:textId="7479C938" w:rsidR="00D555BC" w:rsidRPr="00D555BC" w:rsidDel="00E54F94" w:rsidRDefault="00D555BC">
            <w:pPr>
              <w:rPr>
                <w:del w:id="513" w:author="Goodacre, Norman *" w:date="2017-09-05T15:34:00Z"/>
                <w:rFonts w:ascii="Times" w:hAnsi="Times"/>
                <w:noProof/>
              </w:rPr>
            </w:pPr>
          </w:p>
        </w:tc>
      </w:tr>
      <w:tr w:rsidR="00D555BC" w:rsidRPr="00D555BC" w14:paraId="12ACAF6B" w14:textId="77777777" w:rsidTr="00B775FA">
        <w:trPr>
          <w:trHeight w:val="280"/>
          <w:trPrChange w:id="514" w:author="Goodacre, Norman *" w:date="2017-09-05T15:30:00Z">
            <w:trPr>
              <w:trHeight w:val="280"/>
            </w:trPr>
          </w:trPrChange>
        </w:trPr>
        <w:tc>
          <w:tcPr>
            <w:tcW w:w="1975" w:type="dxa"/>
            <w:noWrap/>
            <w:hideMark/>
            <w:tcPrChange w:id="515" w:author="Goodacre, Norman *" w:date="2017-09-05T15:30:00Z">
              <w:tcPr>
                <w:tcW w:w="1820" w:type="dxa"/>
                <w:noWrap/>
                <w:hideMark/>
              </w:tcPr>
            </w:tcPrChange>
          </w:tcPr>
          <w:p w14:paraId="15261DF2" w14:textId="77777777" w:rsidR="00D555BC" w:rsidRPr="00D555BC" w:rsidRDefault="00D555BC">
            <w:pPr>
              <w:rPr>
                <w:rFonts w:ascii="Times" w:hAnsi="Times"/>
                <w:noProof/>
              </w:rPr>
            </w:pPr>
            <w:r w:rsidRPr="00D555BC">
              <w:rPr>
                <w:rFonts w:ascii="Times" w:hAnsi="Times"/>
                <w:noProof/>
              </w:rPr>
              <w:t>hepadnaviridae</w:t>
            </w:r>
          </w:p>
        </w:tc>
        <w:tc>
          <w:tcPr>
            <w:tcW w:w="2020" w:type="dxa"/>
            <w:noWrap/>
            <w:hideMark/>
            <w:tcPrChange w:id="516" w:author="Goodacre, Norman *" w:date="2017-09-05T15:30:00Z">
              <w:tcPr>
                <w:tcW w:w="2020" w:type="dxa"/>
                <w:noWrap/>
                <w:hideMark/>
              </w:tcPr>
            </w:tcPrChange>
          </w:tcPr>
          <w:p w14:paraId="72577825" w14:textId="77777777" w:rsidR="00D555BC" w:rsidRPr="00D555BC" w:rsidRDefault="00D555BC" w:rsidP="00D555BC">
            <w:pPr>
              <w:rPr>
                <w:rFonts w:ascii="Times" w:hAnsi="Times"/>
                <w:noProof/>
              </w:rPr>
            </w:pPr>
            <w:r w:rsidRPr="00D555BC">
              <w:rPr>
                <w:rFonts w:ascii="Times" w:hAnsi="Times"/>
                <w:noProof/>
              </w:rPr>
              <w:t>99</w:t>
            </w:r>
          </w:p>
        </w:tc>
        <w:tc>
          <w:tcPr>
            <w:tcW w:w="2176" w:type="dxa"/>
            <w:noWrap/>
            <w:hideMark/>
            <w:tcPrChange w:id="517" w:author="Goodacre, Norman *" w:date="2017-09-05T15:30:00Z">
              <w:tcPr>
                <w:tcW w:w="1060" w:type="dxa"/>
                <w:noWrap/>
                <w:hideMark/>
              </w:tcPr>
            </w:tcPrChange>
          </w:tcPr>
          <w:p w14:paraId="20A91C3A" w14:textId="3A1595AB" w:rsidR="00D555BC" w:rsidRPr="00D555BC" w:rsidRDefault="00E54F94">
            <w:pPr>
              <w:rPr>
                <w:rFonts w:ascii="Times" w:hAnsi="Times"/>
                <w:noProof/>
              </w:rPr>
            </w:pPr>
            <w:ins w:id="518" w:author="Goodacre, Norman *" w:date="2017-09-05T15:36:00Z">
              <w:r w:rsidRPr="00E54F94">
                <w:rPr>
                  <w:rFonts w:ascii="Times" w:hAnsi="Times"/>
                  <w:noProof/>
                </w:rPr>
                <w:t>hepatitis b virus</w:t>
              </w:r>
              <w:r>
                <w:rPr>
                  <w:rFonts w:ascii="Times" w:hAnsi="Times"/>
                  <w:noProof/>
                </w:rPr>
                <w:t xml:space="preserve"> (90)</w:t>
              </w:r>
            </w:ins>
          </w:p>
        </w:tc>
      </w:tr>
      <w:tr w:rsidR="00D555BC" w:rsidRPr="00D555BC" w:rsidDel="00E54F94" w14:paraId="6FB94105" w14:textId="19EBE7D3" w:rsidTr="00B775FA">
        <w:trPr>
          <w:trHeight w:val="280"/>
          <w:del w:id="519" w:author="Goodacre, Norman *" w:date="2017-09-05T15:35:00Z"/>
          <w:trPrChange w:id="520" w:author="Goodacre, Norman *" w:date="2017-09-05T15:30:00Z">
            <w:trPr>
              <w:trHeight w:val="280"/>
            </w:trPr>
          </w:trPrChange>
        </w:trPr>
        <w:tc>
          <w:tcPr>
            <w:tcW w:w="1975" w:type="dxa"/>
            <w:noWrap/>
            <w:hideMark/>
            <w:tcPrChange w:id="521" w:author="Goodacre, Norman *" w:date="2017-09-05T15:30:00Z">
              <w:tcPr>
                <w:tcW w:w="1820" w:type="dxa"/>
                <w:noWrap/>
                <w:hideMark/>
              </w:tcPr>
            </w:tcPrChange>
          </w:tcPr>
          <w:p w14:paraId="05D26741" w14:textId="655AD71D" w:rsidR="00D555BC" w:rsidRPr="00D555BC" w:rsidDel="00E54F94" w:rsidRDefault="00D555BC">
            <w:pPr>
              <w:rPr>
                <w:del w:id="522" w:author="Goodacre, Norman *" w:date="2017-09-05T15:35:00Z"/>
                <w:rFonts w:ascii="Times" w:hAnsi="Times"/>
                <w:noProof/>
              </w:rPr>
            </w:pPr>
            <w:del w:id="523" w:author="Goodacre, Norman *" w:date="2017-09-05T15:35:00Z">
              <w:r w:rsidRPr="00D555BC" w:rsidDel="00E54F94">
                <w:rPr>
                  <w:rFonts w:ascii="Times" w:hAnsi="Times"/>
                  <w:noProof/>
                </w:rPr>
                <w:delText>asteromonadaceae</w:delText>
              </w:r>
            </w:del>
          </w:p>
        </w:tc>
        <w:tc>
          <w:tcPr>
            <w:tcW w:w="2020" w:type="dxa"/>
            <w:noWrap/>
            <w:hideMark/>
            <w:tcPrChange w:id="524" w:author="Goodacre, Norman *" w:date="2017-09-05T15:30:00Z">
              <w:tcPr>
                <w:tcW w:w="2020" w:type="dxa"/>
                <w:noWrap/>
                <w:hideMark/>
              </w:tcPr>
            </w:tcPrChange>
          </w:tcPr>
          <w:p w14:paraId="73CFD1BF" w14:textId="0D3B7D62" w:rsidR="00D555BC" w:rsidRPr="00D555BC" w:rsidDel="00E54F94" w:rsidRDefault="00D555BC" w:rsidP="00D555BC">
            <w:pPr>
              <w:rPr>
                <w:del w:id="525" w:author="Goodacre, Norman *" w:date="2017-09-05T15:35:00Z"/>
                <w:rFonts w:ascii="Times" w:hAnsi="Times"/>
                <w:noProof/>
              </w:rPr>
            </w:pPr>
            <w:del w:id="526" w:author="Goodacre, Norman *" w:date="2017-09-05T15:35:00Z">
              <w:r w:rsidRPr="00D555BC" w:rsidDel="00E54F94">
                <w:rPr>
                  <w:rFonts w:ascii="Times" w:hAnsi="Times"/>
                  <w:noProof/>
                </w:rPr>
                <w:delText>88</w:delText>
              </w:r>
            </w:del>
          </w:p>
        </w:tc>
        <w:tc>
          <w:tcPr>
            <w:tcW w:w="2176" w:type="dxa"/>
            <w:noWrap/>
            <w:hideMark/>
            <w:tcPrChange w:id="527" w:author="Goodacre, Norman *" w:date="2017-09-05T15:30:00Z">
              <w:tcPr>
                <w:tcW w:w="1060" w:type="dxa"/>
                <w:noWrap/>
                <w:hideMark/>
              </w:tcPr>
            </w:tcPrChange>
          </w:tcPr>
          <w:p w14:paraId="06AE81E1" w14:textId="3E45E195" w:rsidR="00D555BC" w:rsidRPr="00D555BC" w:rsidDel="00E54F94" w:rsidRDefault="00D555BC">
            <w:pPr>
              <w:rPr>
                <w:del w:id="528" w:author="Goodacre, Norman *" w:date="2017-09-05T15:35:00Z"/>
                <w:rFonts w:ascii="Times" w:hAnsi="Times"/>
                <w:noProof/>
              </w:rPr>
            </w:pPr>
          </w:p>
        </w:tc>
      </w:tr>
      <w:tr w:rsidR="00D555BC" w:rsidRPr="00D555BC" w14:paraId="0D42751C" w14:textId="77777777" w:rsidTr="00B775FA">
        <w:trPr>
          <w:trHeight w:val="280"/>
          <w:trPrChange w:id="529" w:author="Goodacre, Norman *" w:date="2017-09-05T15:30:00Z">
            <w:trPr>
              <w:trHeight w:val="280"/>
            </w:trPr>
          </w:trPrChange>
        </w:trPr>
        <w:tc>
          <w:tcPr>
            <w:tcW w:w="1975" w:type="dxa"/>
            <w:noWrap/>
            <w:hideMark/>
            <w:tcPrChange w:id="530" w:author="Goodacre, Norman *" w:date="2017-09-05T15:30:00Z">
              <w:tcPr>
                <w:tcW w:w="1820" w:type="dxa"/>
                <w:noWrap/>
                <w:hideMark/>
              </w:tcPr>
            </w:tcPrChange>
          </w:tcPr>
          <w:p w14:paraId="31004412" w14:textId="77777777" w:rsidR="00D555BC" w:rsidRPr="00D555BC" w:rsidRDefault="00D555BC">
            <w:pPr>
              <w:rPr>
                <w:rFonts w:ascii="Times" w:hAnsi="Times"/>
                <w:noProof/>
              </w:rPr>
            </w:pPr>
            <w:r w:rsidRPr="00D555BC">
              <w:rPr>
                <w:rFonts w:ascii="Times" w:hAnsi="Times"/>
                <w:noProof/>
              </w:rPr>
              <w:t>peribunyaviridae</w:t>
            </w:r>
          </w:p>
        </w:tc>
        <w:tc>
          <w:tcPr>
            <w:tcW w:w="2020" w:type="dxa"/>
            <w:noWrap/>
            <w:hideMark/>
            <w:tcPrChange w:id="531" w:author="Goodacre, Norman *" w:date="2017-09-05T15:30:00Z">
              <w:tcPr>
                <w:tcW w:w="2020" w:type="dxa"/>
                <w:noWrap/>
                <w:hideMark/>
              </w:tcPr>
            </w:tcPrChange>
          </w:tcPr>
          <w:p w14:paraId="724025B3" w14:textId="77777777" w:rsidR="00D555BC" w:rsidRPr="00D555BC" w:rsidRDefault="00D555BC" w:rsidP="00D555BC">
            <w:pPr>
              <w:rPr>
                <w:rFonts w:ascii="Times" w:hAnsi="Times"/>
                <w:noProof/>
              </w:rPr>
            </w:pPr>
            <w:r w:rsidRPr="00D555BC">
              <w:rPr>
                <w:rFonts w:ascii="Times" w:hAnsi="Times"/>
                <w:noProof/>
              </w:rPr>
              <w:t>85</w:t>
            </w:r>
          </w:p>
        </w:tc>
        <w:tc>
          <w:tcPr>
            <w:tcW w:w="2176" w:type="dxa"/>
            <w:noWrap/>
            <w:hideMark/>
            <w:tcPrChange w:id="532" w:author="Goodacre, Norman *" w:date="2017-09-05T15:30:00Z">
              <w:tcPr>
                <w:tcW w:w="1060" w:type="dxa"/>
                <w:noWrap/>
                <w:hideMark/>
              </w:tcPr>
            </w:tcPrChange>
          </w:tcPr>
          <w:p w14:paraId="21F348F4" w14:textId="7FA77F1D" w:rsidR="00D555BC" w:rsidRPr="00D555BC" w:rsidRDefault="00E54F94">
            <w:pPr>
              <w:rPr>
                <w:rFonts w:ascii="Times" w:hAnsi="Times"/>
                <w:noProof/>
              </w:rPr>
            </w:pPr>
            <w:ins w:id="533" w:author="Goodacre, Norman *" w:date="2017-09-05T15:36:00Z">
              <w:r w:rsidRPr="00E54F94">
                <w:rPr>
                  <w:rFonts w:ascii="Times" w:hAnsi="Times"/>
                  <w:noProof/>
                </w:rPr>
                <w:t>california encephalitis orthobunyavirus</w:t>
              </w:r>
              <w:r>
                <w:rPr>
                  <w:rFonts w:ascii="Times" w:hAnsi="Times"/>
                  <w:noProof/>
                </w:rPr>
                <w:t xml:space="preserve"> (84)</w:t>
              </w:r>
            </w:ins>
          </w:p>
        </w:tc>
      </w:tr>
      <w:tr w:rsidR="00D555BC" w:rsidRPr="00D555BC" w:rsidDel="00E54F94" w14:paraId="2B339979" w14:textId="0B428521" w:rsidTr="00B775FA">
        <w:trPr>
          <w:trHeight w:val="280"/>
          <w:del w:id="534" w:author="Goodacre, Norman *" w:date="2017-09-05T15:34:00Z"/>
          <w:trPrChange w:id="535" w:author="Goodacre, Norman *" w:date="2017-09-05T15:30:00Z">
            <w:trPr>
              <w:trHeight w:val="280"/>
            </w:trPr>
          </w:trPrChange>
        </w:trPr>
        <w:tc>
          <w:tcPr>
            <w:tcW w:w="1975" w:type="dxa"/>
            <w:noWrap/>
            <w:hideMark/>
            <w:tcPrChange w:id="536" w:author="Goodacre, Norman *" w:date="2017-09-05T15:30:00Z">
              <w:tcPr>
                <w:tcW w:w="1820" w:type="dxa"/>
                <w:noWrap/>
                <w:hideMark/>
              </w:tcPr>
            </w:tcPrChange>
          </w:tcPr>
          <w:p w14:paraId="49937D0D" w14:textId="02E03A66" w:rsidR="00D555BC" w:rsidRPr="00D555BC" w:rsidDel="00E54F94" w:rsidRDefault="00D555BC">
            <w:pPr>
              <w:rPr>
                <w:del w:id="537" w:author="Goodacre, Norman *" w:date="2017-09-05T15:34:00Z"/>
                <w:rFonts w:ascii="Times" w:hAnsi="Times"/>
                <w:noProof/>
              </w:rPr>
            </w:pPr>
            <w:del w:id="538" w:author="Goodacre, Norman *" w:date="2017-09-05T15:34:00Z">
              <w:r w:rsidRPr="00D555BC" w:rsidDel="00E54F94">
                <w:rPr>
                  <w:rFonts w:ascii="Times" w:hAnsi="Times"/>
                  <w:noProof/>
                </w:rPr>
                <w:delText>nostocaceae</w:delText>
              </w:r>
            </w:del>
          </w:p>
        </w:tc>
        <w:tc>
          <w:tcPr>
            <w:tcW w:w="2020" w:type="dxa"/>
            <w:noWrap/>
            <w:hideMark/>
            <w:tcPrChange w:id="539" w:author="Goodacre, Norman *" w:date="2017-09-05T15:30:00Z">
              <w:tcPr>
                <w:tcW w:w="2020" w:type="dxa"/>
                <w:noWrap/>
                <w:hideMark/>
              </w:tcPr>
            </w:tcPrChange>
          </w:tcPr>
          <w:p w14:paraId="3A31394F" w14:textId="2B7FAC84" w:rsidR="00D555BC" w:rsidRPr="00D555BC" w:rsidDel="00E54F94" w:rsidRDefault="00D555BC" w:rsidP="00D555BC">
            <w:pPr>
              <w:rPr>
                <w:del w:id="540" w:author="Goodacre, Norman *" w:date="2017-09-05T15:34:00Z"/>
                <w:rFonts w:ascii="Times" w:hAnsi="Times"/>
                <w:noProof/>
              </w:rPr>
            </w:pPr>
            <w:del w:id="541" w:author="Goodacre, Norman *" w:date="2017-09-05T15:34:00Z">
              <w:r w:rsidRPr="00D555BC" w:rsidDel="00E54F94">
                <w:rPr>
                  <w:rFonts w:ascii="Times" w:hAnsi="Times"/>
                  <w:noProof/>
                </w:rPr>
                <w:delText>82</w:delText>
              </w:r>
            </w:del>
          </w:p>
        </w:tc>
        <w:tc>
          <w:tcPr>
            <w:tcW w:w="2176" w:type="dxa"/>
            <w:noWrap/>
            <w:hideMark/>
            <w:tcPrChange w:id="542" w:author="Goodacre, Norman *" w:date="2017-09-05T15:30:00Z">
              <w:tcPr>
                <w:tcW w:w="1060" w:type="dxa"/>
                <w:noWrap/>
                <w:hideMark/>
              </w:tcPr>
            </w:tcPrChange>
          </w:tcPr>
          <w:p w14:paraId="0D706085" w14:textId="5C0A1E8A" w:rsidR="00D555BC" w:rsidRPr="00D555BC" w:rsidDel="00E54F94" w:rsidRDefault="00D555BC">
            <w:pPr>
              <w:rPr>
                <w:del w:id="543" w:author="Goodacre, Norman *" w:date="2017-09-05T15:34:00Z"/>
                <w:rFonts w:ascii="Times" w:hAnsi="Times"/>
                <w:noProof/>
              </w:rPr>
            </w:pPr>
          </w:p>
        </w:tc>
      </w:tr>
      <w:tr w:rsidR="00D555BC" w:rsidRPr="00D555BC" w:rsidDel="00E54F94" w14:paraId="7406AAE6" w14:textId="5A4E658D" w:rsidTr="00B775FA">
        <w:trPr>
          <w:trHeight w:val="280"/>
          <w:del w:id="544" w:author="Goodacre, Norman *" w:date="2017-09-05T15:35:00Z"/>
          <w:trPrChange w:id="545" w:author="Goodacre, Norman *" w:date="2017-09-05T15:30:00Z">
            <w:trPr>
              <w:trHeight w:val="280"/>
            </w:trPr>
          </w:trPrChange>
        </w:trPr>
        <w:tc>
          <w:tcPr>
            <w:tcW w:w="1975" w:type="dxa"/>
            <w:noWrap/>
            <w:hideMark/>
            <w:tcPrChange w:id="546" w:author="Goodacre, Norman *" w:date="2017-09-05T15:30:00Z">
              <w:tcPr>
                <w:tcW w:w="1820" w:type="dxa"/>
                <w:noWrap/>
                <w:hideMark/>
              </w:tcPr>
            </w:tcPrChange>
          </w:tcPr>
          <w:p w14:paraId="7593718C" w14:textId="1F933B01" w:rsidR="00D555BC" w:rsidRPr="00D555BC" w:rsidDel="00E54F94" w:rsidRDefault="00D555BC">
            <w:pPr>
              <w:rPr>
                <w:del w:id="547" w:author="Goodacre, Norman *" w:date="2017-09-05T15:35:00Z"/>
                <w:rFonts w:ascii="Times" w:hAnsi="Times"/>
                <w:noProof/>
              </w:rPr>
            </w:pPr>
            <w:del w:id="548" w:author="Goodacre, Norman *" w:date="2017-09-05T15:35:00Z">
              <w:r w:rsidRPr="00D555BC" w:rsidDel="00E54F94">
                <w:rPr>
                  <w:rFonts w:ascii="Times" w:hAnsi="Times"/>
                  <w:noProof/>
                </w:rPr>
                <w:delText>chironomidae</w:delText>
              </w:r>
            </w:del>
          </w:p>
        </w:tc>
        <w:tc>
          <w:tcPr>
            <w:tcW w:w="2020" w:type="dxa"/>
            <w:noWrap/>
            <w:hideMark/>
            <w:tcPrChange w:id="549" w:author="Goodacre, Norman *" w:date="2017-09-05T15:30:00Z">
              <w:tcPr>
                <w:tcW w:w="2020" w:type="dxa"/>
                <w:noWrap/>
                <w:hideMark/>
              </w:tcPr>
            </w:tcPrChange>
          </w:tcPr>
          <w:p w14:paraId="347809B6" w14:textId="5D13054A" w:rsidR="00D555BC" w:rsidRPr="00D555BC" w:rsidDel="00E54F94" w:rsidRDefault="00D555BC" w:rsidP="00D555BC">
            <w:pPr>
              <w:rPr>
                <w:del w:id="550" w:author="Goodacre, Norman *" w:date="2017-09-05T15:35:00Z"/>
                <w:rFonts w:ascii="Times" w:hAnsi="Times"/>
                <w:noProof/>
              </w:rPr>
            </w:pPr>
            <w:del w:id="551" w:author="Goodacre, Norman *" w:date="2017-09-05T15:35:00Z">
              <w:r w:rsidRPr="00D555BC" w:rsidDel="00E54F94">
                <w:rPr>
                  <w:rFonts w:ascii="Times" w:hAnsi="Times"/>
                  <w:noProof/>
                </w:rPr>
                <w:delText>76</w:delText>
              </w:r>
            </w:del>
          </w:p>
        </w:tc>
        <w:tc>
          <w:tcPr>
            <w:tcW w:w="2176" w:type="dxa"/>
            <w:noWrap/>
            <w:hideMark/>
            <w:tcPrChange w:id="552" w:author="Goodacre, Norman *" w:date="2017-09-05T15:30:00Z">
              <w:tcPr>
                <w:tcW w:w="1060" w:type="dxa"/>
                <w:noWrap/>
                <w:hideMark/>
              </w:tcPr>
            </w:tcPrChange>
          </w:tcPr>
          <w:p w14:paraId="7C195CB6" w14:textId="3DBEC312" w:rsidR="00D555BC" w:rsidRPr="00D555BC" w:rsidDel="00E54F94" w:rsidRDefault="00D555BC">
            <w:pPr>
              <w:rPr>
                <w:del w:id="553" w:author="Goodacre, Norman *" w:date="2017-09-05T15:35:00Z"/>
                <w:rFonts w:ascii="Times" w:hAnsi="Times"/>
                <w:noProof/>
              </w:rPr>
            </w:pPr>
          </w:p>
        </w:tc>
      </w:tr>
      <w:tr w:rsidR="00D555BC" w:rsidRPr="00D555BC" w14:paraId="0CDE0202" w14:textId="77777777" w:rsidTr="00B775FA">
        <w:trPr>
          <w:trHeight w:val="280"/>
          <w:trPrChange w:id="554" w:author="Goodacre, Norman *" w:date="2017-09-05T15:30:00Z">
            <w:trPr>
              <w:trHeight w:val="280"/>
            </w:trPr>
          </w:trPrChange>
        </w:trPr>
        <w:tc>
          <w:tcPr>
            <w:tcW w:w="1975" w:type="dxa"/>
            <w:noWrap/>
            <w:hideMark/>
            <w:tcPrChange w:id="555" w:author="Goodacre, Norman *" w:date="2017-09-05T15:30:00Z">
              <w:tcPr>
                <w:tcW w:w="1820" w:type="dxa"/>
                <w:noWrap/>
                <w:hideMark/>
              </w:tcPr>
            </w:tcPrChange>
          </w:tcPr>
          <w:p w14:paraId="3ED73244" w14:textId="77777777" w:rsidR="00D555BC" w:rsidRPr="00D555BC" w:rsidRDefault="00D555BC">
            <w:pPr>
              <w:rPr>
                <w:rFonts w:ascii="Times" w:hAnsi="Times"/>
                <w:noProof/>
              </w:rPr>
            </w:pPr>
            <w:r w:rsidRPr="00D555BC">
              <w:rPr>
                <w:rFonts w:ascii="Times" w:hAnsi="Times"/>
                <w:noProof/>
              </w:rPr>
              <w:t>phenuiviridae</w:t>
            </w:r>
          </w:p>
        </w:tc>
        <w:tc>
          <w:tcPr>
            <w:tcW w:w="2020" w:type="dxa"/>
            <w:noWrap/>
            <w:hideMark/>
            <w:tcPrChange w:id="556" w:author="Goodacre, Norman *" w:date="2017-09-05T15:30:00Z">
              <w:tcPr>
                <w:tcW w:w="2020" w:type="dxa"/>
                <w:noWrap/>
                <w:hideMark/>
              </w:tcPr>
            </w:tcPrChange>
          </w:tcPr>
          <w:p w14:paraId="60B02627" w14:textId="77777777" w:rsidR="00D555BC" w:rsidRPr="00D555BC" w:rsidRDefault="00D555BC" w:rsidP="00D555BC">
            <w:pPr>
              <w:rPr>
                <w:rFonts w:ascii="Times" w:hAnsi="Times"/>
                <w:noProof/>
              </w:rPr>
            </w:pPr>
            <w:r w:rsidRPr="00D555BC">
              <w:rPr>
                <w:rFonts w:ascii="Times" w:hAnsi="Times"/>
                <w:noProof/>
              </w:rPr>
              <w:t>76</w:t>
            </w:r>
          </w:p>
        </w:tc>
        <w:tc>
          <w:tcPr>
            <w:tcW w:w="2176" w:type="dxa"/>
            <w:noWrap/>
            <w:hideMark/>
            <w:tcPrChange w:id="557" w:author="Goodacre, Norman *" w:date="2017-09-05T15:30:00Z">
              <w:tcPr>
                <w:tcW w:w="1060" w:type="dxa"/>
                <w:noWrap/>
                <w:hideMark/>
              </w:tcPr>
            </w:tcPrChange>
          </w:tcPr>
          <w:p w14:paraId="60B4A2FF" w14:textId="64C054C7" w:rsidR="00D555BC" w:rsidRPr="00D555BC" w:rsidRDefault="00190A97">
            <w:pPr>
              <w:rPr>
                <w:rFonts w:ascii="Times" w:hAnsi="Times"/>
                <w:noProof/>
              </w:rPr>
            </w:pPr>
            <w:ins w:id="558" w:author="Goodacre, Norman *" w:date="2017-09-05T15:37:00Z">
              <w:r w:rsidRPr="00190A97">
                <w:rPr>
                  <w:rFonts w:ascii="Times" w:hAnsi="Times"/>
                  <w:noProof/>
                </w:rPr>
                <w:t>sandfly fever sicilian virus</w:t>
              </w:r>
              <w:r>
                <w:rPr>
                  <w:rFonts w:ascii="Times" w:hAnsi="Times"/>
                  <w:noProof/>
                </w:rPr>
                <w:t xml:space="preserve"> (50); </w:t>
              </w:r>
              <w:r w:rsidRPr="00190A97">
                <w:rPr>
                  <w:rFonts w:ascii="Times" w:hAnsi="Times"/>
                  <w:noProof/>
                </w:rPr>
                <w:t>rift valley fever phlebovirus</w:t>
              </w:r>
              <w:r>
                <w:rPr>
                  <w:rFonts w:ascii="Times" w:hAnsi="Times"/>
                  <w:noProof/>
                </w:rPr>
                <w:t xml:space="preserve"> (26); </w:t>
              </w:r>
              <w:r w:rsidRPr="00190A97">
                <w:rPr>
                  <w:rFonts w:ascii="Times" w:hAnsi="Times"/>
                  <w:noProof/>
                </w:rPr>
                <w:t>rift valley fever virus (strain zh-548 m12</w:t>
              </w:r>
              <w:r>
                <w:rPr>
                  <w:rFonts w:ascii="Times" w:hAnsi="Times"/>
                  <w:noProof/>
                </w:rPr>
                <w:t xml:space="preserve"> (20)</w:t>
              </w:r>
            </w:ins>
          </w:p>
        </w:tc>
      </w:tr>
      <w:tr w:rsidR="00D555BC" w:rsidRPr="00D555BC" w:rsidDel="00E54F94" w14:paraId="085FFC2B" w14:textId="0CF85133" w:rsidTr="00B775FA">
        <w:trPr>
          <w:trHeight w:val="280"/>
          <w:del w:id="559" w:author="Goodacre, Norman *" w:date="2017-09-05T15:35:00Z"/>
          <w:trPrChange w:id="560" w:author="Goodacre, Norman *" w:date="2017-09-05T15:30:00Z">
            <w:trPr>
              <w:trHeight w:val="280"/>
            </w:trPr>
          </w:trPrChange>
        </w:trPr>
        <w:tc>
          <w:tcPr>
            <w:tcW w:w="1975" w:type="dxa"/>
            <w:noWrap/>
            <w:hideMark/>
            <w:tcPrChange w:id="561" w:author="Goodacre, Norman *" w:date="2017-09-05T15:30:00Z">
              <w:tcPr>
                <w:tcW w:w="1820" w:type="dxa"/>
                <w:noWrap/>
                <w:hideMark/>
              </w:tcPr>
            </w:tcPrChange>
          </w:tcPr>
          <w:p w14:paraId="3BFFB362" w14:textId="25182FDD" w:rsidR="00D555BC" w:rsidRPr="00D555BC" w:rsidDel="00E54F94" w:rsidRDefault="00D555BC">
            <w:pPr>
              <w:rPr>
                <w:del w:id="562" w:author="Goodacre, Norman *" w:date="2017-09-05T15:35:00Z"/>
                <w:rFonts w:ascii="Times" w:hAnsi="Times"/>
                <w:noProof/>
              </w:rPr>
            </w:pPr>
            <w:del w:id="563" w:author="Goodacre, Norman *" w:date="2017-09-05T15:35:00Z">
              <w:r w:rsidRPr="00D555BC" w:rsidDel="00E54F94">
                <w:rPr>
                  <w:rFonts w:ascii="Times" w:hAnsi="Times"/>
                  <w:noProof/>
                </w:rPr>
                <w:delText>chloroflexaceae</w:delText>
              </w:r>
            </w:del>
          </w:p>
        </w:tc>
        <w:tc>
          <w:tcPr>
            <w:tcW w:w="2020" w:type="dxa"/>
            <w:noWrap/>
            <w:hideMark/>
            <w:tcPrChange w:id="564" w:author="Goodacre, Norman *" w:date="2017-09-05T15:30:00Z">
              <w:tcPr>
                <w:tcW w:w="2020" w:type="dxa"/>
                <w:noWrap/>
                <w:hideMark/>
              </w:tcPr>
            </w:tcPrChange>
          </w:tcPr>
          <w:p w14:paraId="5B919A54" w14:textId="5927DD97" w:rsidR="00D555BC" w:rsidRPr="00D555BC" w:rsidDel="00E54F94" w:rsidRDefault="00D555BC" w:rsidP="00D555BC">
            <w:pPr>
              <w:rPr>
                <w:del w:id="565" w:author="Goodacre, Norman *" w:date="2017-09-05T15:35:00Z"/>
                <w:rFonts w:ascii="Times" w:hAnsi="Times"/>
                <w:noProof/>
              </w:rPr>
            </w:pPr>
            <w:del w:id="566" w:author="Goodacre, Norman *" w:date="2017-09-05T15:35:00Z">
              <w:r w:rsidRPr="00D555BC" w:rsidDel="00E54F94">
                <w:rPr>
                  <w:rFonts w:ascii="Times" w:hAnsi="Times"/>
                  <w:noProof/>
                </w:rPr>
                <w:delText>74</w:delText>
              </w:r>
            </w:del>
          </w:p>
        </w:tc>
        <w:tc>
          <w:tcPr>
            <w:tcW w:w="2176" w:type="dxa"/>
            <w:noWrap/>
            <w:hideMark/>
            <w:tcPrChange w:id="567" w:author="Goodacre, Norman *" w:date="2017-09-05T15:30:00Z">
              <w:tcPr>
                <w:tcW w:w="1060" w:type="dxa"/>
                <w:noWrap/>
                <w:hideMark/>
              </w:tcPr>
            </w:tcPrChange>
          </w:tcPr>
          <w:p w14:paraId="7BDA7FA6" w14:textId="696CC617" w:rsidR="00D555BC" w:rsidRPr="00D555BC" w:rsidDel="00E54F94" w:rsidRDefault="00D555BC">
            <w:pPr>
              <w:rPr>
                <w:del w:id="568" w:author="Goodacre, Norman *" w:date="2017-09-05T15:35:00Z"/>
                <w:rFonts w:ascii="Times" w:hAnsi="Times"/>
                <w:noProof/>
              </w:rPr>
            </w:pPr>
          </w:p>
        </w:tc>
      </w:tr>
      <w:tr w:rsidR="00D555BC" w:rsidRPr="00D555BC" w14:paraId="731A57DE" w14:textId="77777777" w:rsidTr="00B775FA">
        <w:trPr>
          <w:trHeight w:val="280"/>
          <w:trPrChange w:id="569" w:author="Goodacre, Norman *" w:date="2017-09-05T15:30:00Z">
            <w:trPr>
              <w:trHeight w:val="280"/>
            </w:trPr>
          </w:trPrChange>
        </w:trPr>
        <w:tc>
          <w:tcPr>
            <w:tcW w:w="1975" w:type="dxa"/>
            <w:noWrap/>
            <w:hideMark/>
            <w:tcPrChange w:id="570" w:author="Goodacre, Norman *" w:date="2017-09-05T15:30:00Z">
              <w:tcPr>
                <w:tcW w:w="1820" w:type="dxa"/>
                <w:noWrap/>
                <w:hideMark/>
              </w:tcPr>
            </w:tcPrChange>
          </w:tcPr>
          <w:p w14:paraId="6559B0A5" w14:textId="77777777" w:rsidR="00D555BC" w:rsidRPr="00D555BC" w:rsidRDefault="00D555BC">
            <w:pPr>
              <w:rPr>
                <w:rFonts w:ascii="Times" w:hAnsi="Times"/>
                <w:noProof/>
              </w:rPr>
            </w:pPr>
            <w:r w:rsidRPr="00D555BC">
              <w:rPr>
                <w:rFonts w:ascii="Times" w:hAnsi="Times"/>
                <w:noProof/>
              </w:rPr>
              <w:t>arteriviridae</w:t>
            </w:r>
          </w:p>
        </w:tc>
        <w:tc>
          <w:tcPr>
            <w:tcW w:w="2020" w:type="dxa"/>
            <w:noWrap/>
            <w:hideMark/>
            <w:tcPrChange w:id="571" w:author="Goodacre, Norman *" w:date="2017-09-05T15:30:00Z">
              <w:tcPr>
                <w:tcW w:w="2020" w:type="dxa"/>
                <w:noWrap/>
                <w:hideMark/>
              </w:tcPr>
            </w:tcPrChange>
          </w:tcPr>
          <w:p w14:paraId="3CDA9E88" w14:textId="77777777" w:rsidR="00D555BC" w:rsidRPr="00D555BC" w:rsidRDefault="00D555BC" w:rsidP="00D555BC">
            <w:pPr>
              <w:rPr>
                <w:rFonts w:ascii="Times" w:hAnsi="Times"/>
                <w:noProof/>
              </w:rPr>
            </w:pPr>
            <w:r w:rsidRPr="00D555BC">
              <w:rPr>
                <w:rFonts w:ascii="Times" w:hAnsi="Times"/>
                <w:noProof/>
              </w:rPr>
              <w:t>67</w:t>
            </w:r>
          </w:p>
        </w:tc>
        <w:tc>
          <w:tcPr>
            <w:tcW w:w="2176" w:type="dxa"/>
            <w:noWrap/>
            <w:hideMark/>
            <w:tcPrChange w:id="572" w:author="Goodacre, Norman *" w:date="2017-09-05T15:30:00Z">
              <w:tcPr>
                <w:tcW w:w="1060" w:type="dxa"/>
                <w:noWrap/>
                <w:hideMark/>
              </w:tcPr>
            </w:tcPrChange>
          </w:tcPr>
          <w:p w14:paraId="2A009329" w14:textId="2CBAAFC8" w:rsidR="00D555BC" w:rsidRPr="00D555BC" w:rsidRDefault="00184FEC">
            <w:pPr>
              <w:rPr>
                <w:rFonts w:ascii="Times" w:hAnsi="Times"/>
                <w:noProof/>
              </w:rPr>
            </w:pPr>
            <w:ins w:id="573" w:author="Goodacre, Norman *" w:date="2017-09-05T15:37:00Z">
              <w:r w:rsidRPr="00184FEC">
                <w:rPr>
                  <w:rFonts w:ascii="Times" w:hAnsi="Times"/>
                  <w:noProof/>
                </w:rPr>
                <w:t>porcine reproductive and respiratory syndrome virus</w:t>
              </w:r>
              <w:r>
                <w:rPr>
                  <w:rFonts w:ascii="Times" w:hAnsi="Times"/>
                  <w:noProof/>
                </w:rPr>
                <w:t xml:space="preserve"> (16); </w:t>
              </w:r>
            </w:ins>
            <w:ins w:id="574" w:author="Goodacre, Norman *" w:date="2017-09-05T15:38:00Z">
              <w:r w:rsidRPr="00184FEC">
                <w:rPr>
                  <w:rFonts w:ascii="Times" w:hAnsi="Times"/>
                  <w:noProof/>
                </w:rPr>
                <w:t>equine arteritis virus</w:t>
              </w:r>
              <w:r>
                <w:rPr>
                  <w:rFonts w:ascii="Times" w:hAnsi="Times"/>
                  <w:noProof/>
                </w:rPr>
                <w:t xml:space="preserve"> (11)</w:t>
              </w:r>
            </w:ins>
          </w:p>
        </w:tc>
      </w:tr>
      <w:tr w:rsidR="00D555BC" w:rsidRPr="00D555BC" w14:paraId="115AC7D0" w14:textId="77777777" w:rsidTr="00B775FA">
        <w:trPr>
          <w:trHeight w:val="280"/>
          <w:trPrChange w:id="575" w:author="Goodacre, Norman *" w:date="2017-09-05T15:30:00Z">
            <w:trPr>
              <w:trHeight w:val="280"/>
            </w:trPr>
          </w:trPrChange>
        </w:trPr>
        <w:tc>
          <w:tcPr>
            <w:tcW w:w="1975" w:type="dxa"/>
            <w:noWrap/>
            <w:hideMark/>
            <w:tcPrChange w:id="576" w:author="Goodacre, Norman *" w:date="2017-09-05T15:30:00Z">
              <w:tcPr>
                <w:tcW w:w="1820" w:type="dxa"/>
                <w:noWrap/>
                <w:hideMark/>
              </w:tcPr>
            </w:tcPrChange>
          </w:tcPr>
          <w:p w14:paraId="54A9E6E5" w14:textId="77777777" w:rsidR="00D555BC" w:rsidRPr="00D555BC" w:rsidRDefault="00D555BC">
            <w:pPr>
              <w:rPr>
                <w:rFonts w:ascii="Times" w:hAnsi="Times"/>
                <w:noProof/>
              </w:rPr>
            </w:pPr>
            <w:r w:rsidRPr="00D555BC">
              <w:rPr>
                <w:rFonts w:ascii="Times" w:hAnsi="Times"/>
                <w:noProof/>
              </w:rPr>
              <w:t>coronaviridae</w:t>
            </w:r>
          </w:p>
        </w:tc>
        <w:tc>
          <w:tcPr>
            <w:tcW w:w="2020" w:type="dxa"/>
            <w:noWrap/>
            <w:hideMark/>
            <w:tcPrChange w:id="577" w:author="Goodacre, Norman *" w:date="2017-09-05T15:30:00Z">
              <w:tcPr>
                <w:tcW w:w="2020" w:type="dxa"/>
                <w:noWrap/>
                <w:hideMark/>
              </w:tcPr>
            </w:tcPrChange>
          </w:tcPr>
          <w:p w14:paraId="150BB3CA" w14:textId="77777777" w:rsidR="00D555BC" w:rsidRPr="00D555BC" w:rsidRDefault="00D555BC" w:rsidP="00D555BC">
            <w:pPr>
              <w:rPr>
                <w:rFonts w:ascii="Times" w:hAnsi="Times"/>
                <w:noProof/>
              </w:rPr>
            </w:pPr>
            <w:r w:rsidRPr="00D555BC">
              <w:rPr>
                <w:rFonts w:ascii="Times" w:hAnsi="Times"/>
                <w:noProof/>
              </w:rPr>
              <w:t>66</w:t>
            </w:r>
          </w:p>
        </w:tc>
        <w:tc>
          <w:tcPr>
            <w:tcW w:w="2176" w:type="dxa"/>
            <w:noWrap/>
            <w:hideMark/>
            <w:tcPrChange w:id="578" w:author="Goodacre, Norman *" w:date="2017-09-05T15:30:00Z">
              <w:tcPr>
                <w:tcW w:w="1060" w:type="dxa"/>
                <w:noWrap/>
                <w:hideMark/>
              </w:tcPr>
            </w:tcPrChange>
          </w:tcPr>
          <w:p w14:paraId="7CFD02A1" w14:textId="4C2074F7" w:rsidR="00D555BC" w:rsidRPr="00D555BC" w:rsidRDefault="0021448C" w:rsidP="0021448C">
            <w:pPr>
              <w:rPr>
                <w:rFonts w:ascii="Times" w:hAnsi="Times"/>
                <w:noProof/>
              </w:rPr>
            </w:pPr>
            <w:ins w:id="579" w:author="Goodacre, Norman *" w:date="2017-09-05T15:38:00Z">
              <w:r w:rsidRPr="0021448C">
                <w:rPr>
                  <w:rFonts w:ascii="Times" w:hAnsi="Times"/>
                  <w:noProof/>
                </w:rPr>
                <w:t>sars coronavirus</w:t>
              </w:r>
              <w:r>
                <w:rPr>
                  <w:rFonts w:ascii="Times" w:hAnsi="Times"/>
                  <w:noProof/>
                </w:rPr>
                <w:t xml:space="preserve"> (6</w:t>
              </w:r>
            </w:ins>
            <w:ins w:id="580" w:author="Goodacre, Norman *" w:date="2017-09-05T15:39:00Z">
              <w:r>
                <w:rPr>
                  <w:rFonts w:ascii="Times" w:hAnsi="Times"/>
                  <w:noProof/>
                </w:rPr>
                <w:t>6</w:t>
              </w:r>
            </w:ins>
            <w:ins w:id="581" w:author="Goodacre, Norman *" w:date="2017-09-05T15:38:00Z">
              <w:r>
                <w:rPr>
                  <w:rFonts w:ascii="Times" w:hAnsi="Times"/>
                  <w:noProof/>
                </w:rPr>
                <w:t>)</w:t>
              </w:r>
            </w:ins>
          </w:p>
        </w:tc>
      </w:tr>
      <w:tr w:rsidR="00D555BC" w:rsidRPr="00D555BC" w14:paraId="1D165F6C" w14:textId="77777777" w:rsidTr="00B775FA">
        <w:trPr>
          <w:trHeight w:val="280"/>
          <w:trPrChange w:id="582" w:author="Goodacre, Norman *" w:date="2017-09-05T15:30:00Z">
            <w:trPr>
              <w:trHeight w:val="280"/>
            </w:trPr>
          </w:trPrChange>
        </w:trPr>
        <w:tc>
          <w:tcPr>
            <w:tcW w:w="1975" w:type="dxa"/>
            <w:noWrap/>
            <w:hideMark/>
            <w:tcPrChange w:id="583" w:author="Goodacre, Norman *" w:date="2017-09-05T15:30:00Z">
              <w:tcPr>
                <w:tcW w:w="1820" w:type="dxa"/>
                <w:noWrap/>
                <w:hideMark/>
              </w:tcPr>
            </w:tcPrChange>
          </w:tcPr>
          <w:p w14:paraId="62B02AA3" w14:textId="77777777" w:rsidR="00D555BC" w:rsidRPr="00D555BC" w:rsidRDefault="00D555BC">
            <w:pPr>
              <w:rPr>
                <w:rFonts w:ascii="Times" w:hAnsi="Times"/>
                <w:noProof/>
              </w:rPr>
            </w:pPr>
            <w:r w:rsidRPr="00D555BC">
              <w:rPr>
                <w:rFonts w:ascii="Times" w:hAnsi="Times"/>
                <w:noProof/>
              </w:rPr>
              <w:t>reoviridae</w:t>
            </w:r>
          </w:p>
        </w:tc>
        <w:tc>
          <w:tcPr>
            <w:tcW w:w="2020" w:type="dxa"/>
            <w:noWrap/>
            <w:hideMark/>
            <w:tcPrChange w:id="584" w:author="Goodacre, Norman *" w:date="2017-09-05T15:30:00Z">
              <w:tcPr>
                <w:tcW w:w="2020" w:type="dxa"/>
                <w:noWrap/>
                <w:hideMark/>
              </w:tcPr>
            </w:tcPrChange>
          </w:tcPr>
          <w:p w14:paraId="1B609246" w14:textId="77777777" w:rsidR="00D555BC" w:rsidRPr="00D555BC" w:rsidRDefault="00D555BC" w:rsidP="00D555BC">
            <w:pPr>
              <w:rPr>
                <w:rFonts w:ascii="Times" w:hAnsi="Times"/>
                <w:noProof/>
              </w:rPr>
            </w:pPr>
            <w:r w:rsidRPr="00D555BC">
              <w:rPr>
                <w:rFonts w:ascii="Times" w:hAnsi="Times"/>
                <w:noProof/>
              </w:rPr>
              <w:t>63</w:t>
            </w:r>
          </w:p>
        </w:tc>
        <w:tc>
          <w:tcPr>
            <w:tcW w:w="2176" w:type="dxa"/>
            <w:noWrap/>
            <w:hideMark/>
            <w:tcPrChange w:id="585" w:author="Goodacre, Norman *" w:date="2017-09-05T15:30:00Z">
              <w:tcPr>
                <w:tcW w:w="1060" w:type="dxa"/>
                <w:noWrap/>
                <w:hideMark/>
              </w:tcPr>
            </w:tcPrChange>
          </w:tcPr>
          <w:p w14:paraId="62D83FD9" w14:textId="304B4262" w:rsidR="00D555BC" w:rsidRPr="00D555BC" w:rsidRDefault="0021448C">
            <w:pPr>
              <w:rPr>
                <w:rFonts w:ascii="Times" w:hAnsi="Times"/>
                <w:noProof/>
              </w:rPr>
            </w:pPr>
            <w:ins w:id="586" w:author="Goodacre, Norman *" w:date="2017-09-05T15:39:00Z">
              <w:r w:rsidRPr="0021448C">
                <w:rPr>
                  <w:rFonts w:ascii="Times" w:hAnsi="Times"/>
                  <w:noProof/>
                </w:rPr>
                <w:t>mammalian orthoreovirus</w:t>
              </w:r>
              <w:r>
                <w:rPr>
                  <w:rFonts w:ascii="Times" w:hAnsi="Times"/>
                  <w:noProof/>
                </w:rPr>
                <w:t xml:space="preserve"> (34); </w:t>
              </w:r>
              <w:r w:rsidRPr="0021448C">
                <w:rPr>
                  <w:rFonts w:ascii="Times" w:hAnsi="Times"/>
                  <w:noProof/>
                </w:rPr>
                <w:t>rotavirus c</w:t>
              </w:r>
              <w:r>
                <w:rPr>
                  <w:rFonts w:ascii="Times" w:hAnsi="Times"/>
                  <w:noProof/>
                </w:rPr>
                <w:t xml:space="preserve"> (19); </w:t>
              </w:r>
              <w:r w:rsidRPr="0021448C">
                <w:rPr>
                  <w:rFonts w:ascii="Times" w:hAnsi="Times"/>
                  <w:noProof/>
                </w:rPr>
                <w:t>mammalian orthoreovirus 1 lang</w:t>
              </w:r>
              <w:r>
                <w:rPr>
                  <w:rFonts w:ascii="Times" w:hAnsi="Times"/>
                  <w:noProof/>
                </w:rPr>
                <w:t xml:space="preserve"> (16)</w:t>
              </w:r>
            </w:ins>
          </w:p>
        </w:tc>
      </w:tr>
      <w:tr w:rsidR="00D555BC" w:rsidRPr="00D555BC" w:rsidDel="00E54F94" w14:paraId="46DFDD6D" w14:textId="44FE0C27" w:rsidTr="00B775FA">
        <w:trPr>
          <w:trHeight w:val="280"/>
          <w:del w:id="587" w:author="Goodacre, Norman *" w:date="2017-09-05T15:35:00Z"/>
          <w:trPrChange w:id="588" w:author="Goodacre, Norman *" w:date="2017-09-05T15:30:00Z">
            <w:trPr>
              <w:trHeight w:val="280"/>
            </w:trPr>
          </w:trPrChange>
        </w:trPr>
        <w:tc>
          <w:tcPr>
            <w:tcW w:w="1975" w:type="dxa"/>
            <w:noWrap/>
            <w:hideMark/>
            <w:tcPrChange w:id="589" w:author="Goodacre, Norman *" w:date="2017-09-05T15:30:00Z">
              <w:tcPr>
                <w:tcW w:w="1820" w:type="dxa"/>
                <w:noWrap/>
                <w:hideMark/>
              </w:tcPr>
            </w:tcPrChange>
          </w:tcPr>
          <w:p w14:paraId="7E5761CF" w14:textId="681E0735" w:rsidR="00D555BC" w:rsidRPr="00D555BC" w:rsidDel="00E54F94" w:rsidRDefault="00D555BC">
            <w:pPr>
              <w:rPr>
                <w:del w:id="590" w:author="Goodacre, Norman *" w:date="2017-09-05T15:35:00Z"/>
                <w:rFonts w:ascii="Times" w:hAnsi="Times"/>
                <w:noProof/>
              </w:rPr>
            </w:pPr>
            <w:bookmarkStart w:id="591" w:name="OLE_LINK71"/>
            <w:bookmarkStart w:id="592" w:name="OLE_LINK72"/>
            <w:del w:id="593" w:author="Goodacre, Norman *" w:date="2017-09-05T15:35:00Z">
              <w:r w:rsidRPr="00D555BC" w:rsidDel="00E54F94">
                <w:rPr>
                  <w:rFonts w:ascii="Times" w:hAnsi="Times"/>
                  <w:noProof/>
                </w:rPr>
                <w:delText>fulgoridae</w:delText>
              </w:r>
              <w:bookmarkEnd w:id="591"/>
              <w:bookmarkEnd w:id="592"/>
            </w:del>
          </w:p>
        </w:tc>
        <w:tc>
          <w:tcPr>
            <w:tcW w:w="2020" w:type="dxa"/>
            <w:noWrap/>
            <w:hideMark/>
            <w:tcPrChange w:id="594" w:author="Goodacre, Norman *" w:date="2017-09-05T15:30:00Z">
              <w:tcPr>
                <w:tcW w:w="2020" w:type="dxa"/>
                <w:noWrap/>
                <w:hideMark/>
              </w:tcPr>
            </w:tcPrChange>
          </w:tcPr>
          <w:p w14:paraId="79504F83" w14:textId="2E44A873" w:rsidR="00D555BC" w:rsidRPr="00D555BC" w:rsidDel="00E54F94" w:rsidRDefault="00D555BC" w:rsidP="00D555BC">
            <w:pPr>
              <w:rPr>
                <w:del w:id="595" w:author="Goodacre, Norman *" w:date="2017-09-05T15:35:00Z"/>
                <w:rFonts w:ascii="Times" w:hAnsi="Times"/>
                <w:noProof/>
              </w:rPr>
            </w:pPr>
            <w:del w:id="596" w:author="Goodacre, Norman *" w:date="2017-09-05T15:35:00Z">
              <w:r w:rsidRPr="00D555BC" w:rsidDel="00E54F94">
                <w:rPr>
                  <w:rFonts w:ascii="Times" w:hAnsi="Times"/>
                  <w:noProof/>
                </w:rPr>
                <w:delText>61</w:delText>
              </w:r>
            </w:del>
          </w:p>
        </w:tc>
        <w:tc>
          <w:tcPr>
            <w:tcW w:w="2176" w:type="dxa"/>
            <w:noWrap/>
            <w:hideMark/>
            <w:tcPrChange w:id="597" w:author="Goodacre, Norman *" w:date="2017-09-05T15:30:00Z">
              <w:tcPr>
                <w:tcW w:w="1060" w:type="dxa"/>
                <w:noWrap/>
                <w:hideMark/>
              </w:tcPr>
            </w:tcPrChange>
          </w:tcPr>
          <w:p w14:paraId="1907449C" w14:textId="1AFF08B7" w:rsidR="00D555BC" w:rsidRPr="00D555BC" w:rsidDel="00E54F94" w:rsidRDefault="00D555BC">
            <w:pPr>
              <w:rPr>
                <w:del w:id="598" w:author="Goodacre, Norman *" w:date="2017-09-05T15:35:00Z"/>
                <w:rFonts w:ascii="Times" w:hAnsi="Times"/>
                <w:noProof/>
              </w:rPr>
            </w:pPr>
          </w:p>
        </w:tc>
      </w:tr>
      <w:tr w:rsidR="00D555BC" w:rsidRPr="00D555BC" w:rsidDel="00E54F94" w14:paraId="08BCEC85" w14:textId="3B7C3070" w:rsidTr="00B775FA">
        <w:trPr>
          <w:trHeight w:val="280"/>
          <w:del w:id="599" w:author="Goodacre, Norman *" w:date="2017-09-05T15:35:00Z"/>
          <w:trPrChange w:id="600" w:author="Goodacre, Norman *" w:date="2017-09-05T15:30:00Z">
            <w:trPr>
              <w:trHeight w:val="280"/>
            </w:trPr>
          </w:trPrChange>
        </w:trPr>
        <w:tc>
          <w:tcPr>
            <w:tcW w:w="1975" w:type="dxa"/>
            <w:noWrap/>
            <w:hideMark/>
            <w:tcPrChange w:id="601" w:author="Goodacre, Norman *" w:date="2017-09-05T15:30:00Z">
              <w:tcPr>
                <w:tcW w:w="1820" w:type="dxa"/>
                <w:noWrap/>
                <w:hideMark/>
              </w:tcPr>
            </w:tcPrChange>
          </w:tcPr>
          <w:p w14:paraId="153E86C0" w14:textId="6B702490" w:rsidR="00D555BC" w:rsidRPr="00D555BC" w:rsidDel="00E54F94" w:rsidRDefault="00D555BC">
            <w:pPr>
              <w:rPr>
                <w:del w:id="602" w:author="Goodacre, Norman *" w:date="2017-09-05T15:35:00Z"/>
                <w:rFonts w:ascii="Times" w:hAnsi="Times"/>
                <w:noProof/>
              </w:rPr>
            </w:pPr>
            <w:del w:id="603" w:author="Goodacre, Norman *" w:date="2017-09-05T15:35:00Z">
              <w:r w:rsidRPr="00D555BC" w:rsidDel="00E54F94">
                <w:rPr>
                  <w:rFonts w:ascii="Times" w:hAnsi="Times"/>
                  <w:noProof/>
                </w:rPr>
                <w:delText>actinidiaceae</w:delText>
              </w:r>
            </w:del>
          </w:p>
        </w:tc>
        <w:tc>
          <w:tcPr>
            <w:tcW w:w="2020" w:type="dxa"/>
            <w:noWrap/>
            <w:hideMark/>
            <w:tcPrChange w:id="604" w:author="Goodacre, Norman *" w:date="2017-09-05T15:30:00Z">
              <w:tcPr>
                <w:tcW w:w="2020" w:type="dxa"/>
                <w:noWrap/>
                <w:hideMark/>
              </w:tcPr>
            </w:tcPrChange>
          </w:tcPr>
          <w:p w14:paraId="1AC439A9" w14:textId="188835E1" w:rsidR="00D555BC" w:rsidRPr="00D555BC" w:rsidDel="00E54F94" w:rsidRDefault="00D555BC" w:rsidP="00D555BC">
            <w:pPr>
              <w:rPr>
                <w:del w:id="605" w:author="Goodacre, Norman *" w:date="2017-09-05T15:35:00Z"/>
                <w:rFonts w:ascii="Times" w:hAnsi="Times"/>
                <w:noProof/>
              </w:rPr>
            </w:pPr>
            <w:del w:id="606" w:author="Goodacre, Norman *" w:date="2017-09-05T15:35:00Z">
              <w:r w:rsidRPr="00D555BC" w:rsidDel="00E54F94">
                <w:rPr>
                  <w:rFonts w:ascii="Times" w:hAnsi="Times"/>
                  <w:noProof/>
                </w:rPr>
                <w:delText>60</w:delText>
              </w:r>
            </w:del>
          </w:p>
        </w:tc>
        <w:tc>
          <w:tcPr>
            <w:tcW w:w="2176" w:type="dxa"/>
            <w:noWrap/>
            <w:hideMark/>
            <w:tcPrChange w:id="607" w:author="Goodacre, Norman *" w:date="2017-09-05T15:30:00Z">
              <w:tcPr>
                <w:tcW w:w="1060" w:type="dxa"/>
                <w:noWrap/>
                <w:hideMark/>
              </w:tcPr>
            </w:tcPrChange>
          </w:tcPr>
          <w:p w14:paraId="74E4CDED" w14:textId="3C87A971" w:rsidR="00D555BC" w:rsidRPr="00D555BC" w:rsidDel="00E54F94" w:rsidRDefault="00D555BC">
            <w:pPr>
              <w:rPr>
                <w:del w:id="608" w:author="Goodacre, Norman *" w:date="2017-09-05T15:35:00Z"/>
                <w:rFonts w:ascii="Times" w:hAnsi="Times"/>
                <w:noProof/>
              </w:rPr>
            </w:pPr>
          </w:p>
        </w:tc>
      </w:tr>
      <w:tr w:rsidR="00D555BC" w:rsidRPr="00D555BC" w:rsidDel="00E54F94" w14:paraId="0B38F31D" w14:textId="407528A2" w:rsidTr="00B775FA">
        <w:trPr>
          <w:trHeight w:val="280"/>
          <w:del w:id="609" w:author="Goodacre, Norman *" w:date="2017-09-05T15:35:00Z"/>
          <w:trPrChange w:id="610" w:author="Goodacre, Norman *" w:date="2017-09-05T15:30:00Z">
            <w:trPr>
              <w:trHeight w:val="280"/>
            </w:trPr>
          </w:trPrChange>
        </w:trPr>
        <w:tc>
          <w:tcPr>
            <w:tcW w:w="1975" w:type="dxa"/>
            <w:noWrap/>
            <w:hideMark/>
            <w:tcPrChange w:id="611" w:author="Goodacre, Norman *" w:date="2017-09-05T15:30:00Z">
              <w:tcPr>
                <w:tcW w:w="1820" w:type="dxa"/>
                <w:noWrap/>
                <w:hideMark/>
              </w:tcPr>
            </w:tcPrChange>
          </w:tcPr>
          <w:p w14:paraId="52CA61B0" w14:textId="0EABF92D" w:rsidR="00D555BC" w:rsidRPr="00D555BC" w:rsidDel="00E54F94" w:rsidRDefault="00D555BC">
            <w:pPr>
              <w:rPr>
                <w:del w:id="612" w:author="Goodacre, Norman *" w:date="2017-09-05T15:35:00Z"/>
                <w:rFonts w:ascii="Times" w:hAnsi="Times"/>
                <w:noProof/>
              </w:rPr>
            </w:pPr>
            <w:del w:id="613" w:author="Goodacre, Norman *" w:date="2017-09-05T15:35:00Z">
              <w:r w:rsidRPr="00D555BC" w:rsidDel="00E54F94">
                <w:rPr>
                  <w:rFonts w:ascii="Times" w:hAnsi="Times"/>
                  <w:noProof/>
                </w:rPr>
                <w:delText>chattonellaceae</w:delText>
              </w:r>
            </w:del>
          </w:p>
        </w:tc>
        <w:tc>
          <w:tcPr>
            <w:tcW w:w="2020" w:type="dxa"/>
            <w:noWrap/>
            <w:hideMark/>
            <w:tcPrChange w:id="614" w:author="Goodacre, Norman *" w:date="2017-09-05T15:30:00Z">
              <w:tcPr>
                <w:tcW w:w="2020" w:type="dxa"/>
                <w:noWrap/>
                <w:hideMark/>
              </w:tcPr>
            </w:tcPrChange>
          </w:tcPr>
          <w:p w14:paraId="39127FB2" w14:textId="17091C63" w:rsidR="00D555BC" w:rsidRPr="00D555BC" w:rsidDel="00E54F94" w:rsidRDefault="00D555BC" w:rsidP="00D555BC">
            <w:pPr>
              <w:rPr>
                <w:del w:id="615" w:author="Goodacre, Norman *" w:date="2017-09-05T15:35:00Z"/>
                <w:rFonts w:ascii="Times" w:hAnsi="Times"/>
                <w:noProof/>
              </w:rPr>
            </w:pPr>
            <w:del w:id="616" w:author="Goodacre, Norman *" w:date="2017-09-05T15:35:00Z">
              <w:r w:rsidRPr="00D555BC" w:rsidDel="00E54F94">
                <w:rPr>
                  <w:rFonts w:ascii="Times" w:hAnsi="Times"/>
                  <w:noProof/>
                </w:rPr>
                <w:delText>51</w:delText>
              </w:r>
            </w:del>
          </w:p>
        </w:tc>
        <w:tc>
          <w:tcPr>
            <w:tcW w:w="2176" w:type="dxa"/>
            <w:noWrap/>
            <w:hideMark/>
            <w:tcPrChange w:id="617" w:author="Goodacre, Norman *" w:date="2017-09-05T15:30:00Z">
              <w:tcPr>
                <w:tcW w:w="1060" w:type="dxa"/>
                <w:noWrap/>
                <w:hideMark/>
              </w:tcPr>
            </w:tcPrChange>
          </w:tcPr>
          <w:p w14:paraId="15B99294" w14:textId="5392C3FA" w:rsidR="00D555BC" w:rsidRPr="00D555BC" w:rsidDel="00E54F94" w:rsidRDefault="00D555BC">
            <w:pPr>
              <w:rPr>
                <w:del w:id="618" w:author="Goodacre, Norman *" w:date="2017-09-05T15:35:00Z"/>
                <w:rFonts w:ascii="Times" w:hAnsi="Times"/>
                <w:noProof/>
              </w:rPr>
            </w:pPr>
          </w:p>
        </w:tc>
      </w:tr>
      <w:tr w:rsidR="00D555BC" w:rsidRPr="00D555BC" w:rsidDel="00E54F94" w14:paraId="3F2AA40F" w14:textId="1C9E63A7" w:rsidTr="00B775FA">
        <w:trPr>
          <w:trHeight w:val="280"/>
          <w:del w:id="619" w:author="Goodacre, Norman *" w:date="2017-09-05T15:35:00Z"/>
          <w:trPrChange w:id="620" w:author="Goodacre, Norman *" w:date="2017-09-05T15:30:00Z">
            <w:trPr>
              <w:trHeight w:val="280"/>
            </w:trPr>
          </w:trPrChange>
        </w:trPr>
        <w:tc>
          <w:tcPr>
            <w:tcW w:w="1975" w:type="dxa"/>
            <w:noWrap/>
            <w:hideMark/>
            <w:tcPrChange w:id="621" w:author="Goodacre, Norman *" w:date="2017-09-05T15:30:00Z">
              <w:tcPr>
                <w:tcW w:w="1820" w:type="dxa"/>
                <w:noWrap/>
                <w:hideMark/>
              </w:tcPr>
            </w:tcPrChange>
          </w:tcPr>
          <w:p w14:paraId="22D34D9E" w14:textId="6DC2D624" w:rsidR="00D555BC" w:rsidRPr="00D555BC" w:rsidDel="00E54F94" w:rsidRDefault="00D555BC">
            <w:pPr>
              <w:rPr>
                <w:del w:id="622" w:author="Goodacre, Norman *" w:date="2017-09-05T15:35:00Z"/>
                <w:rFonts w:ascii="Times" w:hAnsi="Times"/>
                <w:noProof/>
              </w:rPr>
            </w:pPr>
            <w:del w:id="623" w:author="Goodacre, Norman *" w:date="2017-09-05T15:35:00Z">
              <w:r w:rsidRPr="00D555BC" w:rsidDel="00E54F94">
                <w:rPr>
                  <w:rFonts w:ascii="Times" w:hAnsi="Times"/>
                  <w:noProof/>
                </w:rPr>
                <w:delText>bradyrhizobiaceae</w:delText>
              </w:r>
            </w:del>
          </w:p>
        </w:tc>
        <w:tc>
          <w:tcPr>
            <w:tcW w:w="2020" w:type="dxa"/>
            <w:noWrap/>
            <w:hideMark/>
            <w:tcPrChange w:id="624" w:author="Goodacre, Norman *" w:date="2017-09-05T15:30:00Z">
              <w:tcPr>
                <w:tcW w:w="2020" w:type="dxa"/>
                <w:noWrap/>
                <w:hideMark/>
              </w:tcPr>
            </w:tcPrChange>
          </w:tcPr>
          <w:p w14:paraId="1F557513" w14:textId="5AB99E8B" w:rsidR="00D555BC" w:rsidRPr="00D555BC" w:rsidDel="00E54F94" w:rsidRDefault="00D555BC" w:rsidP="00D555BC">
            <w:pPr>
              <w:rPr>
                <w:del w:id="625" w:author="Goodacre, Norman *" w:date="2017-09-05T15:35:00Z"/>
                <w:rFonts w:ascii="Times" w:hAnsi="Times"/>
                <w:noProof/>
              </w:rPr>
            </w:pPr>
            <w:del w:id="626" w:author="Goodacre, Norman *" w:date="2017-09-05T15:35:00Z">
              <w:r w:rsidRPr="00D555BC" w:rsidDel="00E54F94">
                <w:rPr>
                  <w:rFonts w:ascii="Times" w:hAnsi="Times"/>
                  <w:noProof/>
                </w:rPr>
                <w:delText>33</w:delText>
              </w:r>
            </w:del>
          </w:p>
        </w:tc>
        <w:tc>
          <w:tcPr>
            <w:tcW w:w="2176" w:type="dxa"/>
            <w:noWrap/>
            <w:hideMark/>
            <w:tcPrChange w:id="627" w:author="Goodacre, Norman *" w:date="2017-09-05T15:30:00Z">
              <w:tcPr>
                <w:tcW w:w="1060" w:type="dxa"/>
                <w:noWrap/>
                <w:hideMark/>
              </w:tcPr>
            </w:tcPrChange>
          </w:tcPr>
          <w:p w14:paraId="2C79291A" w14:textId="1E040E1E" w:rsidR="00D555BC" w:rsidRPr="00D555BC" w:rsidDel="00E54F94" w:rsidRDefault="00D555BC">
            <w:pPr>
              <w:rPr>
                <w:del w:id="628" w:author="Goodacre, Norman *" w:date="2017-09-05T15:35:00Z"/>
                <w:rFonts w:ascii="Times" w:hAnsi="Times"/>
                <w:noProof/>
              </w:rPr>
            </w:pPr>
          </w:p>
        </w:tc>
      </w:tr>
      <w:tr w:rsidR="00D555BC" w:rsidRPr="00D555BC" w:rsidDel="00E54F94" w14:paraId="4BFB4730" w14:textId="2D7751D8" w:rsidTr="00B775FA">
        <w:trPr>
          <w:trHeight w:val="280"/>
          <w:del w:id="629" w:author="Goodacre, Norman *" w:date="2017-09-05T15:35:00Z"/>
          <w:trPrChange w:id="630" w:author="Goodacre, Norman *" w:date="2017-09-05T15:30:00Z">
            <w:trPr>
              <w:trHeight w:val="280"/>
            </w:trPr>
          </w:trPrChange>
        </w:trPr>
        <w:tc>
          <w:tcPr>
            <w:tcW w:w="1975" w:type="dxa"/>
            <w:noWrap/>
            <w:hideMark/>
            <w:tcPrChange w:id="631" w:author="Goodacre, Norman *" w:date="2017-09-05T15:30:00Z">
              <w:tcPr>
                <w:tcW w:w="1820" w:type="dxa"/>
                <w:noWrap/>
                <w:hideMark/>
              </w:tcPr>
            </w:tcPrChange>
          </w:tcPr>
          <w:p w14:paraId="61E4B694" w14:textId="5548D073" w:rsidR="00D555BC" w:rsidRPr="00D555BC" w:rsidDel="00E54F94" w:rsidRDefault="00D555BC">
            <w:pPr>
              <w:rPr>
                <w:del w:id="632" w:author="Goodacre, Norman *" w:date="2017-09-05T15:35:00Z"/>
                <w:rFonts w:ascii="Times" w:hAnsi="Times"/>
                <w:noProof/>
              </w:rPr>
            </w:pPr>
            <w:del w:id="633" w:author="Goodacre, Norman *" w:date="2017-09-05T15:35:00Z">
              <w:r w:rsidRPr="00D555BC" w:rsidDel="00E54F94">
                <w:rPr>
                  <w:rFonts w:ascii="Times" w:hAnsi="Times"/>
                  <w:noProof/>
                </w:rPr>
                <w:delText>chlorobiaceae</w:delText>
              </w:r>
            </w:del>
          </w:p>
        </w:tc>
        <w:tc>
          <w:tcPr>
            <w:tcW w:w="2020" w:type="dxa"/>
            <w:noWrap/>
            <w:hideMark/>
            <w:tcPrChange w:id="634" w:author="Goodacre, Norman *" w:date="2017-09-05T15:30:00Z">
              <w:tcPr>
                <w:tcW w:w="2020" w:type="dxa"/>
                <w:noWrap/>
                <w:hideMark/>
              </w:tcPr>
            </w:tcPrChange>
          </w:tcPr>
          <w:p w14:paraId="1E3D3185" w14:textId="555E3F63" w:rsidR="00D555BC" w:rsidRPr="00D555BC" w:rsidDel="00E54F94" w:rsidRDefault="00D555BC" w:rsidP="00D555BC">
            <w:pPr>
              <w:rPr>
                <w:del w:id="635" w:author="Goodacre, Norman *" w:date="2017-09-05T15:35:00Z"/>
                <w:rFonts w:ascii="Times" w:hAnsi="Times"/>
                <w:noProof/>
              </w:rPr>
            </w:pPr>
            <w:del w:id="636" w:author="Goodacre, Norman *" w:date="2017-09-05T15:35:00Z">
              <w:r w:rsidRPr="00D555BC" w:rsidDel="00E54F94">
                <w:rPr>
                  <w:rFonts w:ascii="Times" w:hAnsi="Times"/>
                  <w:noProof/>
                </w:rPr>
                <w:delText>29</w:delText>
              </w:r>
            </w:del>
          </w:p>
        </w:tc>
        <w:tc>
          <w:tcPr>
            <w:tcW w:w="2176" w:type="dxa"/>
            <w:noWrap/>
            <w:hideMark/>
            <w:tcPrChange w:id="637" w:author="Goodacre, Norman *" w:date="2017-09-05T15:30:00Z">
              <w:tcPr>
                <w:tcW w:w="1060" w:type="dxa"/>
                <w:noWrap/>
                <w:hideMark/>
              </w:tcPr>
            </w:tcPrChange>
          </w:tcPr>
          <w:p w14:paraId="2CA1886B" w14:textId="1BB297D4" w:rsidR="00D555BC" w:rsidRPr="00D555BC" w:rsidDel="00E54F94" w:rsidRDefault="00D555BC">
            <w:pPr>
              <w:rPr>
                <w:del w:id="638" w:author="Goodacre, Norman *" w:date="2017-09-05T15:35:00Z"/>
                <w:rFonts w:ascii="Times" w:hAnsi="Times"/>
                <w:noProof/>
              </w:rPr>
            </w:pPr>
          </w:p>
        </w:tc>
      </w:tr>
      <w:tr w:rsidR="00D555BC" w:rsidRPr="00D555BC" w14:paraId="4DC413F2" w14:textId="77777777" w:rsidTr="00B775FA">
        <w:trPr>
          <w:trHeight w:val="280"/>
          <w:trPrChange w:id="639" w:author="Goodacre, Norman *" w:date="2017-09-05T15:30:00Z">
            <w:trPr>
              <w:trHeight w:val="280"/>
            </w:trPr>
          </w:trPrChange>
        </w:trPr>
        <w:tc>
          <w:tcPr>
            <w:tcW w:w="1975" w:type="dxa"/>
            <w:noWrap/>
            <w:hideMark/>
            <w:tcPrChange w:id="640" w:author="Goodacre, Norman *" w:date="2017-09-05T15:30:00Z">
              <w:tcPr>
                <w:tcW w:w="1820" w:type="dxa"/>
                <w:noWrap/>
                <w:hideMark/>
              </w:tcPr>
            </w:tcPrChange>
          </w:tcPr>
          <w:p w14:paraId="01E6DFDF" w14:textId="77777777" w:rsidR="00D555BC" w:rsidRPr="00D555BC" w:rsidRDefault="00D555BC">
            <w:pPr>
              <w:rPr>
                <w:rFonts w:ascii="Times" w:hAnsi="Times"/>
                <w:noProof/>
              </w:rPr>
            </w:pPr>
            <w:r w:rsidRPr="00D555BC">
              <w:rPr>
                <w:rFonts w:ascii="Times" w:hAnsi="Times"/>
                <w:noProof/>
              </w:rPr>
              <w:t>other</w:t>
            </w:r>
          </w:p>
        </w:tc>
        <w:tc>
          <w:tcPr>
            <w:tcW w:w="2020" w:type="dxa"/>
            <w:noWrap/>
            <w:hideMark/>
            <w:tcPrChange w:id="641" w:author="Goodacre, Norman *" w:date="2017-09-05T15:30:00Z">
              <w:tcPr>
                <w:tcW w:w="2020" w:type="dxa"/>
                <w:noWrap/>
                <w:hideMark/>
              </w:tcPr>
            </w:tcPrChange>
          </w:tcPr>
          <w:p w14:paraId="112722EA" w14:textId="77777777" w:rsidR="00D555BC" w:rsidRPr="00D555BC" w:rsidRDefault="00D555BC" w:rsidP="00D555BC">
            <w:pPr>
              <w:rPr>
                <w:rFonts w:ascii="Times" w:hAnsi="Times"/>
                <w:noProof/>
              </w:rPr>
            </w:pPr>
            <w:r w:rsidRPr="00D555BC">
              <w:rPr>
                <w:rFonts w:ascii="Times" w:hAnsi="Times"/>
                <w:noProof/>
              </w:rPr>
              <w:t>183</w:t>
            </w:r>
          </w:p>
        </w:tc>
        <w:tc>
          <w:tcPr>
            <w:tcW w:w="2176" w:type="dxa"/>
            <w:noWrap/>
            <w:hideMark/>
            <w:tcPrChange w:id="642" w:author="Goodacre, Norman *" w:date="2017-09-05T15:30:00Z">
              <w:tcPr>
                <w:tcW w:w="1060" w:type="dxa"/>
                <w:noWrap/>
                <w:hideMark/>
              </w:tcPr>
            </w:tcPrChange>
          </w:tcPr>
          <w:p w14:paraId="257327A1" w14:textId="77777777" w:rsidR="00D555BC" w:rsidRPr="00D555BC" w:rsidRDefault="00D555BC">
            <w:pPr>
              <w:rPr>
                <w:rFonts w:ascii="Times" w:hAnsi="Times"/>
                <w:noProof/>
              </w:rPr>
            </w:pPr>
          </w:p>
        </w:tc>
      </w:tr>
    </w:tbl>
    <w:p w14:paraId="4C5BEFAF" w14:textId="77777777" w:rsidR="00D555BC" w:rsidRDefault="00D555BC">
      <w:pPr>
        <w:rPr>
          <w:rFonts w:ascii="Times" w:hAnsi="Times"/>
          <w:noProof/>
        </w:rPr>
      </w:pPr>
    </w:p>
    <w:p w14:paraId="48A08CE6" w14:textId="77777777" w:rsidR="00703CD7" w:rsidRDefault="00703CD7">
      <w:pPr>
        <w:rPr>
          <w:rFonts w:ascii="Times" w:hAnsi="Times"/>
          <w:noProof/>
        </w:rPr>
      </w:pPr>
    </w:p>
    <w:p w14:paraId="7560CB56" w14:textId="77777777" w:rsidR="000A7598" w:rsidRDefault="000A7598">
      <w:pPr>
        <w:rPr>
          <w:rFonts w:ascii="Times" w:hAnsi="Times"/>
          <w:noProof/>
        </w:rPr>
      </w:pPr>
    </w:p>
    <w:p w14:paraId="1D65A272" w14:textId="77777777" w:rsidR="000A7598" w:rsidRDefault="000A7598">
      <w:pPr>
        <w:rPr>
          <w:rFonts w:ascii="Times" w:hAnsi="Times"/>
          <w:noProof/>
        </w:rPr>
      </w:pPr>
    </w:p>
    <w:p w14:paraId="5F15C129" w14:textId="77777777" w:rsidR="000A7598" w:rsidRDefault="000A7598">
      <w:pPr>
        <w:rPr>
          <w:rFonts w:ascii="Times" w:hAnsi="Times"/>
          <w:noProof/>
        </w:rPr>
      </w:pPr>
    </w:p>
    <w:p w14:paraId="60A02240" w14:textId="77777777" w:rsidR="000A7598" w:rsidRDefault="000A7598">
      <w:pPr>
        <w:rPr>
          <w:rFonts w:ascii="Times" w:hAnsi="Times"/>
          <w:noProof/>
        </w:rPr>
      </w:pPr>
    </w:p>
    <w:p w14:paraId="1C148768" w14:textId="77777777" w:rsidR="00B44EB4" w:rsidRDefault="00B44EB4">
      <w:pPr>
        <w:rPr>
          <w:rFonts w:ascii="Times" w:hAnsi="Times"/>
          <w:b/>
          <w:noProof/>
        </w:rPr>
      </w:pPr>
    </w:p>
    <w:p w14:paraId="3F361BF9" w14:textId="245CC849" w:rsidR="000A7598" w:rsidRPr="008A0267" w:rsidRDefault="000A7598">
      <w:pPr>
        <w:rPr>
          <w:rFonts w:ascii="Times" w:hAnsi="Times"/>
          <w:b/>
          <w:noProof/>
        </w:rPr>
      </w:pPr>
      <w:r w:rsidRPr="008A0267">
        <w:rPr>
          <w:rFonts w:ascii="Times" w:hAnsi="Times"/>
          <w:b/>
          <w:noProof/>
        </w:rPr>
        <w:t>References</w:t>
      </w:r>
    </w:p>
    <w:p w14:paraId="19DBE7EA" w14:textId="77777777" w:rsidR="000A7598" w:rsidRDefault="000A7598">
      <w:pPr>
        <w:rPr>
          <w:rFonts w:ascii="Times" w:hAnsi="Times"/>
          <w:noProof/>
        </w:rPr>
      </w:pPr>
    </w:p>
    <w:p w14:paraId="27D7FE5A" w14:textId="77777777" w:rsidR="003803E3" w:rsidRPr="003803E3" w:rsidRDefault="006E1AD1" w:rsidP="003803E3">
      <w:pPr>
        <w:pStyle w:val="EndNoteBibliography"/>
        <w:ind w:left="720" w:hanging="720"/>
        <w:rPr>
          <w:noProof/>
        </w:rPr>
      </w:pPr>
      <w:r w:rsidRPr="0025010A">
        <w:rPr>
          <w:rFonts w:ascii="Times" w:hAnsi="Times"/>
          <w:noProof/>
          <w:sz w:val="22"/>
          <w:szCs w:val="22"/>
        </w:rPr>
        <w:fldChar w:fldCharType="begin"/>
      </w:r>
      <w:r w:rsidRPr="0025010A">
        <w:rPr>
          <w:rFonts w:ascii="Times" w:hAnsi="Times"/>
          <w:noProof/>
          <w:sz w:val="22"/>
          <w:szCs w:val="22"/>
        </w:rPr>
        <w:instrText xml:space="preserve"> ADDIN EN.REFLIST </w:instrText>
      </w:r>
      <w:r w:rsidRPr="0025010A">
        <w:rPr>
          <w:rFonts w:ascii="Times" w:hAnsi="Times"/>
          <w:noProof/>
          <w:sz w:val="22"/>
          <w:szCs w:val="22"/>
        </w:rPr>
        <w:fldChar w:fldCharType="separate"/>
      </w:r>
      <w:r w:rsidR="003803E3" w:rsidRPr="003803E3">
        <w:rPr>
          <w:noProof/>
        </w:rPr>
        <w:t>1.</w:t>
      </w:r>
      <w:r w:rsidR="003803E3" w:rsidRPr="003803E3">
        <w:rPr>
          <w:noProof/>
        </w:rPr>
        <w:tab/>
        <w:t>Uetz P</w:t>
      </w:r>
      <w:r w:rsidR="003803E3" w:rsidRPr="003803E3">
        <w:rPr>
          <w:i/>
          <w:noProof/>
        </w:rPr>
        <w:t>, et al.</w:t>
      </w:r>
      <w:r w:rsidR="003803E3" w:rsidRPr="003803E3">
        <w:rPr>
          <w:noProof/>
        </w:rPr>
        <w:t xml:space="preserve"> (2006) Herpesviral protein networks and their interaction with the human proteome. </w:t>
      </w:r>
      <w:r w:rsidR="003803E3" w:rsidRPr="003803E3">
        <w:rPr>
          <w:i/>
          <w:noProof/>
        </w:rPr>
        <w:t>Science</w:t>
      </w:r>
      <w:r w:rsidR="003803E3" w:rsidRPr="003803E3">
        <w:rPr>
          <w:noProof/>
        </w:rPr>
        <w:t xml:space="preserve"> 311(5758):239-242.</w:t>
      </w:r>
    </w:p>
    <w:p w14:paraId="582D21A9" w14:textId="77777777" w:rsidR="003803E3" w:rsidRPr="003803E3" w:rsidRDefault="003803E3" w:rsidP="003803E3">
      <w:pPr>
        <w:pStyle w:val="EndNoteBibliography"/>
        <w:ind w:left="720" w:hanging="720"/>
        <w:rPr>
          <w:noProof/>
        </w:rPr>
      </w:pPr>
      <w:r w:rsidRPr="003803E3">
        <w:rPr>
          <w:noProof/>
        </w:rPr>
        <w:t>2.</w:t>
      </w:r>
      <w:r w:rsidRPr="003803E3">
        <w:rPr>
          <w:noProof/>
        </w:rPr>
        <w:tab/>
        <w:t>Zhang L</w:t>
      </w:r>
      <w:r w:rsidRPr="003803E3">
        <w:rPr>
          <w:i/>
          <w:noProof/>
        </w:rPr>
        <w:t>, et al.</w:t>
      </w:r>
      <w:r w:rsidRPr="003803E3">
        <w:rPr>
          <w:noProof/>
        </w:rPr>
        <w:t xml:space="preserve"> (2009) Analysis of vaccinia virus-host protein-protein interactions: validations of yeast two-hybrid screenings. </w:t>
      </w:r>
      <w:r w:rsidRPr="003803E3">
        <w:rPr>
          <w:i/>
          <w:noProof/>
        </w:rPr>
        <w:t>J Proteome Res</w:t>
      </w:r>
      <w:r w:rsidRPr="003803E3">
        <w:rPr>
          <w:noProof/>
        </w:rPr>
        <w:t xml:space="preserve"> 8(9):4311-4318.</w:t>
      </w:r>
    </w:p>
    <w:p w14:paraId="521CE70D" w14:textId="77777777" w:rsidR="003803E3" w:rsidRPr="003803E3" w:rsidRDefault="003803E3" w:rsidP="003803E3">
      <w:pPr>
        <w:pStyle w:val="EndNoteBibliography"/>
        <w:ind w:left="720" w:hanging="720"/>
        <w:rPr>
          <w:noProof/>
        </w:rPr>
      </w:pPr>
      <w:r w:rsidRPr="003803E3">
        <w:rPr>
          <w:noProof/>
        </w:rPr>
        <w:t>3.</w:t>
      </w:r>
      <w:r w:rsidRPr="003803E3">
        <w:rPr>
          <w:noProof/>
        </w:rPr>
        <w:tab/>
        <w:t>Hauser R</w:t>
      </w:r>
      <w:r w:rsidRPr="003803E3">
        <w:rPr>
          <w:i/>
          <w:noProof/>
        </w:rPr>
        <w:t>, et al.</w:t>
      </w:r>
      <w:r w:rsidRPr="003803E3">
        <w:rPr>
          <w:noProof/>
        </w:rPr>
        <w:t xml:space="preserve"> (2012) Bacteriophage protein-protein interactions. </w:t>
      </w:r>
      <w:r w:rsidRPr="003803E3">
        <w:rPr>
          <w:i/>
          <w:noProof/>
        </w:rPr>
        <w:t>Adv Virus Res</w:t>
      </w:r>
      <w:r w:rsidRPr="003803E3">
        <w:rPr>
          <w:noProof/>
        </w:rPr>
        <w:t xml:space="preserve"> 83:219-298.</w:t>
      </w:r>
    </w:p>
    <w:p w14:paraId="3E49DEB7" w14:textId="77777777" w:rsidR="003803E3" w:rsidRPr="003803E3" w:rsidRDefault="003803E3" w:rsidP="003803E3">
      <w:pPr>
        <w:pStyle w:val="EndNoteBibliography"/>
        <w:ind w:left="720" w:hanging="720"/>
        <w:rPr>
          <w:noProof/>
        </w:rPr>
      </w:pPr>
      <w:r w:rsidRPr="003803E3">
        <w:rPr>
          <w:noProof/>
        </w:rPr>
        <w:t>4.</w:t>
      </w:r>
      <w:r w:rsidRPr="003803E3">
        <w:rPr>
          <w:noProof/>
        </w:rPr>
        <w:tab/>
        <w:t xml:space="preserve">Blasche S, Wuchty S, Rajagopala SV, &amp; Uetz P (2013) The protein interaction network of bacteriophage lambda with its host, Escherichia coli. </w:t>
      </w:r>
      <w:r w:rsidRPr="003803E3">
        <w:rPr>
          <w:i/>
          <w:noProof/>
        </w:rPr>
        <w:t>J Virol</w:t>
      </w:r>
      <w:r w:rsidRPr="003803E3">
        <w:rPr>
          <w:noProof/>
        </w:rPr>
        <w:t xml:space="preserve"> 87(23):12745-12755.</w:t>
      </w:r>
    </w:p>
    <w:p w14:paraId="02F31AC5" w14:textId="77777777" w:rsidR="003803E3" w:rsidRPr="003803E3" w:rsidRDefault="003803E3" w:rsidP="003803E3">
      <w:pPr>
        <w:pStyle w:val="EndNoteBibliography"/>
        <w:ind w:left="720" w:hanging="720"/>
        <w:rPr>
          <w:noProof/>
        </w:rPr>
      </w:pPr>
      <w:r w:rsidRPr="003803E3">
        <w:rPr>
          <w:noProof/>
        </w:rPr>
        <w:t>5.</w:t>
      </w:r>
      <w:r w:rsidRPr="003803E3">
        <w:rPr>
          <w:noProof/>
        </w:rPr>
        <w:tab/>
        <w:t>de Chassey B</w:t>
      </w:r>
      <w:r w:rsidRPr="003803E3">
        <w:rPr>
          <w:i/>
          <w:noProof/>
        </w:rPr>
        <w:t>, et al.</w:t>
      </w:r>
      <w:r w:rsidRPr="003803E3">
        <w:rPr>
          <w:noProof/>
        </w:rPr>
        <w:t xml:space="preserve"> (2008) Hepatitis C virus infection protein network. </w:t>
      </w:r>
      <w:r w:rsidRPr="003803E3">
        <w:rPr>
          <w:i/>
          <w:noProof/>
        </w:rPr>
        <w:t>Mol Syst Biol</w:t>
      </w:r>
      <w:r w:rsidRPr="003803E3">
        <w:rPr>
          <w:noProof/>
        </w:rPr>
        <w:t xml:space="preserve"> 4:230.</w:t>
      </w:r>
    </w:p>
    <w:p w14:paraId="5FA5A6E9" w14:textId="77777777" w:rsidR="003803E3" w:rsidRPr="003803E3" w:rsidRDefault="003803E3" w:rsidP="003803E3">
      <w:pPr>
        <w:pStyle w:val="EndNoteBibliography"/>
        <w:ind w:left="720" w:hanging="720"/>
        <w:rPr>
          <w:noProof/>
        </w:rPr>
      </w:pPr>
      <w:r w:rsidRPr="003803E3">
        <w:rPr>
          <w:noProof/>
        </w:rPr>
        <w:t>6.</w:t>
      </w:r>
      <w:r w:rsidRPr="003803E3">
        <w:rPr>
          <w:noProof/>
        </w:rPr>
        <w:tab/>
        <w:t>Tripathi LP</w:t>
      </w:r>
      <w:r w:rsidRPr="003803E3">
        <w:rPr>
          <w:i/>
          <w:noProof/>
        </w:rPr>
        <w:t>, et al.</w:t>
      </w:r>
      <w:r w:rsidRPr="003803E3">
        <w:rPr>
          <w:noProof/>
        </w:rPr>
        <w:t xml:space="preserve"> (2010) Network based analysis of hepatitis C virus core and NS4B protein interactions. </w:t>
      </w:r>
      <w:r w:rsidRPr="003803E3">
        <w:rPr>
          <w:i/>
          <w:noProof/>
        </w:rPr>
        <w:t>Mol Biosyst</w:t>
      </w:r>
      <w:r w:rsidRPr="003803E3">
        <w:rPr>
          <w:noProof/>
        </w:rPr>
        <w:t xml:space="preserve"> 6(12):2539-2553.</w:t>
      </w:r>
    </w:p>
    <w:p w14:paraId="5162AE64" w14:textId="77777777" w:rsidR="003803E3" w:rsidRPr="003803E3" w:rsidRDefault="003803E3" w:rsidP="003803E3">
      <w:pPr>
        <w:pStyle w:val="EndNoteBibliography"/>
        <w:ind w:left="720" w:hanging="720"/>
        <w:rPr>
          <w:noProof/>
        </w:rPr>
      </w:pPr>
      <w:r w:rsidRPr="003803E3">
        <w:rPr>
          <w:noProof/>
        </w:rPr>
        <w:t>7.</w:t>
      </w:r>
      <w:r w:rsidRPr="003803E3">
        <w:rPr>
          <w:noProof/>
        </w:rPr>
        <w:tab/>
        <w:t>Dolan PT</w:t>
      </w:r>
      <w:r w:rsidRPr="003803E3">
        <w:rPr>
          <w:i/>
          <w:noProof/>
        </w:rPr>
        <w:t>, et al.</w:t>
      </w:r>
      <w:r w:rsidRPr="003803E3">
        <w:rPr>
          <w:noProof/>
        </w:rPr>
        <w:t xml:space="preserve"> (2013) Identification and comparative analysis of hepatitis C virus-host cell protein interactions. </w:t>
      </w:r>
      <w:r w:rsidRPr="003803E3">
        <w:rPr>
          <w:i/>
          <w:noProof/>
        </w:rPr>
        <w:t>Mol Biosyst</w:t>
      </w:r>
      <w:r w:rsidRPr="003803E3">
        <w:rPr>
          <w:noProof/>
        </w:rPr>
        <w:t xml:space="preserve"> 9(12):3199-3209.</w:t>
      </w:r>
    </w:p>
    <w:p w14:paraId="75736E92" w14:textId="77777777" w:rsidR="003803E3" w:rsidRPr="003803E3" w:rsidRDefault="003803E3" w:rsidP="003803E3">
      <w:pPr>
        <w:pStyle w:val="EndNoteBibliography"/>
        <w:ind w:left="720" w:hanging="720"/>
        <w:rPr>
          <w:noProof/>
        </w:rPr>
      </w:pPr>
      <w:r w:rsidRPr="003803E3">
        <w:rPr>
          <w:noProof/>
        </w:rPr>
        <w:t>8.</w:t>
      </w:r>
      <w:r w:rsidRPr="003803E3">
        <w:rPr>
          <w:noProof/>
        </w:rPr>
        <w:tab/>
        <w:t xml:space="preserve">Ngo HT, Pham LV, Kim JW, Lim YS, &amp; Hwang SB (2013) Modulation of mitogen-activated protein kinase-activated protein kinase 3 by hepatitis C virus core protein. </w:t>
      </w:r>
      <w:r w:rsidRPr="003803E3">
        <w:rPr>
          <w:i/>
          <w:noProof/>
        </w:rPr>
        <w:t>J Virol</w:t>
      </w:r>
      <w:r w:rsidRPr="003803E3">
        <w:rPr>
          <w:noProof/>
        </w:rPr>
        <w:t xml:space="preserve"> 87(10):5718-5731.</w:t>
      </w:r>
    </w:p>
    <w:p w14:paraId="25D41923" w14:textId="77777777" w:rsidR="003803E3" w:rsidRPr="003803E3" w:rsidRDefault="003803E3" w:rsidP="003803E3">
      <w:pPr>
        <w:pStyle w:val="EndNoteBibliography"/>
        <w:ind w:left="720" w:hanging="720"/>
        <w:rPr>
          <w:noProof/>
        </w:rPr>
      </w:pPr>
      <w:r w:rsidRPr="003803E3">
        <w:rPr>
          <w:noProof/>
        </w:rPr>
        <w:t>9.</w:t>
      </w:r>
      <w:r w:rsidRPr="003803E3">
        <w:rPr>
          <w:noProof/>
        </w:rPr>
        <w:tab/>
        <w:t>Gautier VW</w:t>
      </w:r>
      <w:r w:rsidRPr="003803E3">
        <w:rPr>
          <w:i/>
          <w:noProof/>
        </w:rPr>
        <w:t>, et al.</w:t>
      </w:r>
      <w:r w:rsidRPr="003803E3">
        <w:rPr>
          <w:noProof/>
        </w:rPr>
        <w:t xml:space="preserve"> (2009) In vitro nuclear interactome of the HIV-1 Tat protein. </w:t>
      </w:r>
      <w:r w:rsidRPr="003803E3">
        <w:rPr>
          <w:i/>
          <w:noProof/>
        </w:rPr>
        <w:t>Retrovirology</w:t>
      </w:r>
      <w:r w:rsidRPr="003803E3">
        <w:rPr>
          <w:noProof/>
        </w:rPr>
        <w:t xml:space="preserve"> 6:47.</w:t>
      </w:r>
    </w:p>
    <w:p w14:paraId="48665BC8" w14:textId="77777777" w:rsidR="003803E3" w:rsidRPr="003803E3" w:rsidRDefault="003803E3" w:rsidP="003803E3">
      <w:pPr>
        <w:pStyle w:val="EndNoteBibliography"/>
        <w:ind w:left="720" w:hanging="720"/>
        <w:rPr>
          <w:noProof/>
        </w:rPr>
      </w:pPr>
      <w:r w:rsidRPr="003803E3">
        <w:rPr>
          <w:noProof/>
        </w:rPr>
        <w:t>10.</w:t>
      </w:r>
      <w:r w:rsidRPr="003803E3">
        <w:rPr>
          <w:noProof/>
        </w:rPr>
        <w:tab/>
        <w:t>Jager S</w:t>
      </w:r>
      <w:r w:rsidRPr="003803E3">
        <w:rPr>
          <w:i/>
          <w:noProof/>
        </w:rPr>
        <w:t>, et al.</w:t>
      </w:r>
      <w:r w:rsidRPr="003803E3">
        <w:rPr>
          <w:noProof/>
        </w:rPr>
        <w:t xml:space="preserve"> (2011) Global landscape of HIV-human protein complexes. </w:t>
      </w:r>
      <w:r w:rsidRPr="003803E3">
        <w:rPr>
          <w:i/>
          <w:noProof/>
        </w:rPr>
        <w:t>Nature</w:t>
      </w:r>
      <w:r w:rsidRPr="003803E3">
        <w:rPr>
          <w:noProof/>
        </w:rPr>
        <w:t xml:space="preserve"> 481(7381):365-370.</w:t>
      </w:r>
    </w:p>
    <w:p w14:paraId="21A62AFC" w14:textId="77777777" w:rsidR="003803E3" w:rsidRPr="003803E3" w:rsidRDefault="003803E3" w:rsidP="003803E3">
      <w:pPr>
        <w:pStyle w:val="EndNoteBibliography"/>
        <w:ind w:left="720" w:hanging="720"/>
        <w:rPr>
          <w:noProof/>
        </w:rPr>
      </w:pPr>
      <w:r w:rsidRPr="003803E3">
        <w:rPr>
          <w:noProof/>
        </w:rPr>
        <w:t>11.</w:t>
      </w:r>
      <w:r w:rsidRPr="003803E3">
        <w:rPr>
          <w:noProof/>
        </w:rPr>
        <w:tab/>
        <w:t>Shapira SD</w:t>
      </w:r>
      <w:r w:rsidRPr="003803E3">
        <w:rPr>
          <w:i/>
          <w:noProof/>
        </w:rPr>
        <w:t>, et al.</w:t>
      </w:r>
      <w:r w:rsidRPr="003803E3">
        <w:rPr>
          <w:noProof/>
        </w:rPr>
        <w:t xml:space="preserve"> (2009) A physical and regulatory map of host-influenza interactions reveals pathways in H1N1 infection. </w:t>
      </w:r>
      <w:r w:rsidRPr="003803E3">
        <w:rPr>
          <w:i/>
          <w:noProof/>
        </w:rPr>
        <w:t>Cell</w:t>
      </w:r>
      <w:r w:rsidRPr="003803E3">
        <w:rPr>
          <w:noProof/>
        </w:rPr>
        <w:t xml:space="preserve"> 139(7):1255-1267.</w:t>
      </w:r>
    </w:p>
    <w:p w14:paraId="01EE42D2" w14:textId="77777777" w:rsidR="003803E3" w:rsidRPr="003803E3" w:rsidRDefault="003803E3" w:rsidP="003803E3">
      <w:pPr>
        <w:pStyle w:val="EndNoteBibliography"/>
        <w:ind w:left="720" w:hanging="720"/>
        <w:rPr>
          <w:noProof/>
        </w:rPr>
      </w:pPr>
      <w:r w:rsidRPr="003803E3">
        <w:rPr>
          <w:noProof/>
        </w:rPr>
        <w:t>12.</w:t>
      </w:r>
      <w:r w:rsidRPr="003803E3">
        <w:rPr>
          <w:noProof/>
        </w:rPr>
        <w:tab/>
        <w:t>Fossum E</w:t>
      </w:r>
      <w:r w:rsidRPr="003803E3">
        <w:rPr>
          <w:i/>
          <w:noProof/>
        </w:rPr>
        <w:t>, et al.</w:t>
      </w:r>
      <w:r w:rsidRPr="003803E3">
        <w:rPr>
          <w:noProof/>
        </w:rPr>
        <w:t xml:space="preserve"> (2009) Evolutionarily conserved herpesviral protein interaction networks. </w:t>
      </w:r>
      <w:r w:rsidRPr="003803E3">
        <w:rPr>
          <w:i/>
          <w:noProof/>
        </w:rPr>
        <w:t>PLoS Pathog</w:t>
      </w:r>
      <w:r w:rsidRPr="003803E3">
        <w:rPr>
          <w:noProof/>
        </w:rPr>
        <w:t xml:space="preserve"> 5(9):e1000570.</w:t>
      </w:r>
    </w:p>
    <w:p w14:paraId="33DC056D" w14:textId="77777777" w:rsidR="003803E3" w:rsidRPr="003803E3" w:rsidRDefault="003803E3" w:rsidP="003803E3">
      <w:pPr>
        <w:pStyle w:val="EndNoteBibliography"/>
        <w:ind w:left="720" w:hanging="720"/>
        <w:rPr>
          <w:noProof/>
        </w:rPr>
      </w:pPr>
      <w:r w:rsidRPr="003803E3">
        <w:rPr>
          <w:noProof/>
        </w:rPr>
        <w:t>13.</w:t>
      </w:r>
      <w:r w:rsidRPr="003803E3">
        <w:rPr>
          <w:noProof/>
        </w:rPr>
        <w:tab/>
        <w:t>Calderwood MA</w:t>
      </w:r>
      <w:r w:rsidRPr="003803E3">
        <w:rPr>
          <w:i/>
          <w:noProof/>
        </w:rPr>
        <w:t>, et al.</w:t>
      </w:r>
      <w:r w:rsidRPr="003803E3">
        <w:rPr>
          <w:noProof/>
        </w:rPr>
        <w:t xml:space="preserve"> (2007) Epstein-Barr virus and virus human protein interaction maps. </w:t>
      </w:r>
      <w:r w:rsidRPr="003803E3">
        <w:rPr>
          <w:i/>
          <w:noProof/>
        </w:rPr>
        <w:t>Proc Natl Acad Sci U S A</w:t>
      </w:r>
      <w:r w:rsidRPr="003803E3">
        <w:rPr>
          <w:noProof/>
        </w:rPr>
        <w:t xml:space="preserve"> 104(18):7606-7611.</w:t>
      </w:r>
    </w:p>
    <w:p w14:paraId="5E351153" w14:textId="77777777" w:rsidR="003803E3" w:rsidRPr="003803E3" w:rsidRDefault="003803E3" w:rsidP="003803E3">
      <w:pPr>
        <w:pStyle w:val="EndNoteBibliography"/>
        <w:ind w:left="720" w:hanging="720"/>
        <w:rPr>
          <w:noProof/>
        </w:rPr>
      </w:pPr>
      <w:r w:rsidRPr="003803E3">
        <w:rPr>
          <w:noProof/>
        </w:rPr>
        <w:t>14.</w:t>
      </w:r>
      <w:r w:rsidRPr="003803E3">
        <w:rPr>
          <w:noProof/>
        </w:rPr>
        <w:tab/>
        <w:t xml:space="preserve">Forsman A, Ruetschi U, Ekholm J, &amp; Rymo L (2008) Identification of intracellular proteins associated with the EBV-encoded nuclear antigen 5 using an efficient TAP procedure and FT-ICR mass spectrometry. </w:t>
      </w:r>
      <w:r w:rsidRPr="003803E3">
        <w:rPr>
          <w:i/>
          <w:noProof/>
        </w:rPr>
        <w:t>J Proteome Res</w:t>
      </w:r>
      <w:r w:rsidRPr="003803E3">
        <w:rPr>
          <w:noProof/>
        </w:rPr>
        <w:t xml:space="preserve"> 7(6):2309-2319.</w:t>
      </w:r>
    </w:p>
    <w:p w14:paraId="00B399D9" w14:textId="77777777" w:rsidR="003803E3" w:rsidRPr="003803E3" w:rsidRDefault="003803E3" w:rsidP="003803E3">
      <w:pPr>
        <w:pStyle w:val="EndNoteBibliography"/>
        <w:ind w:left="720" w:hanging="720"/>
        <w:rPr>
          <w:noProof/>
        </w:rPr>
      </w:pPr>
      <w:r w:rsidRPr="003803E3">
        <w:rPr>
          <w:noProof/>
        </w:rPr>
        <w:t>15.</w:t>
      </w:r>
      <w:r w:rsidRPr="003803E3">
        <w:rPr>
          <w:noProof/>
        </w:rPr>
        <w:tab/>
        <w:t>Khadka S</w:t>
      </w:r>
      <w:r w:rsidRPr="003803E3">
        <w:rPr>
          <w:i/>
          <w:noProof/>
        </w:rPr>
        <w:t>, et al.</w:t>
      </w:r>
      <w:r w:rsidRPr="003803E3">
        <w:rPr>
          <w:noProof/>
        </w:rPr>
        <w:t xml:space="preserve"> (2011) A physical interaction network of dengue virus and human proteins. </w:t>
      </w:r>
      <w:r w:rsidRPr="003803E3">
        <w:rPr>
          <w:i/>
          <w:noProof/>
        </w:rPr>
        <w:t>Mol Cell Proteomics</w:t>
      </w:r>
      <w:r w:rsidRPr="003803E3">
        <w:rPr>
          <w:noProof/>
        </w:rPr>
        <w:t xml:space="preserve"> 10(12):M111 012187.</w:t>
      </w:r>
    </w:p>
    <w:p w14:paraId="7D273D5C" w14:textId="77777777" w:rsidR="003803E3" w:rsidRPr="003803E3" w:rsidRDefault="003803E3" w:rsidP="003803E3">
      <w:pPr>
        <w:pStyle w:val="EndNoteBibliography"/>
        <w:ind w:left="720" w:hanging="720"/>
        <w:rPr>
          <w:noProof/>
        </w:rPr>
      </w:pPr>
      <w:r w:rsidRPr="003803E3">
        <w:rPr>
          <w:noProof/>
        </w:rPr>
        <w:t>16.</w:t>
      </w:r>
      <w:r w:rsidRPr="003803E3">
        <w:rPr>
          <w:noProof/>
        </w:rPr>
        <w:tab/>
        <w:t>Pichlmair A</w:t>
      </w:r>
      <w:r w:rsidRPr="003803E3">
        <w:rPr>
          <w:i/>
          <w:noProof/>
        </w:rPr>
        <w:t>, et al.</w:t>
      </w:r>
      <w:r w:rsidRPr="003803E3">
        <w:rPr>
          <w:noProof/>
        </w:rPr>
        <w:t xml:space="preserve"> (2012) Viral immune modulators perturb the human molecular network by common and unique strategies. </w:t>
      </w:r>
      <w:r w:rsidRPr="003803E3">
        <w:rPr>
          <w:i/>
          <w:noProof/>
        </w:rPr>
        <w:t>Nature</w:t>
      </w:r>
      <w:r w:rsidRPr="003803E3">
        <w:rPr>
          <w:noProof/>
        </w:rPr>
        <w:t xml:space="preserve"> 487(7408):486-490.</w:t>
      </w:r>
    </w:p>
    <w:p w14:paraId="09B6C732" w14:textId="77777777" w:rsidR="003803E3" w:rsidRPr="003803E3" w:rsidRDefault="003803E3" w:rsidP="003803E3">
      <w:pPr>
        <w:pStyle w:val="EndNoteBibliography"/>
        <w:ind w:left="720" w:hanging="720"/>
        <w:rPr>
          <w:noProof/>
        </w:rPr>
      </w:pPr>
      <w:r w:rsidRPr="003803E3">
        <w:rPr>
          <w:noProof/>
        </w:rPr>
        <w:lastRenderedPageBreak/>
        <w:t>17.</w:t>
      </w:r>
      <w:r w:rsidRPr="003803E3">
        <w:rPr>
          <w:noProof/>
        </w:rPr>
        <w:tab/>
        <w:t xml:space="preserve">Kwofie SK, Schaefer U, Sundararajan VS, Bajic VB, &amp; Christoffels A (2011) HCVpro: hepatitis C virus protein interaction database. </w:t>
      </w:r>
      <w:r w:rsidRPr="003803E3">
        <w:rPr>
          <w:i/>
          <w:noProof/>
        </w:rPr>
        <w:t>Infect Genet Evol</w:t>
      </w:r>
      <w:r w:rsidRPr="003803E3">
        <w:rPr>
          <w:noProof/>
        </w:rPr>
        <w:t xml:space="preserve"> 11(8):1971-1977.</w:t>
      </w:r>
    </w:p>
    <w:p w14:paraId="205453C4" w14:textId="77777777" w:rsidR="003803E3" w:rsidRPr="003803E3" w:rsidRDefault="003803E3" w:rsidP="003803E3">
      <w:pPr>
        <w:pStyle w:val="EndNoteBibliography"/>
        <w:ind w:left="720" w:hanging="720"/>
        <w:rPr>
          <w:noProof/>
        </w:rPr>
      </w:pPr>
      <w:r w:rsidRPr="003803E3">
        <w:rPr>
          <w:noProof/>
        </w:rPr>
        <w:t>18.</w:t>
      </w:r>
      <w:r w:rsidRPr="003803E3">
        <w:rPr>
          <w:noProof/>
        </w:rPr>
        <w:tab/>
        <w:t>Ako-Adjei D</w:t>
      </w:r>
      <w:r w:rsidRPr="003803E3">
        <w:rPr>
          <w:i/>
          <w:noProof/>
        </w:rPr>
        <w:t>, et al.</w:t>
      </w:r>
      <w:r w:rsidRPr="003803E3">
        <w:rPr>
          <w:noProof/>
        </w:rPr>
        <w:t xml:space="preserve"> (2015) HIV-1, human interaction database: current status and new features. </w:t>
      </w:r>
      <w:r w:rsidRPr="003803E3">
        <w:rPr>
          <w:i/>
          <w:noProof/>
        </w:rPr>
        <w:t>Nucleic Acids Res</w:t>
      </w:r>
      <w:r w:rsidRPr="003803E3">
        <w:rPr>
          <w:noProof/>
        </w:rPr>
        <w:t xml:space="preserve"> 43(Database issue):D566-570.</w:t>
      </w:r>
    </w:p>
    <w:p w14:paraId="4977CFCC" w14:textId="77777777" w:rsidR="003803E3" w:rsidRPr="003803E3" w:rsidRDefault="003803E3" w:rsidP="003803E3">
      <w:pPr>
        <w:pStyle w:val="EndNoteBibliography"/>
        <w:ind w:left="720" w:hanging="720"/>
        <w:rPr>
          <w:noProof/>
        </w:rPr>
      </w:pPr>
      <w:r w:rsidRPr="003803E3">
        <w:rPr>
          <w:noProof/>
        </w:rPr>
        <w:t>19.</w:t>
      </w:r>
      <w:r w:rsidRPr="003803E3">
        <w:rPr>
          <w:noProof/>
        </w:rPr>
        <w:tab/>
        <w:t xml:space="preserve">Guirimand T, Delmotte S, &amp; Navratil V (2015) VirHostNet 2.0: surfing on the web of virus/host molecular interactions data. </w:t>
      </w:r>
      <w:r w:rsidRPr="003803E3">
        <w:rPr>
          <w:i/>
          <w:noProof/>
        </w:rPr>
        <w:t>Nucleic Acids Res</w:t>
      </w:r>
      <w:r w:rsidRPr="003803E3">
        <w:rPr>
          <w:noProof/>
        </w:rPr>
        <w:t xml:space="preserve"> 43(Database issue):D583-587.</w:t>
      </w:r>
    </w:p>
    <w:p w14:paraId="01F8068A" w14:textId="77777777" w:rsidR="003803E3" w:rsidRPr="003803E3" w:rsidRDefault="003803E3" w:rsidP="003803E3">
      <w:pPr>
        <w:pStyle w:val="EndNoteBibliography"/>
        <w:ind w:left="720" w:hanging="720"/>
        <w:rPr>
          <w:noProof/>
        </w:rPr>
      </w:pPr>
      <w:r w:rsidRPr="003803E3">
        <w:rPr>
          <w:noProof/>
        </w:rPr>
        <w:t>20.</w:t>
      </w:r>
      <w:r w:rsidRPr="003803E3">
        <w:rPr>
          <w:noProof/>
        </w:rPr>
        <w:tab/>
        <w:t xml:space="preserve">Calderone A, Licata L, &amp; Cesareni G (2015) VirusMentha: a new resource for virus-host protein interactions. </w:t>
      </w:r>
      <w:r w:rsidRPr="003803E3">
        <w:rPr>
          <w:i/>
          <w:noProof/>
        </w:rPr>
        <w:t>Nucleic Acids Res</w:t>
      </w:r>
      <w:r w:rsidRPr="003803E3">
        <w:rPr>
          <w:noProof/>
        </w:rPr>
        <w:t xml:space="preserve"> 43(Database issue):D588-592.</w:t>
      </w:r>
    </w:p>
    <w:p w14:paraId="0B5F7629" w14:textId="77777777" w:rsidR="003803E3" w:rsidRPr="003803E3" w:rsidRDefault="003803E3" w:rsidP="003803E3">
      <w:pPr>
        <w:pStyle w:val="EndNoteBibliography"/>
        <w:ind w:left="720" w:hanging="720"/>
        <w:rPr>
          <w:noProof/>
        </w:rPr>
      </w:pPr>
      <w:r w:rsidRPr="003803E3">
        <w:rPr>
          <w:noProof/>
        </w:rPr>
        <w:t>21.</w:t>
      </w:r>
      <w:r w:rsidRPr="003803E3">
        <w:rPr>
          <w:noProof/>
        </w:rPr>
        <w:tab/>
        <w:t xml:space="preserve">Xiang Z, Tian Y, &amp; He Y (2007) PHIDIAS: a pathogen-host interaction data integration and analysis system. </w:t>
      </w:r>
      <w:r w:rsidRPr="003803E3">
        <w:rPr>
          <w:i/>
          <w:noProof/>
        </w:rPr>
        <w:t>Genome Biol</w:t>
      </w:r>
      <w:r w:rsidRPr="003803E3">
        <w:rPr>
          <w:noProof/>
        </w:rPr>
        <w:t xml:space="preserve"> 8(7):R150.</w:t>
      </w:r>
    </w:p>
    <w:p w14:paraId="4223EF86" w14:textId="77777777" w:rsidR="003803E3" w:rsidRPr="003803E3" w:rsidRDefault="003803E3" w:rsidP="003803E3">
      <w:pPr>
        <w:pStyle w:val="EndNoteBibliography"/>
        <w:ind w:left="720" w:hanging="720"/>
        <w:rPr>
          <w:noProof/>
        </w:rPr>
      </w:pPr>
      <w:r w:rsidRPr="003803E3">
        <w:rPr>
          <w:noProof/>
        </w:rPr>
        <w:t>22.</w:t>
      </w:r>
      <w:r w:rsidRPr="003803E3">
        <w:rPr>
          <w:noProof/>
        </w:rPr>
        <w:tab/>
        <w:t xml:space="preserve">Kumar R &amp; Nanduri B (2010) HPIDB--a unified resource for host-pathogen interactions. </w:t>
      </w:r>
      <w:r w:rsidRPr="003803E3">
        <w:rPr>
          <w:i/>
          <w:noProof/>
        </w:rPr>
        <w:t>BMC Bioinformatics</w:t>
      </w:r>
      <w:r w:rsidRPr="003803E3">
        <w:rPr>
          <w:noProof/>
        </w:rPr>
        <w:t xml:space="preserve"> 11 Suppl 6:S16.</w:t>
      </w:r>
    </w:p>
    <w:p w14:paraId="1CFB80AF" w14:textId="77777777" w:rsidR="003803E3" w:rsidRPr="003803E3" w:rsidRDefault="003803E3" w:rsidP="003803E3">
      <w:pPr>
        <w:pStyle w:val="EndNoteBibliography"/>
        <w:ind w:left="720" w:hanging="720"/>
        <w:rPr>
          <w:noProof/>
        </w:rPr>
      </w:pPr>
      <w:r w:rsidRPr="003803E3">
        <w:rPr>
          <w:noProof/>
        </w:rPr>
        <w:t>23.</w:t>
      </w:r>
      <w:r w:rsidRPr="003803E3">
        <w:rPr>
          <w:noProof/>
        </w:rPr>
        <w:tab/>
        <w:t>Durmus Tekir S</w:t>
      </w:r>
      <w:r w:rsidRPr="003803E3">
        <w:rPr>
          <w:i/>
          <w:noProof/>
        </w:rPr>
        <w:t>, et al.</w:t>
      </w:r>
      <w:r w:rsidRPr="003803E3">
        <w:rPr>
          <w:noProof/>
        </w:rPr>
        <w:t xml:space="preserve"> (2013) PHISTO: pathogen-host interaction search tool. </w:t>
      </w:r>
      <w:r w:rsidRPr="003803E3">
        <w:rPr>
          <w:i/>
          <w:noProof/>
        </w:rPr>
        <w:t>Bioinformatics</w:t>
      </w:r>
      <w:r w:rsidRPr="003803E3">
        <w:rPr>
          <w:noProof/>
        </w:rPr>
        <w:t xml:space="preserve"> 29(10):1357-1358.</w:t>
      </w:r>
    </w:p>
    <w:p w14:paraId="593B715E" w14:textId="77777777" w:rsidR="003803E3" w:rsidRPr="003803E3" w:rsidRDefault="003803E3" w:rsidP="003803E3">
      <w:pPr>
        <w:pStyle w:val="EndNoteBibliography"/>
        <w:ind w:left="720" w:hanging="720"/>
        <w:rPr>
          <w:noProof/>
        </w:rPr>
      </w:pPr>
      <w:r w:rsidRPr="003803E3">
        <w:rPr>
          <w:noProof/>
        </w:rPr>
        <w:t>24.</w:t>
      </w:r>
      <w:r w:rsidRPr="003803E3">
        <w:rPr>
          <w:noProof/>
        </w:rPr>
        <w:tab/>
        <w:t>Aranda B</w:t>
      </w:r>
      <w:r w:rsidRPr="003803E3">
        <w:rPr>
          <w:i/>
          <w:noProof/>
        </w:rPr>
        <w:t>, et al.</w:t>
      </w:r>
      <w:r w:rsidRPr="003803E3">
        <w:rPr>
          <w:noProof/>
        </w:rPr>
        <w:t xml:space="preserve"> (2011) PSICQUIC and PSISCORE: accessing and scoring molecular interactions. </w:t>
      </w:r>
      <w:r w:rsidRPr="003803E3">
        <w:rPr>
          <w:i/>
          <w:noProof/>
        </w:rPr>
        <w:t>Nat Methods</w:t>
      </w:r>
      <w:r w:rsidRPr="003803E3">
        <w:rPr>
          <w:noProof/>
        </w:rPr>
        <w:t xml:space="preserve"> 8(7):528-529.</w:t>
      </w:r>
    </w:p>
    <w:p w14:paraId="36125620" w14:textId="77777777" w:rsidR="003803E3" w:rsidRPr="003803E3" w:rsidRDefault="003803E3" w:rsidP="003803E3">
      <w:pPr>
        <w:pStyle w:val="EndNoteBibliography"/>
        <w:ind w:left="720" w:hanging="720"/>
        <w:rPr>
          <w:noProof/>
        </w:rPr>
      </w:pPr>
      <w:r w:rsidRPr="003803E3">
        <w:rPr>
          <w:noProof/>
        </w:rPr>
        <w:t>25.</w:t>
      </w:r>
      <w:r w:rsidRPr="003803E3">
        <w:rPr>
          <w:noProof/>
        </w:rPr>
        <w:tab/>
        <w:t>Alfarano C</w:t>
      </w:r>
      <w:r w:rsidRPr="003803E3">
        <w:rPr>
          <w:i/>
          <w:noProof/>
        </w:rPr>
        <w:t>, et al.</w:t>
      </w:r>
      <w:r w:rsidRPr="003803E3">
        <w:rPr>
          <w:noProof/>
        </w:rPr>
        <w:t xml:space="preserve"> (2005) The Biomolecular Interaction Network Database and related tools 2005 update. </w:t>
      </w:r>
      <w:r w:rsidRPr="003803E3">
        <w:rPr>
          <w:i/>
          <w:noProof/>
        </w:rPr>
        <w:t>Nucleic Acids Res</w:t>
      </w:r>
      <w:r w:rsidRPr="003803E3">
        <w:rPr>
          <w:noProof/>
        </w:rPr>
        <w:t xml:space="preserve"> 33(Database issue):D418-424.</w:t>
      </w:r>
    </w:p>
    <w:p w14:paraId="5DD63723" w14:textId="77777777" w:rsidR="003803E3" w:rsidRPr="003803E3" w:rsidRDefault="003803E3" w:rsidP="003803E3">
      <w:pPr>
        <w:pStyle w:val="EndNoteBibliography"/>
        <w:ind w:left="720" w:hanging="720"/>
        <w:rPr>
          <w:noProof/>
        </w:rPr>
      </w:pPr>
      <w:r w:rsidRPr="003803E3">
        <w:rPr>
          <w:noProof/>
        </w:rPr>
        <w:t>26.</w:t>
      </w:r>
      <w:r w:rsidRPr="003803E3">
        <w:rPr>
          <w:noProof/>
        </w:rPr>
        <w:tab/>
        <w:t>Chatr-Aryamontri A</w:t>
      </w:r>
      <w:r w:rsidRPr="003803E3">
        <w:rPr>
          <w:i/>
          <w:noProof/>
        </w:rPr>
        <w:t>, et al.</w:t>
      </w:r>
      <w:r w:rsidRPr="003803E3">
        <w:rPr>
          <w:noProof/>
        </w:rPr>
        <w:t xml:space="preserve"> (2013) The BioGRID interaction database: 2013 update. </w:t>
      </w:r>
      <w:r w:rsidRPr="003803E3">
        <w:rPr>
          <w:i/>
          <w:noProof/>
        </w:rPr>
        <w:t>Nucleic Acids Res</w:t>
      </w:r>
      <w:r w:rsidRPr="003803E3">
        <w:rPr>
          <w:noProof/>
        </w:rPr>
        <w:t xml:space="preserve"> 41(Database issue):D816-823.</w:t>
      </w:r>
    </w:p>
    <w:p w14:paraId="0DFF820F" w14:textId="77777777" w:rsidR="003803E3" w:rsidRPr="003803E3" w:rsidRDefault="003803E3" w:rsidP="003803E3">
      <w:pPr>
        <w:pStyle w:val="EndNoteBibliography"/>
        <w:ind w:left="720" w:hanging="720"/>
        <w:rPr>
          <w:noProof/>
        </w:rPr>
      </w:pPr>
      <w:r w:rsidRPr="003803E3">
        <w:rPr>
          <w:noProof/>
        </w:rPr>
        <w:t>27.</w:t>
      </w:r>
      <w:r w:rsidRPr="003803E3">
        <w:rPr>
          <w:noProof/>
        </w:rPr>
        <w:tab/>
        <w:t>Salwinski L</w:t>
      </w:r>
      <w:r w:rsidRPr="003803E3">
        <w:rPr>
          <w:i/>
          <w:noProof/>
        </w:rPr>
        <w:t>, et al.</w:t>
      </w:r>
      <w:r w:rsidRPr="003803E3">
        <w:rPr>
          <w:noProof/>
        </w:rPr>
        <w:t xml:space="preserve"> (2004) The Database of Interacting Proteins: 2004 update. </w:t>
      </w:r>
      <w:r w:rsidRPr="003803E3">
        <w:rPr>
          <w:i/>
          <w:noProof/>
        </w:rPr>
        <w:t>Nucleic Acids Res</w:t>
      </w:r>
      <w:r w:rsidRPr="003803E3">
        <w:rPr>
          <w:noProof/>
        </w:rPr>
        <w:t xml:space="preserve"> 32(Database issue):D449-451.</w:t>
      </w:r>
    </w:p>
    <w:p w14:paraId="489F750F" w14:textId="77777777" w:rsidR="003803E3" w:rsidRPr="003803E3" w:rsidRDefault="003803E3" w:rsidP="003803E3">
      <w:pPr>
        <w:pStyle w:val="EndNoteBibliography"/>
        <w:ind w:left="720" w:hanging="720"/>
        <w:rPr>
          <w:noProof/>
        </w:rPr>
      </w:pPr>
      <w:r w:rsidRPr="003803E3">
        <w:rPr>
          <w:noProof/>
        </w:rPr>
        <w:t>28.</w:t>
      </w:r>
      <w:r w:rsidRPr="003803E3">
        <w:rPr>
          <w:noProof/>
        </w:rPr>
        <w:tab/>
        <w:t>Keshava Prasad TS</w:t>
      </w:r>
      <w:r w:rsidRPr="003803E3">
        <w:rPr>
          <w:i/>
          <w:noProof/>
        </w:rPr>
        <w:t>, et al.</w:t>
      </w:r>
      <w:r w:rsidRPr="003803E3">
        <w:rPr>
          <w:noProof/>
        </w:rPr>
        <w:t xml:space="preserve"> (2009) Human Protein Reference Database--2009 update. </w:t>
      </w:r>
      <w:r w:rsidRPr="003803E3">
        <w:rPr>
          <w:i/>
          <w:noProof/>
        </w:rPr>
        <w:t>Nucleic Acids Res</w:t>
      </w:r>
      <w:r w:rsidRPr="003803E3">
        <w:rPr>
          <w:noProof/>
        </w:rPr>
        <w:t xml:space="preserve"> 37(Database issue):D767-772.</w:t>
      </w:r>
    </w:p>
    <w:p w14:paraId="7BE41B1A" w14:textId="77777777" w:rsidR="003803E3" w:rsidRPr="003803E3" w:rsidRDefault="003803E3" w:rsidP="003803E3">
      <w:pPr>
        <w:pStyle w:val="EndNoteBibliography"/>
        <w:ind w:left="720" w:hanging="720"/>
        <w:rPr>
          <w:noProof/>
        </w:rPr>
      </w:pPr>
      <w:r w:rsidRPr="003803E3">
        <w:rPr>
          <w:noProof/>
        </w:rPr>
        <w:t>29.</w:t>
      </w:r>
      <w:r w:rsidRPr="003803E3">
        <w:rPr>
          <w:noProof/>
        </w:rPr>
        <w:tab/>
        <w:t>Orchard S</w:t>
      </w:r>
      <w:r w:rsidRPr="003803E3">
        <w:rPr>
          <w:i/>
          <w:noProof/>
        </w:rPr>
        <w:t>, et al.</w:t>
      </w:r>
      <w:r w:rsidRPr="003803E3">
        <w:rPr>
          <w:noProof/>
        </w:rPr>
        <w:t xml:space="preserve"> (2014) The MIntAct project--IntAct as a common curation platform for 11 molecular interaction databases. </w:t>
      </w:r>
      <w:r w:rsidRPr="003803E3">
        <w:rPr>
          <w:i/>
          <w:noProof/>
        </w:rPr>
        <w:t>Nucleic Acids Res</w:t>
      </w:r>
      <w:r w:rsidRPr="003803E3">
        <w:rPr>
          <w:noProof/>
        </w:rPr>
        <w:t xml:space="preserve"> 42(Database issue):D358-363.</w:t>
      </w:r>
    </w:p>
    <w:p w14:paraId="41DC9DAE" w14:textId="77777777" w:rsidR="003803E3" w:rsidRPr="003803E3" w:rsidRDefault="003803E3" w:rsidP="003803E3">
      <w:pPr>
        <w:pStyle w:val="EndNoteBibliography"/>
        <w:ind w:left="720" w:hanging="720"/>
        <w:rPr>
          <w:noProof/>
        </w:rPr>
      </w:pPr>
      <w:r w:rsidRPr="003803E3">
        <w:rPr>
          <w:noProof/>
        </w:rPr>
        <w:t>30.</w:t>
      </w:r>
      <w:r w:rsidRPr="003803E3">
        <w:rPr>
          <w:noProof/>
        </w:rPr>
        <w:tab/>
        <w:t>Licata L</w:t>
      </w:r>
      <w:r w:rsidRPr="003803E3">
        <w:rPr>
          <w:i/>
          <w:noProof/>
        </w:rPr>
        <w:t>, et al.</w:t>
      </w:r>
      <w:r w:rsidRPr="003803E3">
        <w:rPr>
          <w:noProof/>
        </w:rPr>
        <w:t xml:space="preserve"> (2012) MINT, the molecular interaction database: 2012 update. </w:t>
      </w:r>
      <w:r w:rsidRPr="003803E3">
        <w:rPr>
          <w:i/>
          <w:noProof/>
        </w:rPr>
        <w:t>Nucleic Acids Res</w:t>
      </w:r>
      <w:r w:rsidRPr="003803E3">
        <w:rPr>
          <w:noProof/>
        </w:rPr>
        <w:t xml:space="preserve"> 40(Database issue):D857-861.</w:t>
      </w:r>
    </w:p>
    <w:p w14:paraId="28AAB7D5" w14:textId="77777777" w:rsidR="003803E3" w:rsidRPr="003803E3" w:rsidRDefault="003803E3" w:rsidP="003803E3">
      <w:pPr>
        <w:pStyle w:val="EndNoteBibliography"/>
        <w:ind w:left="720" w:hanging="720"/>
        <w:rPr>
          <w:noProof/>
        </w:rPr>
      </w:pPr>
      <w:r w:rsidRPr="003803E3">
        <w:rPr>
          <w:noProof/>
        </w:rPr>
        <w:t>31.</w:t>
      </w:r>
      <w:r w:rsidRPr="003803E3">
        <w:rPr>
          <w:noProof/>
        </w:rPr>
        <w:tab/>
        <w:t>Croft D</w:t>
      </w:r>
      <w:r w:rsidRPr="003803E3">
        <w:rPr>
          <w:i/>
          <w:noProof/>
        </w:rPr>
        <w:t>, et al.</w:t>
      </w:r>
      <w:r w:rsidRPr="003803E3">
        <w:rPr>
          <w:noProof/>
        </w:rPr>
        <w:t xml:space="preserve"> (2014) The Reactome pathway knowledgebase. </w:t>
      </w:r>
      <w:r w:rsidRPr="003803E3">
        <w:rPr>
          <w:i/>
          <w:noProof/>
        </w:rPr>
        <w:t>Nucleic Acids Res</w:t>
      </w:r>
      <w:r w:rsidRPr="003803E3">
        <w:rPr>
          <w:noProof/>
        </w:rPr>
        <w:t xml:space="preserve"> 42(Database issue):D472-477.</w:t>
      </w:r>
    </w:p>
    <w:p w14:paraId="1D1AD448" w14:textId="77777777" w:rsidR="003803E3" w:rsidRPr="003803E3" w:rsidRDefault="003803E3" w:rsidP="003803E3">
      <w:pPr>
        <w:pStyle w:val="EndNoteBibliography"/>
        <w:ind w:left="720" w:hanging="720"/>
        <w:rPr>
          <w:noProof/>
        </w:rPr>
      </w:pPr>
      <w:r w:rsidRPr="003803E3">
        <w:rPr>
          <w:noProof/>
        </w:rPr>
        <w:t>32.</w:t>
      </w:r>
      <w:r w:rsidRPr="003803E3">
        <w:rPr>
          <w:noProof/>
        </w:rPr>
        <w:tab/>
        <w:t xml:space="preserve">Das J, Mohammed J, &amp; Yu H (2012) Genome-scale analysis of interaction dynamics reveals organization of biological networks. </w:t>
      </w:r>
      <w:r w:rsidRPr="003803E3">
        <w:rPr>
          <w:i/>
          <w:noProof/>
        </w:rPr>
        <w:t>Bioinformatics</w:t>
      </w:r>
      <w:r w:rsidRPr="003803E3">
        <w:rPr>
          <w:noProof/>
        </w:rPr>
        <w:t xml:space="preserve"> 28(14):1873-1878.</w:t>
      </w:r>
    </w:p>
    <w:p w14:paraId="2DA56813" w14:textId="77777777" w:rsidR="003803E3" w:rsidRPr="003803E3" w:rsidRDefault="003803E3" w:rsidP="003803E3">
      <w:pPr>
        <w:pStyle w:val="EndNoteBibliography"/>
        <w:ind w:left="720" w:hanging="720"/>
        <w:rPr>
          <w:noProof/>
        </w:rPr>
      </w:pPr>
      <w:r w:rsidRPr="003803E3">
        <w:rPr>
          <w:noProof/>
        </w:rPr>
        <w:t>33.</w:t>
      </w:r>
      <w:r w:rsidRPr="003803E3">
        <w:rPr>
          <w:noProof/>
        </w:rPr>
        <w:tab/>
        <w:t xml:space="preserve">Durmus Tekir SD &amp; Uelgen K (2013) Systems biology of pathogen-host interaction: Networks of protein-protein interaction within pathogens and pathogen-human interactions in the post-genomic era. </w:t>
      </w:r>
      <w:r w:rsidRPr="003803E3">
        <w:rPr>
          <w:i/>
          <w:noProof/>
        </w:rPr>
        <w:t>Biotechn. J.</w:t>
      </w:r>
      <w:r w:rsidRPr="003803E3">
        <w:rPr>
          <w:noProof/>
        </w:rPr>
        <w:t xml:space="preserve"> 8(1):85-96.</w:t>
      </w:r>
    </w:p>
    <w:p w14:paraId="19E9A9FF" w14:textId="77777777" w:rsidR="003803E3" w:rsidRPr="003803E3" w:rsidRDefault="003803E3" w:rsidP="003803E3">
      <w:pPr>
        <w:pStyle w:val="EndNoteBibliography"/>
        <w:ind w:left="720" w:hanging="720"/>
        <w:rPr>
          <w:noProof/>
        </w:rPr>
      </w:pPr>
      <w:r w:rsidRPr="003803E3">
        <w:rPr>
          <w:noProof/>
        </w:rPr>
        <w:t>34.</w:t>
      </w:r>
      <w:r w:rsidRPr="003803E3">
        <w:rPr>
          <w:noProof/>
        </w:rPr>
        <w:tab/>
        <w:t xml:space="preserve">Arnold R, Boonen K, Sun MG, &amp; Kim PM (2012) Computational analysis of interactomes: current and future perspectives for bioinformatics approaches to model the host-pathogen interaction space. </w:t>
      </w:r>
      <w:r w:rsidRPr="003803E3">
        <w:rPr>
          <w:i/>
          <w:noProof/>
        </w:rPr>
        <w:t>Methods</w:t>
      </w:r>
      <w:r w:rsidRPr="003803E3">
        <w:rPr>
          <w:noProof/>
        </w:rPr>
        <w:t xml:space="preserve"> 57(4):508-518.</w:t>
      </w:r>
    </w:p>
    <w:p w14:paraId="6C566E5E" w14:textId="77777777" w:rsidR="003803E3" w:rsidRPr="003803E3" w:rsidRDefault="003803E3" w:rsidP="003803E3">
      <w:pPr>
        <w:pStyle w:val="EndNoteBibliography"/>
        <w:ind w:left="720" w:hanging="720"/>
        <w:rPr>
          <w:noProof/>
        </w:rPr>
      </w:pPr>
      <w:r w:rsidRPr="003803E3">
        <w:rPr>
          <w:noProof/>
        </w:rPr>
        <w:lastRenderedPageBreak/>
        <w:t>35.</w:t>
      </w:r>
      <w:r w:rsidRPr="003803E3">
        <w:rPr>
          <w:noProof/>
        </w:rPr>
        <w:tab/>
        <w:t xml:space="preserve">Korth MJ, Tchitchek N, Benecke AG, &amp; Katze MG (2013) Systems approaches to influenza-virus host interactions and the pathogenesis of highly virulent and pandemic viruses. </w:t>
      </w:r>
      <w:r w:rsidRPr="003803E3">
        <w:rPr>
          <w:i/>
          <w:noProof/>
        </w:rPr>
        <w:t>Semin Immunol</w:t>
      </w:r>
      <w:r w:rsidRPr="003803E3">
        <w:rPr>
          <w:noProof/>
        </w:rPr>
        <w:t xml:space="preserve"> 25(3):228-239.</w:t>
      </w:r>
    </w:p>
    <w:p w14:paraId="65EC5C9E" w14:textId="77777777" w:rsidR="003803E3" w:rsidRPr="003803E3" w:rsidRDefault="003803E3" w:rsidP="003803E3">
      <w:pPr>
        <w:pStyle w:val="EndNoteBibliography"/>
        <w:ind w:left="720" w:hanging="720"/>
        <w:rPr>
          <w:noProof/>
        </w:rPr>
      </w:pPr>
      <w:r w:rsidRPr="003803E3">
        <w:rPr>
          <w:noProof/>
        </w:rPr>
        <w:t>36.</w:t>
      </w:r>
      <w:r w:rsidRPr="003803E3">
        <w:rPr>
          <w:noProof/>
        </w:rPr>
        <w:tab/>
        <w:t xml:space="preserve">Nourani E, Khunjush F, &amp; Durmus S (2015) Computational approaches for prediction of pathogen-host protein-protein interactions. </w:t>
      </w:r>
      <w:r w:rsidRPr="003803E3">
        <w:rPr>
          <w:i/>
          <w:noProof/>
        </w:rPr>
        <w:t>Front Microbiol</w:t>
      </w:r>
      <w:r w:rsidRPr="003803E3">
        <w:rPr>
          <w:noProof/>
        </w:rPr>
        <w:t xml:space="preserve"> 6:94.</w:t>
      </w:r>
    </w:p>
    <w:p w14:paraId="10017F36" w14:textId="77777777" w:rsidR="003803E3" w:rsidRPr="003803E3" w:rsidRDefault="003803E3" w:rsidP="003803E3">
      <w:pPr>
        <w:pStyle w:val="EndNoteBibliography"/>
        <w:ind w:left="720" w:hanging="720"/>
        <w:rPr>
          <w:noProof/>
        </w:rPr>
      </w:pPr>
      <w:r w:rsidRPr="003803E3">
        <w:rPr>
          <w:noProof/>
        </w:rPr>
        <w:t>37.</w:t>
      </w:r>
      <w:r w:rsidRPr="003803E3">
        <w:rPr>
          <w:noProof/>
        </w:rPr>
        <w:tab/>
        <w:t xml:space="preserve">Dyer MD, Murali TM, &amp; Sobral BW (2011) Supervised learning and prediction of physical interactions between human and HIV proteins. </w:t>
      </w:r>
      <w:r w:rsidRPr="003803E3">
        <w:rPr>
          <w:i/>
          <w:noProof/>
        </w:rPr>
        <w:t>Infect Genet Evol</w:t>
      </w:r>
      <w:r w:rsidRPr="003803E3">
        <w:rPr>
          <w:noProof/>
        </w:rPr>
        <w:t xml:space="preserve"> 11(5):917-923.</w:t>
      </w:r>
    </w:p>
    <w:p w14:paraId="0A8CA0C8" w14:textId="77777777" w:rsidR="003803E3" w:rsidRPr="003803E3" w:rsidRDefault="003803E3" w:rsidP="003803E3">
      <w:pPr>
        <w:pStyle w:val="EndNoteBibliography"/>
        <w:ind w:left="720" w:hanging="720"/>
        <w:rPr>
          <w:noProof/>
        </w:rPr>
      </w:pPr>
      <w:r w:rsidRPr="003803E3">
        <w:rPr>
          <w:noProof/>
        </w:rPr>
        <w:t>38.</w:t>
      </w:r>
      <w:r w:rsidRPr="003803E3">
        <w:rPr>
          <w:noProof/>
        </w:rPr>
        <w:tab/>
        <w:t xml:space="preserve">Dyer MD, Murali TM, &amp; Sobral BW (2008) The landscape of human proteins interacting with viruses and other pathogens. </w:t>
      </w:r>
      <w:r w:rsidRPr="003803E3">
        <w:rPr>
          <w:i/>
          <w:noProof/>
        </w:rPr>
        <w:t>PLoS Pathog</w:t>
      </w:r>
      <w:r w:rsidRPr="003803E3">
        <w:rPr>
          <w:noProof/>
        </w:rPr>
        <w:t xml:space="preserve"> 4(2):e32.</w:t>
      </w:r>
    </w:p>
    <w:p w14:paraId="4C16A9D4" w14:textId="77777777" w:rsidR="003803E3" w:rsidRPr="003803E3" w:rsidRDefault="003803E3" w:rsidP="003803E3">
      <w:pPr>
        <w:pStyle w:val="EndNoteBibliography"/>
        <w:ind w:left="720" w:hanging="720"/>
        <w:rPr>
          <w:noProof/>
        </w:rPr>
      </w:pPr>
      <w:r w:rsidRPr="003803E3">
        <w:rPr>
          <w:noProof/>
        </w:rPr>
        <w:t>39.</w:t>
      </w:r>
      <w:r w:rsidRPr="003803E3">
        <w:rPr>
          <w:noProof/>
        </w:rPr>
        <w:tab/>
        <w:t xml:space="preserve">Ishitsuka M, Akutsu T, &amp; Nacher JC (2016) Critical controllability in proteome-wide protein interaction network integrating transcriptome. </w:t>
      </w:r>
      <w:r w:rsidRPr="003803E3">
        <w:rPr>
          <w:i/>
          <w:noProof/>
        </w:rPr>
        <w:t>Scientific reports</w:t>
      </w:r>
      <w:r w:rsidRPr="003803E3">
        <w:rPr>
          <w:noProof/>
        </w:rPr>
        <w:t xml:space="preserve"> 6:23541.</w:t>
      </w:r>
    </w:p>
    <w:p w14:paraId="2D540AE6" w14:textId="77777777" w:rsidR="003803E3" w:rsidRPr="003803E3" w:rsidRDefault="003803E3" w:rsidP="003803E3">
      <w:pPr>
        <w:pStyle w:val="EndNoteBibliography"/>
        <w:ind w:left="720" w:hanging="720"/>
        <w:rPr>
          <w:noProof/>
        </w:rPr>
      </w:pPr>
      <w:r w:rsidRPr="003803E3">
        <w:rPr>
          <w:noProof/>
        </w:rPr>
        <w:t>40.</w:t>
      </w:r>
      <w:r w:rsidRPr="003803E3">
        <w:rPr>
          <w:noProof/>
        </w:rPr>
        <w:tab/>
        <w:t xml:space="preserve">Nacher JC &amp; Akutsu T (2014) Analysis of critical and redundant nodes in controlling directed and undirected complex networks using dominating sets. </w:t>
      </w:r>
      <w:r w:rsidRPr="003803E3">
        <w:rPr>
          <w:i/>
          <w:noProof/>
        </w:rPr>
        <w:t>J. Compl. Networks</w:t>
      </w:r>
      <w:r w:rsidRPr="003803E3">
        <w:rPr>
          <w:noProof/>
        </w:rPr>
        <w:t xml:space="preserve"> 2(4):394-412.</w:t>
      </w:r>
    </w:p>
    <w:p w14:paraId="1718393E" w14:textId="77777777" w:rsidR="003803E3" w:rsidRPr="003803E3" w:rsidRDefault="003803E3" w:rsidP="003803E3">
      <w:pPr>
        <w:pStyle w:val="EndNoteBibliography"/>
        <w:ind w:left="720" w:hanging="720"/>
        <w:rPr>
          <w:noProof/>
        </w:rPr>
      </w:pPr>
      <w:r w:rsidRPr="003803E3">
        <w:rPr>
          <w:noProof/>
        </w:rPr>
        <w:t>41.</w:t>
      </w:r>
      <w:r w:rsidRPr="003803E3">
        <w:rPr>
          <w:noProof/>
        </w:rPr>
        <w:tab/>
        <w:t xml:space="preserve">Wuchty S (2014) Controllability in protein interaction networks. </w:t>
      </w:r>
      <w:r w:rsidRPr="003803E3">
        <w:rPr>
          <w:i/>
          <w:noProof/>
        </w:rPr>
        <w:t>Proc Natl Acad Sci U S A</w:t>
      </w:r>
      <w:r w:rsidRPr="003803E3">
        <w:rPr>
          <w:noProof/>
        </w:rPr>
        <w:t xml:space="preserve"> 111(19):7156-7160.</w:t>
      </w:r>
    </w:p>
    <w:p w14:paraId="31D850EB" w14:textId="77777777" w:rsidR="003803E3" w:rsidRPr="003803E3" w:rsidRDefault="003803E3" w:rsidP="003803E3">
      <w:pPr>
        <w:pStyle w:val="EndNoteBibliography"/>
        <w:ind w:left="720" w:hanging="720"/>
        <w:rPr>
          <w:noProof/>
        </w:rPr>
      </w:pPr>
      <w:r w:rsidRPr="003803E3">
        <w:rPr>
          <w:noProof/>
        </w:rPr>
        <w:t>42.</w:t>
      </w:r>
      <w:r w:rsidRPr="003803E3">
        <w:rPr>
          <w:noProof/>
        </w:rPr>
        <w:tab/>
        <w:t xml:space="preserve">Khuri S &amp; Wuchty S (2015) Essentiality and centrality in protein interaction networks revisited. </w:t>
      </w:r>
      <w:r w:rsidRPr="003803E3">
        <w:rPr>
          <w:i/>
          <w:noProof/>
        </w:rPr>
        <w:t>BMC bioinformatics</w:t>
      </w:r>
      <w:r w:rsidRPr="003803E3">
        <w:rPr>
          <w:noProof/>
        </w:rPr>
        <w:t xml:space="preserve"> 16:109.</w:t>
      </w:r>
    </w:p>
    <w:p w14:paraId="37954674" w14:textId="77777777" w:rsidR="003803E3" w:rsidRPr="003803E3" w:rsidRDefault="003803E3" w:rsidP="003803E3">
      <w:pPr>
        <w:pStyle w:val="EndNoteBibliography"/>
        <w:ind w:left="720" w:hanging="720"/>
        <w:rPr>
          <w:noProof/>
        </w:rPr>
      </w:pPr>
      <w:r w:rsidRPr="003803E3">
        <w:rPr>
          <w:noProof/>
        </w:rPr>
        <w:t>43.</w:t>
      </w:r>
      <w:r w:rsidRPr="003803E3">
        <w:rPr>
          <w:noProof/>
        </w:rPr>
        <w:tab/>
        <w:t xml:space="preserve">Wuchty S, Boltz T, &amp; Kucuk-McGinty H (2017) Links between critical proteins drive the controllability of protein interaction networks. </w:t>
      </w:r>
      <w:r w:rsidRPr="003803E3">
        <w:rPr>
          <w:i/>
          <w:noProof/>
        </w:rPr>
        <w:t>Proteomics</w:t>
      </w:r>
      <w:r w:rsidRPr="003803E3">
        <w:rPr>
          <w:noProof/>
        </w:rPr>
        <w:t>.</w:t>
      </w:r>
    </w:p>
    <w:p w14:paraId="0644A32D" w14:textId="77777777" w:rsidR="003803E3" w:rsidRPr="003803E3" w:rsidRDefault="003803E3" w:rsidP="003803E3">
      <w:pPr>
        <w:pStyle w:val="EndNoteBibliography"/>
        <w:ind w:left="720" w:hanging="720"/>
        <w:rPr>
          <w:noProof/>
        </w:rPr>
      </w:pPr>
      <w:r w:rsidRPr="003803E3">
        <w:rPr>
          <w:noProof/>
        </w:rPr>
        <w:t>44.</w:t>
      </w:r>
      <w:r w:rsidRPr="003803E3">
        <w:rPr>
          <w:noProof/>
        </w:rPr>
        <w:tab/>
        <w:t xml:space="preserve">Mariano R, Khuri S, Uetz P, &amp; Wuchty S (2016) Local Action with Global Impact: Highly Similar Infection Patterns of Human Viruses and Bacteriophages. </w:t>
      </w:r>
      <w:r w:rsidRPr="003803E3">
        <w:rPr>
          <w:i/>
          <w:noProof/>
        </w:rPr>
        <w:t>mSystems</w:t>
      </w:r>
      <w:r w:rsidRPr="003803E3">
        <w:rPr>
          <w:noProof/>
        </w:rPr>
        <w:t xml:space="preserve"> 1(2).</w:t>
      </w:r>
    </w:p>
    <w:p w14:paraId="60F2021B" w14:textId="77777777" w:rsidR="003803E3" w:rsidRPr="003803E3" w:rsidRDefault="003803E3" w:rsidP="003803E3">
      <w:pPr>
        <w:pStyle w:val="EndNoteBibliography"/>
        <w:ind w:left="720" w:hanging="720"/>
        <w:rPr>
          <w:noProof/>
        </w:rPr>
      </w:pPr>
      <w:r w:rsidRPr="003803E3">
        <w:rPr>
          <w:noProof/>
        </w:rPr>
        <w:t>45.</w:t>
      </w:r>
      <w:r w:rsidRPr="003803E3">
        <w:rPr>
          <w:noProof/>
        </w:rPr>
        <w:tab/>
        <w:t xml:space="preserve">Dix A, Vlaic S, Guthke R, &amp; Linde J (2016) Use of systems biology to decipher host-pathogen interaction networks and predict biomarkers. </w:t>
      </w:r>
      <w:r w:rsidRPr="003803E3">
        <w:rPr>
          <w:i/>
          <w:noProof/>
        </w:rPr>
        <w:t>Clin Microbiol Infect</w:t>
      </w:r>
      <w:r w:rsidRPr="003803E3">
        <w:rPr>
          <w:noProof/>
        </w:rPr>
        <w:t xml:space="preserve"> 22(7):600-606.</w:t>
      </w:r>
    </w:p>
    <w:p w14:paraId="71AAF9FB" w14:textId="77777777" w:rsidR="003803E3" w:rsidRPr="003803E3" w:rsidRDefault="003803E3" w:rsidP="003803E3">
      <w:pPr>
        <w:pStyle w:val="EndNoteBibliography"/>
        <w:ind w:left="720" w:hanging="720"/>
        <w:rPr>
          <w:noProof/>
        </w:rPr>
      </w:pPr>
      <w:r w:rsidRPr="003803E3">
        <w:rPr>
          <w:noProof/>
        </w:rPr>
        <w:t>46.</w:t>
      </w:r>
      <w:r w:rsidRPr="003803E3">
        <w:rPr>
          <w:noProof/>
        </w:rPr>
        <w:tab/>
        <w:t>Sharma A</w:t>
      </w:r>
      <w:r w:rsidRPr="003803E3">
        <w:rPr>
          <w:i/>
          <w:noProof/>
        </w:rPr>
        <w:t>, et al.</w:t>
      </w:r>
      <w:r w:rsidRPr="003803E3">
        <w:rPr>
          <w:noProof/>
        </w:rPr>
        <w:t xml:space="preserve"> (2015) A disease module in the interactome explains disease heterogeneity, drug response and captures novel pathways and genes in asthma. </w:t>
      </w:r>
      <w:r w:rsidRPr="003803E3">
        <w:rPr>
          <w:i/>
          <w:noProof/>
        </w:rPr>
        <w:t>Hum Mol Genet</w:t>
      </w:r>
      <w:r w:rsidRPr="003803E3">
        <w:rPr>
          <w:noProof/>
        </w:rPr>
        <w:t xml:space="preserve"> 24(11):3005-3020.</w:t>
      </w:r>
    </w:p>
    <w:p w14:paraId="3D051290" w14:textId="77777777" w:rsidR="003803E3" w:rsidRPr="003803E3" w:rsidRDefault="003803E3" w:rsidP="003803E3">
      <w:pPr>
        <w:pStyle w:val="EndNoteBibliography"/>
        <w:ind w:left="720" w:hanging="720"/>
        <w:rPr>
          <w:noProof/>
        </w:rPr>
      </w:pPr>
      <w:r w:rsidRPr="003803E3">
        <w:rPr>
          <w:noProof/>
        </w:rPr>
        <w:t>47.</w:t>
      </w:r>
      <w:r w:rsidRPr="003803E3">
        <w:rPr>
          <w:noProof/>
        </w:rPr>
        <w:tab/>
        <w:t>Barrenas F</w:t>
      </w:r>
      <w:r w:rsidRPr="003803E3">
        <w:rPr>
          <w:i/>
          <w:noProof/>
        </w:rPr>
        <w:t>, et al.</w:t>
      </w:r>
      <w:r w:rsidRPr="003803E3">
        <w:rPr>
          <w:noProof/>
        </w:rPr>
        <w:t xml:space="preserve"> (2012) Highly interconnected genes in disease-specific networks are enriched for disease-associated polymorphisms. </w:t>
      </w:r>
      <w:r w:rsidRPr="003803E3">
        <w:rPr>
          <w:i/>
          <w:noProof/>
        </w:rPr>
        <w:t>Genome Biol</w:t>
      </w:r>
      <w:r w:rsidRPr="003803E3">
        <w:rPr>
          <w:noProof/>
        </w:rPr>
        <w:t xml:space="preserve"> 13(6):R46.</w:t>
      </w:r>
    </w:p>
    <w:p w14:paraId="4FB4C700" w14:textId="77777777" w:rsidR="003803E3" w:rsidRPr="003803E3" w:rsidRDefault="003803E3" w:rsidP="003803E3">
      <w:pPr>
        <w:pStyle w:val="EndNoteBibliography"/>
        <w:ind w:left="720" w:hanging="720"/>
        <w:rPr>
          <w:noProof/>
        </w:rPr>
      </w:pPr>
      <w:r w:rsidRPr="003803E3">
        <w:rPr>
          <w:noProof/>
        </w:rPr>
        <w:t>48.</w:t>
      </w:r>
      <w:r w:rsidRPr="003803E3">
        <w:rPr>
          <w:noProof/>
        </w:rPr>
        <w:tab/>
        <w:t>Gustafsson M</w:t>
      </w:r>
      <w:r w:rsidRPr="003803E3">
        <w:rPr>
          <w:i/>
          <w:noProof/>
        </w:rPr>
        <w:t>, et al.</w:t>
      </w:r>
      <w:r w:rsidRPr="003803E3">
        <w:rPr>
          <w:noProof/>
        </w:rPr>
        <w:t xml:space="preserve"> (2014) Integrated genomic and prospective clinical studies show the importance of modular pleiotropy for disease susceptibility, diagnosis and treatment. </w:t>
      </w:r>
      <w:r w:rsidRPr="003803E3">
        <w:rPr>
          <w:i/>
          <w:noProof/>
        </w:rPr>
        <w:t>Genome Med</w:t>
      </w:r>
      <w:r w:rsidRPr="003803E3">
        <w:rPr>
          <w:noProof/>
        </w:rPr>
        <w:t xml:space="preserve"> 6(2):17.</w:t>
      </w:r>
    </w:p>
    <w:p w14:paraId="114E6A37" w14:textId="77777777" w:rsidR="003803E3" w:rsidRPr="003803E3" w:rsidRDefault="003803E3" w:rsidP="003803E3">
      <w:pPr>
        <w:pStyle w:val="EndNoteBibliography"/>
        <w:ind w:left="720" w:hanging="720"/>
        <w:rPr>
          <w:noProof/>
        </w:rPr>
      </w:pPr>
      <w:r w:rsidRPr="003803E3">
        <w:rPr>
          <w:noProof/>
        </w:rPr>
        <w:t>49.</w:t>
      </w:r>
      <w:r w:rsidRPr="003803E3">
        <w:rPr>
          <w:noProof/>
        </w:rPr>
        <w:tab/>
        <w:t>Menche J</w:t>
      </w:r>
      <w:r w:rsidRPr="003803E3">
        <w:rPr>
          <w:i/>
          <w:noProof/>
        </w:rPr>
        <w:t>, et al.</w:t>
      </w:r>
      <w:r w:rsidRPr="003803E3">
        <w:rPr>
          <w:noProof/>
        </w:rPr>
        <w:t xml:space="preserve"> (2015) Disease networks. Uncovering disease-disease relationships through the incomplete interactome. </w:t>
      </w:r>
      <w:r w:rsidRPr="003803E3">
        <w:rPr>
          <w:i/>
          <w:noProof/>
        </w:rPr>
        <w:t>Science</w:t>
      </w:r>
      <w:r w:rsidRPr="003803E3">
        <w:rPr>
          <w:noProof/>
        </w:rPr>
        <w:t xml:space="preserve"> 347(6224):1257601.</w:t>
      </w:r>
    </w:p>
    <w:p w14:paraId="218C1C10" w14:textId="77777777" w:rsidR="003803E3" w:rsidRPr="003803E3" w:rsidRDefault="003803E3" w:rsidP="003803E3">
      <w:pPr>
        <w:pStyle w:val="EndNoteBibliography"/>
        <w:ind w:left="720" w:hanging="720"/>
        <w:rPr>
          <w:noProof/>
        </w:rPr>
      </w:pPr>
      <w:r w:rsidRPr="003803E3">
        <w:rPr>
          <w:noProof/>
        </w:rPr>
        <w:t>50.</w:t>
      </w:r>
      <w:r w:rsidRPr="003803E3">
        <w:rPr>
          <w:noProof/>
        </w:rPr>
        <w:tab/>
        <w:t>Tatusov RL</w:t>
      </w:r>
      <w:r w:rsidRPr="003803E3">
        <w:rPr>
          <w:i/>
          <w:noProof/>
        </w:rPr>
        <w:t>, et al.</w:t>
      </w:r>
      <w:r w:rsidRPr="003803E3">
        <w:rPr>
          <w:noProof/>
        </w:rPr>
        <w:t xml:space="preserve"> (2003) The COG database: an updated version includes eukaryotes. </w:t>
      </w:r>
      <w:r w:rsidRPr="003803E3">
        <w:rPr>
          <w:i/>
          <w:noProof/>
        </w:rPr>
        <w:t>BMC bioinformatics</w:t>
      </w:r>
      <w:r w:rsidRPr="003803E3">
        <w:rPr>
          <w:noProof/>
        </w:rPr>
        <w:t xml:space="preserve"> 4:41.</w:t>
      </w:r>
    </w:p>
    <w:p w14:paraId="2075171F" w14:textId="77777777" w:rsidR="003803E3" w:rsidRPr="003803E3" w:rsidRDefault="003803E3" w:rsidP="003803E3">
      <w:pPr>
        <w:pStyle w:val="EndNoteBibliography"/>
        <w:ind w:left="720" w:hanging="720"/>
        <w:rPr>
          <w:noProof/>
        </w:rPr>
      </w:pPr>
      <w:r w:rsidRPr="003803E3">
        <w:rPr>
          <w:noProof/>
        </w:rPr>
        <w:t>51.</w:t>
      </w:r>
      <w:r w:rsidRPr="003803E3">
        <w:rPr>
          <w:noProof/>
        </w:rPr>
        <w:tab/>
        <w:t>Franceschini A</w:t>
      </w:r>
      <w:r w:rsidRPr="003803E3">
        <w:rPr>
          <w:i/>
          <w:noProof/>
        </w:rPr>
        <w:t>, et al.</w:t>
      </w:r>
      <w:r w:rsidRPr="003803E3">
        <w:rPr>
          <w:noProof/>
        </w:rPr>
        <w:t xml:space="preserve"> (2013) STRING v9.1: protein-protein interaction networks, with increased coverage and integration. </w:t>
      </w:r>
      <w:r w:rsidRPr="003803E3">
        <w:rPr>
          <w:i/>
          <w:noProof/>
        </w:rPr>
        <w:t>Nucleic acids research</w:t>
      </w:r>
      <w:r w:rsidRPr="003803E3">
        <w:rPr>
          <w:noProof/>
        </w:rPr>
        <w:t xml:space="preserve"> 41(Database issue):D808-815.</w:t>
      </w:r>
    </w:p>
    <w:p w14:paraId="1D3ECB01" w14:textId="77777777" w:rsidR="003803E3" w:rsidRPr="003803E3" w:rsidRDefault="003803E3" w:rsidP="003803E3">
      <w:pPr>
        <w:pStyle w:val="EndNoteBibliography"/>
        <w:ind w:left="720" w:hanging="720"/>
        <w:rPr>
          <w:noProof/>
        </w:rPr>
      </w:pPr>
      <w:r w:rsidRPr="003803E3">
        <w:rPr>
          <w:noProof/>
        </w:rPr>
        <w:lastRenderedPageBreak/>
        <w:t>52.</w:t>
      </w:r>
      <w:r w:rsidRPr="003803E3">
        <w:rPr>
          <w:noProof/>
        </w:rPr>
        <w:tab/>
        <w:t xml:space="preserve">Brito AF &amp; Pinney JW (2017) Protein-Protein Interactions in Virus-Host Systems. </w:t>
      </w:r>
      <w:r w:rsidRPr="003803E3">
        <w:rPr>
          <w:i/>
          <w:noProof/>
        </w:rPr>
        <w:t>Front Microbiol</w:t>
      </w:r>
      <w:r w:rsidRPr="003803E3">
        <w:rPr>
          <w:noProof/>
        </w:rPr>
        <w:t xml:space="preserve"> 8:1557.</w:t>
      </w:r>
    </w:p>
    <w:p w14:paraId="06AE6940" w14:textId="77777777" w:rsidR="003803E3" w:rsidRPr="003803E3" w:rsidRDefault="003803E3" w:rsidP="003803E3">
      <w:pPr>
        <w:pStyle w:val="EndNoteBibliography"/>
        <w:ind w:left="720" w:hanging="720"/>
        <w:rPr>
          <w:noProof/>
        </w:rPr>
      </w:pPr>
      <w:r w:rsidRPr="003803E3">
        <w:rPr>
          <w:noProof/>
        </w:rPr>
        <w:t>53.</w:t>
      </w:r>
      <w:r w:rsidRPr="003803E3">
        <w:rPr>
          <w:noProof/>
        </w:rPr>
        <w:tab/>
        <w:t xml:space="preserve">Navratil V, de Chassey B, Combe CR, &amp; Lotteau V (2011) When the human viral infectome and diseasome networks collide: towards a systems biology platform for the aetiology of human diseases. </w:t>
      </w:r>
      <w:r w:rsidRPr="003803E3">
        <w:rPr>
          <w:i/>
          <w:noProof/>
        </w:rPr>
        <w:t>BMC Syst Biol</w:t>
      </w:r>
      <w:r w:rsidRPr="003803E3">
        <w:rPr>
          <w:noProof/>
        </w:rPr>
        <w:t xml:space="preserve"> 5:13.</w:t>
      </w:r>
    </w:p>
    <w:p w14:paraId="1CC6CC52" w14:textId="77777777" w:rsidR="003803E3" w:rsidRPr="003803E3" w:rsidRDefault="003803E3" w:rsidP="003803E3">
      <w:pPr>
        <w:pStyle w:val="EndNoteBibliography"/>
        <w:ind w:left="720" w:hanging="720"/>
        <w:rPr>
          <w:noProof/>
        </w:rPr>
      </w:pPr>
      <w:r w:rsidRPr="003803E3">
        <w:rPr>
          <w:noProof/>
        </w:rPr>
        <w:t>54.</w:t>
      </w:r>
      <w:r w:rsidRPr="003803E3">
        <w:rPr>
          <w:noProof/>
        </w:rPr>
        <w:tab/>
        <w:t xml:space="preserve">Morales-Sanchez A &amp; Fuentes-Panana EM (2014) Human viruses and cancer. </w:t>
      </w:r>
      <w:r w:rsidRPr="003803E3">
        <w:rPr>
          <w:i/>
          <w:noProof/>
        </w:rPr>
        <w:t>Viruses</w:t>
      </w:r>
      <w:r w:rsidRPr="003803E3">
        <w:rPr>
          <w:noProof/>
        </w:rPr>
        <w:t xml:space="preserve"> 6(10):4047-4079.</w:t>
      </w:r>
    </w:p>
    <w:p w14:paraId="34ED68B5" w14:textId="77777777" w:rsidR="003803E3" w:rsidRPr="003803E3" w:rsidRDefault="003803E3" w:rsidP="003803E3">
      <w:pPr>
        <w:pStyle w:val="EndNoteBibliography"/>
        <w:ind w:left="720" w:hanging="720"/>
        <w:rPr>
          <w:noProof/>
        </w:rPr>
      </w:pPr>
      <w:r w:rsidRPr="003803E3">
        <w:rPr>
          <w:noProof/>
        </w:rPr>
        <w:t>55.</w:t>
      </w:r>
      <w:r w:rsidRPr="003803E3">
        <w:rPr>
          <w:noProof/>
        </w:rPr>
        <w:tab/>
        <w:t>Gulbahce N</w:t>
      </w:r>
      <w:r w:rsidRPr="003803E3">
        <w:rPr>
          <w:i/>
          <w:noProof/>
        </w:rPr>
        <w:t>, et al.</w:t>
      </w:r>
      <w:r w:rsidRPr="003803E3">
        <w:rPr>
          <w:noProof/>
        </w:rPr>
        <w:t xml:space="preserve"> (2012) Viral perturbations of host networks reflect disease etiology. </w:t>
      </w:r>
      <w:r w:rsidRPr="003803E3">
        <w:rPr>
          <w:i/>
          <w:noProof/>
        </w:rPr>
        <w:t>PLoS Comput Biol</w:t>
      </w:r>
      <w:r w:rsidRPr="003803E3">
        <w:rPr>
          <w:noProof/>
        </w:rPr>
        <w:t xml:space="preserve"> 8(6):e1002531.</w:t>
      </w:r>
    </w:p>
    <w:p w14:paraId="7ED5F757" w14:textId="77777777" w:rsidR="003803E3" w:rsidRPr="003803E3" w:rsidRDefault="003803E3" w:rsidP="003803E3">
      <w:pPr>
        <w:pStyle w:val="EndNoteBibliography"/>
        <w:ind w:left="720" w:hanging="720"/>
        <w:rPr>
          <w:noProof/>
        </w:rPr>
      </w:pPr>
      <w:r w:rsidRPr="003803E3">
        <w:rPr>
          <w:noProof/>
        </w:rPr>
        <w:t>56.</w:t>
      </w:r>
      <w:r w:rsidRPr="003803E3">
        <w:rPr>
          <w:noProof/>
        </w:rPr>
        <w:tab/>
        <w:t>Thai M</w:t>
      </w:r>
      <w:r w:rsidRPr="003803E3">
        <w:rPr>
          <w:i/>
          <w:noProof/>
        </w:rPr>
        <w:t>, et al.</w:t>
      </w:r>
      <w:r w:rsidRPr="003803E3">
        <w:rPr>
          <w:noProof/>
        </w:rPr>
        <w:t xml:space="preserve"> (2014) Adenovirus E4ORF1-induced MYC activation promotes host cell anabolic glucose metabolism and virus replication. </w:t>
      </w:r>
      <w:r w:rsidRPr="003803E3">
        <w:rPr>
          <w:i/>
          <w:noProof/>
        </w:rPr>
        <w:t>Cell Metab</w:t>
      </w:r>
      <w:r w:rsidRPr="003803E3">
        <w:rPr>
          <w:noProof/>
        </w:rPr>
        <w:t xml:space="preserve"> 19(4):694-701.</w:t>
      </w:r>
    </w:p>
    <w:p w14:paraId="27F7C372" w14:textId="77777777" w:rsidR="003803E3" w:rsidRPr="003803E3" w:rsidRDefault="003803E3" w:rsidP="003803E3">
      <w:pPr>
        <w:pStyle w:val="EndNoteBibliography"/>
        <w:ind w:left="720" w:hanging="720"/>
        <w:rPr>
          <w:noProof/>
        </w:rPr>
      </w:pPr>
      <w:r w:rsidRPr="003803E3">
        <w:rPr>
          <w:noProof/>
        </w:rPr>
        <w:t>57.</w:t>
      </w:r>
      <w:r w:rsidRPr="003803E3">
        <w:rPr>
          <w:noProof/>
        </w:rPr>
        <w:tab/>
        <w:t xml:space="preserve">Miyake-Stoner SJ &amp; O'Shea CC (2014) Metabolism goes viral. </w:t>
      </w:r>
      <w:r w:rsidRPr="003803E3">
        <w:rPr>
          <w:i/>
          <w:noProof/>
        </w:rPr>
        <w:t>Cell Metab</w:t>
      </w:r>
      <w:r w:rsidRPr="003803E3">
        <w:rPr>
          <w:noProof/>
        </w:rPr>
        <w:t xml:space="preserve"> 19(4):549-550.</w:t>
      </w:r>
    </w:p>
    <w:p w14:paraId="2F99412B" w14:textId="77777777" w:rsidR="003803E3" w:rsidRPr="003803E3" w:rsidRDefault="003803E3" w:rsidP="003803E3">
      <w:pPr>
        <w:pStyle w:val="EndNoteBibliography"/>
        <w:ind w:left="720" w:hanging="720"/>
        <w:rPr>
          <w:noProof/>
        </w:rPr>
      </w:pPr>
      <w:r w:rsidRPr="003803E3">
        <w:rPr>
          <w:noProof/>
        </w:rPr>
        <w:t>58.</w:t>
      </w:r>
      <w:r w:rsidRPr="003803E3">
        <w:rPr>
          <w:noProof/>
        </w:rPr>
        <w:tab/>
        <w:t xml:space="preserve">Christiaansen A, Varga SM, &amp; Spencer JV (2015) Viral manipulation of the host immune response. </w:t>
      </w:r>
      <w:r w:rsidRPr="003803E3">
        <w:rPr>
          <w:i/>
          <w:noProof/>
        </w:rPr>
        <w:t>Curr Opin Immunol</w:t>
      </w:r>
      <w:r w:rsidRPr="003803E3">
        <w:rPr>
          <w:noProof/>
        </w:rPr>
        <w:t xml:space="preserve"> 36:54-60.</w:t>
      </w:r>
    </w:p>
    <w:p w14:paraId="266213B2" w14:textId="77777777" w:rsidR="003803E3" w:rsidRPr="003803E3" w:rsidRDefault="003803E3" w:rsidP="003803E3">
      <w:pPr>
        <w:pStyle w:val="EndNoteBibliography"/>
        <w:ind w:left="720" w:hanging="720"/>
        <w:rPr>
          <w:noProof/>
        </w:rPr>
      </w:pPr>
      <w:r w:rsidRPr="003803E3">
        <w:rPr>
          <w:noProof/>
        </w:rPr>
        <w:t>59.</w:t>
      </w:r>
      <w:r w:rsidRPr="003803E3">
        <w:rPr>
          <w:noProof/>
        </w:rPr>
        <w:tab/>
        <w:t xml:space="preserve">Boppana SB &amp; Fowler KB (2007) Persistence in the population: epidemiology and transmisson. </w:t>
      </w:r>
      <w:r w:rsidRPr="003803E3">
        <w:rPr>
          <w:i/>
          <w:noProof/>
        </w:rPr>
        <w:t>Human Herpesviruses: Biology, Therapy, and Immunoprophylaxis</w:t>
      </w:r>
      <w:r w:rsidRPr="003803E3">
        <w:rPr>
          <w:noProof/>
        </w:rPr>
        <w:t>, eds Arvin A, Campadelli-Fiume G, Mocarski E, Moore PS, Roizman B, Whitley R, &amp; Yamanishi KCambridge).</w:t>
      </w:r>
    </w:p>
    <w:p w14:paraId="083D3C0C" w14:textId="77777777" w:rsidR="003803E3" w:rsidRPr="003803E3" w:rsidRDefault="003803E3" w:rsidP="003803E3">
      <w:pPr>
        <w:pStyle w:val="EndNoteBibliography"/>
        <w:ind w:left="720" w:hanging="720"/>
        <w:rPr>
          <w:noProof/>
        </w:rPr>
      </w:pPr>
      <w:r w:rsidRPr="003803E3">
        <w:rPr>
          <w:noProof/>
        </w:rPr>
        <w:t>60.</w:t>
      </w:r>
      <w:r w:rsidRPr="003803E3">
        <w:rPr>
          <w:noProof/>
        </w:rPr>
        <w:tab/>
        <w:t>Burrel S</w:t>
      </w:r>
      <w:r w:rsidRPr="003803E3">
        <w:rPr>
          <w:i/>
          <w:noProof/>
        </w:rPr>
        <w:t>, et al.</w:t>
      </w:r>
      <w:r w:rsidRPr="003803E3">
        <w:rPr>
          <w:noProof/>
        </w:rPr>
        <w:t xml:space="preserve"> (2017) Ancient Recombination Events between Human Herpes Simplex Viruses. </w:t>
      </w:r>
      <w:r w:rsidRPr="003803E3">
        <w:rPr>
          <w:i/>
          <w:noProof/>
        </w:rPr>
        <w:t>Mol Biol Evol</w:t>
      </w:r>
      <w:r w:rsidRPr="003803E3">
        <w:rPr>
          <w:noProof/>
        </w:rPr>
        <w:t xml:space="preserve"> 34(7):1713-1721.</w:t>
      </w:r>
    </w:p>
    <w:p w14:paraId="17B0E051" w14:textId="77777777" w:rsidR="003803E3" w:rsidRPr="003803E3" w:rsidRDefault="003803E3" w:rsidP="003803E3">
      <w:pPr>
        <w:pStyle w:val="EndNoteBibliography"/>
        <w:ind w:left="720" w:hanging="720"/>
        <w:rPr>
          <w:noProof/>
        </w:rPr>
      </w:pPr>
      <w:r w:rsidRPr="003803E3">
        <w:rPr>
          <w:noProof/>
        </w:rPr>
        <w:t>61.</w:t>
      </w:r>
      <w:r w:rsidRPr="003803E3">
        <w:rPr>
          <w:noProof/>
        </w:rPr>
        <w:tab/>
        <w:t xml:space="preserve">Johnston C, Gottlieb SL, &amp; Wald A (2016) Status of vaccine research and development of vaccines for herpes simplex virus. </w:t>
      </w:r>
      <w:r w:rsidRPr="003803E3">
        <w:rPr>
          <w:i/>
          <w:noProof/>
        </w:rPr>
        <w:t>Vaccine</w:t>
      </w:r>
      <w:r w:rsidRPr="003803E3">
        <w:rPr>
          <w:noProof/>
        </w:rPr>
        <w:t xml:space="preserve"> 34(26):2948-2952.</w:t>
      </w:r>
    </w:p>
    <w:p w14:paraId="721F2EC0" w14:textId="77777777" w:rsidR="003803E3" w:rsidRPr="003803E3" w:rsidRDefault="003803E3" w:rsidP="003803E3">
      <w:pPr>
        <w:pStyle w:val="EndNoteBibliography"/>
        <w:ind w:left="720" w:hanging="720"/>
        <w:rPr>
          <w:noProof/>
        </w:rPr>
      </w:pPr>
      <w:r w:rsidRPr="003803E3">
        <w:rPr>
          <w:noProof/>
        </w:rPr>
        <w:t>62.</w:t>
      </w:r>
      <w:r w:rsidRPr="003803E3">
        <w:rPr>
          <w:noProof/>
        </w:rPr>
        <w:tab/>
        <w:t>Looker KJ</w:t>
      </w:r>
      <w:r w:rsidRPr="003803E3">
        <w:rPr>
          <w:i/>
          <w:noProof/>
        </w:rPr>
        <w:t>, et al.</w:t>
      </w:r>
      <w:r w:rsidRPr="003803E3">
        <w:rPr>
          <w:noProof/>
        </w:rPr>
        <w:t xml:space="preserve"> (2015) Global and Regional Estimates of Prevalent and Incident Herpes Simplex Virus Type 1 Infections in 2012. </w:t>
      </w:r>
      <w:r w:rsidRPr="003803E3">
        <w:rPr>
          <w:i/>
          <w:noProof/>
        </w:rPr>
        <w:t>PLoS One</w:t>
      </w:r>
      <w:r w:rsidRPr="003803E3">
        <w:rPr>
          <w:noProof/>
        </w:rPr>
        <w:t xml:space="preserve"> 10(10):e0140765.</w:t>
      </w:r>
    </w:p>
    <w:p w14:paraId="7C53C9BA" w14:textId="77777777" w:rsidR="003803E3" w:rsidRPr="003803E3" w:rsidRDefault="003803E3" w:rsidP="003803E3">
      <w:pPr>
        <w:pStyle w:val="EndNoteBibliography"/>
        <w:ind w:left="720" w:hanging="720"/>
        <w:rPr>
          <w:noProof/>
        </w:rPr>
      </w:pPr>
      <w:r w:rsidRPr="003803E3">
        <w:rPr>
          <w:noProof/>
        </w:rPr>
        <w:t>63.</w:t>
      </w:r>
      <w:r w:rsidRPr="003803E3">
        <w:rPr>
          <w:noProof/>
        </w:rPr>
        <w:tab/>
        <w:t xml:space="preserve">Szucs TD, Berger K, Fisman DN, &amp; Harbarth S (2001) The estimated economic burden of genital herpes in the United States. An analysis using two costing approaches. </w:t>
      </w:r>
      <w:r w:rsidRPr="003803E3">
        <w:rPr>
          <w:i/>
          <w:noProof/>
        </w:rPr>
        <w:t>BMC Infect Dis</w:t>
      </w:r>
      <w:r w:rsidRPr="003803E3">
        <w:rPr>
          <w:noProof/>
        </w:rPr>
        <w:t xml:space="preserve"> 1:5.</w:t>
      </w:r>
    </w:p>
    <w:p w14:paraId="76B37B0F" w14:textId="77777777" w:rsidR="003803E3" w:rsidRPr="003803E3" w:rsidRDefault="003803E3" w:rsidP="003803E3">
      <w:pPr>
        <w:pStyle w:val="EndNoteBibliography"/>
        <w:ind w:left="720" w:hanging="720"/>
        <w:rPr>
          <w:noProof/>
        </w:rPr>
      </w:pPr>
      <w:r w:rsidRPr="003803E3">
        <w:rPr>
          <w:noProof/>
        </w:rPr>
        <w:t>64.</w:t>
      </w:r>
      <w:r w:rsidRPr="003803E3">
        <w:rPr>
          <w:noProof/>
        </w:rPr>
        <w:tab/>
        <w:t>Menzies NA</w:t>
      </w:r>
      <w:r w:rsidRPr="003803E3">
        <w:rPr>
          <w:i/>
          <w:noProof/>
        </w:rPr>
        <w:t>, et al.</w:t>
      </w:r>
      <w:r w:rsidRPr="003803E3">
        <w:rPr>
          <w:noProof/>
        </w:rPr>
        <w:t xml:space="preserve"> (2011) The cost of providing comprehensive HIV treatment in PEPFAR-supported programs. </w:t>
      </w:r>
      <w:r w:rsidRPr="003803E3">
        <w:rPr>
          <w:i/>
          <w:noProof/>
        </w:rPr>
        <w:t>AIDS</w:t>
      </w:r>
      <w:r w:rsidRPr="003803E3">
        <w:rPr>
          <w:noProof/>
        </w:rPr>
        <w:t xml:space="preserve"> 25(14):1753-1760.</w:t>
      </w:r>
    </w:p>
    <w:p w14:paraId="23ED9837" w14:textId="77777777" w:rsidR="003803E3" w:rsidRPr="003803E3" w:rsidRDefault="003803E3" w:rsidP="003803E3">
      <w:pPr>
        <w:pStyle w:val="EndNoteBibliography"/>
        <w:ind w:left="720" w:hanging="720"/>
        <w:rPr>
          <w:noProof/>
        </w:rPr>
      </w:pPr>
      <w:r w:rsidRPr="003803E3">
        <w:rPr>
          <w:noProof/>
        </w:rPr>
        <w:t>65.</w:t>
      </w:r>
      <w:r w:rsidRPr="003803E3">
        <w:rPr>
          <w:noProof/>
        </w:rPr>
        <w:tab/>
        <w:t xml:space="preserve">Johnson NP &amp; Mueller J (2002) Updating the accounts: global mortality of the 1918-1920 "Spanish" influenza pandemic. </w:t>
      </w:r>
      <w:r w:rsidRPr="003803E3">
        <w:rPr>
          <w:i/>
          <w:noProof/>
        </w:rPr>
        <w:t>Bull Hist Med</w:t>
      </w:r>
      <w:r w:rsidRPr="003803E3">
        <w:rPr>
          <w:noProof/>
        </w:rPr>
        <w:t xml:space="preserve"> 76(1):105-115.</w:t>
      </w:r>
    </w:p>
    <w:p w14:paraId="42605326" w14:textId="77777777" w:rsidR="003803E3" w:rsidRPr="003803E3" w:rsidRDefault="003803E3" w:rsidP="003803E3">
      <w:pPr>
        <w:pStyle w:val="EndNoteBibliography"/>
        <w:ind w:left="720" w:hanging="720"/>
        <w:rPr>
          <w:noProof/>
        </w:rPr>
      </w:pPr>
      <w:r w:rsidRPr="003803E3">
        <w:rPr>
          <w:noProof/>
        </w:rPr>
        <w:t>66.</w:t>
      </w:r>
      <w:r w:rsidRPr="003803E3">
        <w:rPr>
          <w:noProof/>
        </w:rPr>
        <w:tab/>
        <w:t xml:space="preserve">Merson MH, O'Malley J, Serwadda D, &amp; Apisuk C (2008) The history and challenge of HIV prevention. </w:t>
      </w:r>
      <w:r w:rsidRPr="003803E3">
        <w:rPr>
          <w:i/>
          <w:noProof/>
        </w:rPr>
        <w:t>Lancet</w:t>
      </w:r>
      <w:r w:rsidRPr="003803E3">
        <w:rPr>
          <w:noProof/>
        </w:rPr>
        <w:t xml:space="preserve"> 372(9637):475-488.</w:t>
      </w:r>
    </w:p>
    <w:p w14:paraId="57E26754" w14:textId="77777777" w:rsidR="003803E3" w:rsidRPr="003803E3" w:rsidRDefault="003803E3" w:rsidP="003803E3">
      <w:pPr>
        <w:pStyle w:val="EndNoteBibliography"/>
        <w:ind w:left="720" w:hanging="720"/>
        <w:rPr>
          <w:noProof/>
        </w:rPr>
      </w:pPr>
      <w:r w:rsidRPr="003803E3">
        <w:rPr>
          <w:noProof/>
        </w:rPr>
        <w:t>67.</w:t>
      </w:r>
      <w:r w:rsidRPr="003803E3">
        <w:rPr>
          <w:noProof/>
        </w:rPr>
        <w:tab/>
        <w:t>Molinari NA</w:t>
      </w:r>
      <w:r w:rsidRPr="003803E3">
        <w:rPr>
          <w:i/>
          <w:noProof/>
        </w:rPr>
        <w:t>, et al.</w:t>
      </w:r>
      <w:r w:rsidRPr="003803E3">
        <w:rPr>
          <w:noProof/>
        </w:rPr>
        <w:t xml:space="preserve"> (2007) The annual impact of seasonal influenza in the US: measuring disease burden and costs. </w:t>
      </w:r>
      <w:r w:rsidRPr="003803E3">
        <w:rPr>
          <w:i/>
          <w:noProof/>
        </w:rPr>
        <w:t>Vaccine</w:t>
      </w:r>
      <w:r w:rsidRPr="003803E3">
        <w:rPr>
          <w:noProof/>
        </w:rPr>
        <w:t xml:space="preserve"> 25(27):5086-5096.</w:t>
      </w:r>
    </w:p>
    <w:p w14:paraId="7DD548D9" w14:textId="77777777" w:rsidR="003803E3" w:rsidRPr="003803E3" w:rsidRDefault="003803E3" w:rsidP="003803E3">
      <w:pPr>
        <w:pStyle w:val="EndNoteBibliography"/>
        <w:ind w:left="720" w:hanging="720"/>
        <w:rPr>
          <w:noProof/>
        </w:rPr>
      </w:pPr>
      <w:r w:rsidRPr="003803E3">
        <w:rPr>
          <w:noProof/>
        </w:rPr>
        <w:t>68.</w:t>
      </w:r>
      <w:r w:rsidRPr="003803E3">
        <w:rPr>
          <w:noProof/>
        </w:rPr>
        <w:tab/>
        <w:t>Patel MK</w:t>
      </w:r>
      <w:r w:rsidRPr="003803E3">
        <w:rPr>
          <w:i/>
          <w:noProof/>
        </w:rPr>
        <w:t>, et al.</w:t>
      </w:r>
      <w:r w:rsidRPr="003803E3">
        <w:rPr>
          <w:noProof/>
        </w:rPr>
        <w:t xml:space="preserve"> (2016) Progress Toward Regional Measles Elimination - Worldwide, 2000-2015. </w:t>
      </w:r>
      <w:r w:rsidRPr="003803E3">
        <w:rPr>
          <w:i/>
          <w:noProof/>
        </w:rPr>
        <w:t>MMWR Morb Mortal Wkly Rep</w:t>
      </w:r>
      <w:r w:rsidRPr="003803E3">
        <w:rPr>
          <w:noProof/>
        </w:rPr>
        <w:t xml:space="preserve"> 65(44):1228-1233.</w:t>
      </w:r>
    </w:p>
    <w:p w14:paraId="383AB546" w14:textId="77777777" w:rsidR="003803E3" w:rsidRPr="003803E3" w:rsidRDefault="003803E3" w:rsidP="003803E3">
      <w:pPr>
        <w:pStyle w:val="EndNoteBibliography"/>
        <w:ind w:left="720" w:hanging="720"/>
        <w:rPr>
          <w:noProof/>
        </w:rPr>
      </w:pPr>
      <w:r w:rsidRPr="003803E3">
        <w:rPr>
          <w:noProof/>
        </w:rPr>
        <w:t>69.</w:t>
      </w:r>
      <w:r w:rsidRPr="003803E3">
        <w:rPr>
          <w:noProof/>
        </w:rPr>
        <w:tab/>
        <w:t xml:space="preserve">Wong JB, McQuillan GM, McHutchison JG, &amp; Poynard T (2000) Estimating future hepatitis C morbidity, mortality, and costs in the United States. </w:t>
      </w:r>
      <w:r w:rsidRPr="003803E3">
        <w:rPr>
          <w:i/>
          <w:noProof/>
        </w:rPr>
        <w:t>Am J Public Health</w:t>
      </w:r>
      <w:r w:rsidRPr="003803E3">
        <w:rPr>
          <w:noProof/>
        </w:rPr>
        <w:t xml:space="preserve"> 90(10):1562-1569.</w:t>
      </w:r>
    </w:p>
    <w:p w14:paraId="132AD435" w14:textId="77777777" w:rsidR="003803E3" w:rsidRPr="003803E3" w:rsidRDefault="003803E3" w:rsidP="003803E3">
      <w:pPr>
        <w:pStyle w:val="EndNoteBibliography"/>
        <w:ind w:left="720" w:hanging="720"/>
        <w:rPr>
          <w:noProof/>
        </w:rPr>
      </w:pPr>
      <w:r w:rsidRPr="003803E3">
        <w:rPr>
          <w:noProof/>
        </w:rPr>
        <w:t>70.</w:t>
      </w:r>
      <w:r w:rsidRPr="003803E3">
        <w:rPr>
          <w:noProof/>
        </w:rPr>
        <w:tab/>
        <w:t xml:space="preserve">Wang H &amp; Collaborators GBoD (2016) Global, regional, and national life expectancy, all-cause mortality, and cause-specific mortality for 249 causes </w:t>
      </w:r>
      <w:r w:rsidRPr="003803E3">
        <w:rPr>
          <w:noProof/>
        </w:rPr>
        <w:lastRenderedPageBreak/>
        <w:t xml:space="preserve">of death, 1980-2015: a systematic analysis for the Global Burden of Disease Study 2015. </w:t>
      </w:r>
      <w:r w:rsidRPr="003803E3">
        <w:rPr>
          <w:i/>
          <w:noProof/>
        </w:rPr>
        <w:t>Lancet</w:t>
      </w:r>
      <w:r w:rsidRPr="003803E3">
        <w:rPr>
          <w:noProof/>
        </w:rPr>
        <w:t xml:space="preserve"> 388(10053):1459-1544.</w:t>
      </w:r>
    </w:p>
    <w:p w14:paraId="54D8947A" w14:textId="77777777" w:rsidR="003803E3" w:rsidRPr="003803E3" w:rsidRDefault="003803E3" w:rsidP="003803E3">
      <w:pPr>
        <w:pStyle w:val="EndNoteBibliography"/>
        <w:ind w:left="720" w:hanging="720"/>
        <w:rPr>
          <w:noProof/>
        </w:rPr>
      </w:pPr>
      <w:r w:rsidRPr="003803E3">
        <w:rPr>
          <w:noProof/>
        </w:rPr>
        <w:t>71.</w:t>
      </w:r>
      <w:r w:rsidRPr="003803E3">
        <w:rPr>
          <w:noProof/>
        </w:rPr>
        <w:tab/>
        <w:t xml:space="preserve">Maynard JE (1990) Hepatitis B: global importance and need for control. </w:t>
      </w:r>
      <w:r w:rsidRPr="003803E3">
        <w:rPr>
          <w:i/>
          <w:noProof/>
        </w:rPr>
        <w:t>Vaccine</w:t>
      </w:r>
      <w:r w:rsidRPr="003803E3">
        <w:rPr>
          <w:noProof/>
        </w:rPr>
        <w:t xml:space="preserve"> 8 Suppl:S18-20; discussion S21-13.</w:t>
      </w:r>
    </w:p>
    <w:p w14:paraId="63AF06D0" w14:textId="77777777" w:rsidR="003803E3" w:rsidRPr="003803E3" w:rsidRDefault="003803E3" w:rsidP="003803E3">
      <w:pPr>
        <w:pStyle w:val="EndNoteBibliography"/>
        <w:ind w:left="720" w:hanging="720"/>
        <w:rPr>
          <w:noProof/>
        </w:rPr>
      </w:pPr>
      <w:r w:rsidRPr="003803E3">
        <w:rPr>
          <w:noProof/>
        </w:rPr>
        <w:t>72.</w:t>
      </w:r>
      <w:r w:rsidRPr="003803E3">
        <w:rPr>
          <w:noProof/>
        </w:rPr>
        <w:tab/>
        <w:t xml:space="preserve">Ott JJ, Stevens GA, Groeger J, &amp; Wiersma ST (2012) Global epidemiology of hepatitis B virus infection: new estimates of age-specific HBsAg seroprevalence and endemicity. </w:t>
      </w:r>
      <w:r w:rsidRPr="003803E3">
        <w:rPr>
          <w:i/>
          <w:noProof/>
        </w:rPr>
        <w:t>Vaccine</w:t>
      </w:r>
      <w:r w:rsidRPr="003803E3">
        <w:rPr>
          <w:noProof/>
        </w:rPr>
        <w:t xml:space="preserve"> 30(12):2212-2219.</w:t>
      </w:r>
    </w:p>
    <w:p w14:paraId="79DCBAA3" w14:textId="77777777" w:rsidR="003803E3" w:rsidRPr="003803E3" w:rsidRDefault="003803E3" w:rsidP="003803E3">
      <w:pPr>
        <w:pStyle w:val="EndNoteBibliography"/>
        <w:ind w:left="720" w:hanging="720"/>
        <w:rPr>
          <w:noProof/>
        </w:rPr>
      </w:pPr>
      <w:r w:rsidRPr="003803E3">
        <w:rPr>
          <w:noProof/>
        </w:rPr>
        <w:t>73.</w:t>
      </w:r>
      <w:r w:rsidRPr="003803E3">
        <w:rPr>
          <w:noProof/>
        </w:rPr>
        <w:tab/>
        <w:t>Keshavarz K</w:t>
      </w:r>
      <w:r w:rsidRPr="003803E3">
        <w:rPr>
          <w:i/>
          <w:noProof/>
        </w:rPr>
        <w:t>, et al.</w:t>
      </w:r>
      <w:r w:rsidRPr="003803E3">
        <w:rPr>
          <w:noProof/>
        </w:rPr>
        <w:t xml:space="preserve"> (2015) Economic burden of hepatitis B virus-related diseases: evidence from iran. </w:t>
      </w:r>
      <w:r w:rsidRPr="003803E3">
        <w:rPr>
          <w:i/>
          <w:noProof/>
        </w:rPr>
        <w:t>Hepat Mon</w:t>
      </w:r>
      <w:r w:rsidRPr="003803E3">
        <w:rPr>
          <w:noProof/>
        </w:rPr>
        <w:t xml:space="preserve"> 15(4):e25854.</w:t>
      </w:r>
    </w:p>
    <w:p w14:paraId="6E7549C6" w14:textId="77777777" w:rsidR="003803E3" w:rsidRPr="003803E3" w:rsidRDefault="003803E3" w:rsidP="003803E3">
      <w:pPr>
        <w:pStyle w:val="EndNoteBibliography"/>
        <w:ind w:left="720" w:hanging="720"/>
        <w:rPr>
          <w:noProof/>
        </w:rPr>
      </w:pPr>
      <w:r w:rsidRPr="003803E3">
        <w:rPr>
          <w:noProof/>
        </w:rPr>
        <w:t>74.</w:t>
      </w:r>
      <w:r w:rsidRPr="003803E3">
        <w:rPr>
          <w:noProof/>
        </w:rPr>
        <w:tab/>
        <w:t>Fischer M (2016) Zika virus epidemiology update.</w:t>
      </w:r>
    </w:p>
    <w:p w14:paraId="2DF61D92" w14:textId="77777777" w:rsidR="003803E3" w:rsidRPr="003803E3" w:rsidRDefault="003803E3" w:rsidP="003803E3">
      <w:pPr>
        <w:pStyle w:val="EndNoteBibliography"/>
        <w:ind w:left="720" w:hanging="720"/>
        <w:rPr>
          <w:noProof/>
        </w:rPr>
      </w:pPr>
      <w:r w:rsidRPr="003803E3">
        <w:rPr>
          <w:noProof/>
        </w:rPr>
        <w:t>75.</w:t>
      </w:r>
      <w:r w:rsidRPr="003803E3">
        <w:rPr>
          <w:noProof/>
        </w:rPr>
        <w:tab/>
        <w:t>Tang XC</w:t>
      </w:r>
      <w:r w:rsidRPr="003803E3">
        <w:rPr>
          <w:i/>
          <w:noProof/>
        </w:rPr>
        <w:t>, et al.</w:t>
      </w:r>
      <w:r w:rsidRPr="003803E3">
        <w:rPr>
          <w:noProof/>
        </w:rPr>
        <w:t xml:space="preserve"> (2014) Identification of human neutralizing antibodies against MERS-CoV and their role in virus adaptive evolution. </w:t>
      </w:r>
      <w:r w:rsidRPr="003803E3">
        <w:rPr>
          <w:i/>
          <w:noProof/>
        </w:rPr>
        <w:t>Proc Natl Acad Sci U S A</w:t>
      </w:r>
      <w:r w:rsidRPr="003803E3">
        <w:rPr>
          <w:noProof/>
        </w:rPr>
        <w:t xml:space="preserve"> 111(19):E2018-2026.</w:t>
      </w:r>
    </w:p>
    <w:p w14:paraId="6F5A6790" w14:textId="77777777" w:rsidR="003803E3" w:rsidRPr="003803E3" w:rsidRDefault="003803E3" w:rsidP="003803E3">
      <w:pPr>
        <w:pStyle w:val="EndNoteBibliography"/>
        <w:ind w:left="720" w:hanging="720"/>
        <w:rPr>
          <w:noProof/>
        </w:rPr>
      </w:pPr>
      <w:r w:rsidRPr="003803E3">
        <w:rPr>
          <w:noProof/>
        </w:rPr>
        <w:t>76.</w:t>
      </w:r>
      <w:r w:rsidRPr="003803E3">
        <w:rPr>
          <w:noProof/>
        </w:rPr>
        <w:tab/>
        <w:t xml:space="preserve">Oberholtzer K (2004) </w:t>
      </w:r>
      <w:r w:rsidRPr="003803E3">
        <w:rPr>
          <w:i/>
          <w:noProof/>
        </w:rPr>
        <w:t>Learning from SARS: Preparing for the Next Disease Outbreak--Workshop Summary.</w:t>
      </w:r>
      <w:r w:rsidRPr="003803E3">
        <w:rPr>
          <w:noProof/>
        </w:rPr>
        <w:t xml:space="preserve"> (National Academies Press).</w:t>
      </w:r>
    </w:p>
    <w:p w14:paraId="407D7C70" w14:textId="77777777" w:rsidR="003803E3" w:rsidRPr="003803E3" w:rsidRDefault="003803E3" w:rsidP="003803E3">
      <w:pPr>
        <w:pStyle w:val="EndNoteBibliography"/>
        <w:ind w:left="720" w:hanging="720"/>
        <w:rPr>
          <w:noProof/>
        </w:rPr>
      </w:pPr>
      <w:r w:rsidRPr="003803E3">
        <w:rPr>
          <w:noProof/>
        </w:rPr>
        <w:t>77.</w:t>
      </w:r>
      <w:r w:rsidRPr="003803E3">
        <w:rPr>
          <w:noProof/>
        </w:rPr>
        <w:tab/>
        <w:t xml:space="preserve">Lee J-W &amp; McKibbin WJ (2004) Estimating the global economic costs of SARS. </w:t>
      </w:r>
      <w:r w:rsidRPr="003803E3">
        <w:rPr>
          <w:i/>
          <w:noProof/>
        </w:rPr>
        <w:t>Learning from SARS: preparing for the next disease outbreak: workshop summary.,</w:t>
      </w:r>
      <w:r w:rsidRPr="003803E3">
        <w:rPr>
          <w:noProof/>
        </w:rPr>
        <w:t xml:space="preserve"> Institute of Medicine (US) Forum on Microbial Threats.,  (National Academies Press, WAshinton, DC).</w:t>
      </w:r>
    </w:p>
    <w:p w14:paraId="262E60C7" w14:textId="77777777" w:rsidR="003803E3" w:rsidRPr="003803E3" w:rsidRDefault="003803E3" w:rsidP="003803E3">
      <w:pPr>
        <w:pStyle w:val="EndNoteBibliography"/>
        <w:ind w:left="720" w:hanging="720"/>
        <w:rPr>
          <w:noProof/>
        </w:rPr>
      </w:pPr>
      <w:r w:rsidRPr="003803E3">
        <w:rPr>
          <w:noProof/>
        </w:rPr>
        <w:t>78.</w:t>
      </w:r>
      <w:r w:rsidRPr="003803E3">
        <w:rPr>
          <w:noProof/>
        </w:rPr>
        <w:tab/>
        <w:t xml:space="preserve">Simasek M &amp; Blandino DA (2007) Treatment of the common cold. </w:t>
      </w:r>
      <w:r w:rsidRPr="003803E3">
        <w:rPr>
          <w:i/>
          <w:noProof/>
        </w:rPr>
        <w:t>Am Fam Physician</w:t>
      </w:r>
      <w:r w:rsidRPr="003803E3">
        <w:rPr>
          <w:noProof/>
        </w:rPr>
        <w:t xml:space="preserve"> 75(4):515-520.</w:t>
      </w:r>
    </w:p>
    <w:p w14:paraId="72F2BA72" w14:textId="77777777" w:rsidR="003803E3" w:rsidRPr="003803E3" w:rsidRDefault="003803E3" w:rsidP="003803E3">
      <w:pPr>
        <w:pStyle w:val="EndNoteBibliography"/>
        <w:ind w:left="720" w:hanging="720"/>
        <w:rPr>
          <w:noProof/>
        </w:rPr>
      </w:pPr>
      <w:r w:rsidRPr="003803E3">
        <w:rPr>
          <w:noProof/>
        </w:rPr>
        <w:t>79.</w:t>
      </w:r>
      <w:r w:rsidRPr="003803E3">
        <w:rPr>
          <w:noProof/>
        </w:rPr>
        <w:tab/>
        <w:t xml:space="preserve">Bartsch SM, Lopman BA, Ozawa S, Hall AJ, &amp; Lee BY (2016) Global Economic Burden of Norovirus Gastroenteritis. </w:t>
      </w:r>
      <w:r w:rsidRPr="003803E3">
        <w:rPr>
          <w:i/>
          <w:noProof/>
        </w:rPr>
        <w:t>PLoS One</w:t>
      </w:r>
      <w:r w:rsidRPr="003803E3">
        <w:rPr>
          <w:noProof/>
        </w:rPr>
        <w:t xml:space="preserve"> 11(4):e0151219.</w:t>
      </w:r>
    </w:p>
    <w:p w14:paraId="23AF05D3" w14:textId="77777777" w:rsidR="003803E3" w:rsidRPr="003803E3" w:rsidRDefault="003803E3" w:rsidP="003803E3">
      <w:pPr>
        <w:pStyle w:val="EndNoteBibliography"/>
        <w:ind w:left="720" w:hanging="720"/>
        <w:rPr>
          <w:noProof/>
        </w:rPr>
      </w:pPr>
      <w:r w:rsidRPr="003803E3">
        <w:rPr>
          <w:noProof/>
        </w:rPr>
        <w:t>80.</w:t>
      </w:r>
      <w:r w:rsidRPr="003803E3">
        <w:rPr>
          <w:noProof/>
        </w:rPr>
        <w:tab/>
        <w:t xml:space="preserve">Robilotti E, Deresinski S, &amp; Pinsky BA (2015) Norovirus. </w:t>
      </w:r>
      <w:r w:rsidRPr="003803E3">
        <w:rPr>
          <w:i/>
          <w:noProof/>
        </w:rPr>
        <w:t>Clin Microbiol Rev</w:t>
      </w:r>
      <w:r w:rsidRPr="003803E3">
        <w:rPr>
          <w:noProof/>
        </w:rPr>
        <w:t xml:space="preserve"> 28(1):134-164.</w:t>
      </w:r>
    </w:p>
    <w:p w14:paraId="6F38DEFE" w14:textId="64E79794" w:rsidR="00714B3B" w:rsidRPr="00AB7692" w:rsidRDefault="006E1AD1" w:rsidP="00B44EB4">
      <w:pPr>
        <w:ind w:left="450" w:hanging="450"/>
        <w:rPr>
          <w:rFonts w:ascii="Times" w:hAnsi="Times"/>
          <w:noProof/>
        </w:rPr>
      </w:pPr>
      <w:r w:rsidRPr="0025010A">
        <w:rPr>
          <w:rFonts w:ascii="Times" w:hAnsi="Times"/>
          <w:noProof/>
          <w:sz w:val="22"/>
          <w:szCs w:val="22"/>
        </w:rPr>
        <w:fldChar w:fldCharType="end"/>
      </w:r>
    </w:p>
    <w:sectPr w:rsidR="00714B3B" w:rsidRPr="00AB7692" w:rsidSect="004A536E">
      <w:footerReference w:type="even" r:id="rId14"/>
      <w:footerReference w:type="default" r:id="rId1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51" w:author="Stefan Wuchty" w:date="2017-09-04T20:46:00Z" w:initials="SW">
    <w:p w14:paraId="1F558FF6" w14:textId="32C02376" w:rsidR="00B167FF" w:rsidRDefault="00B167FF">
      <w:pPr>
        <w:pStyle w:val="CommentText"/>
      </w:pPr>
      <w:r>
        <w:rPr>
          <w:rStyle w:val="CommentReference"/>
        </w:rPr>
        <w:annotationRef/>
      </w:r>
      <w:r>
        <w:t>Norman: Can you put in the viruses that contributed most PPI to the corresponding family?</w:t>
      </w:r>
    </w:p>
  </w:comment>
  <w:comment w:id="415" w:author="Goodacre, Norman *" w:date="2017-09-05T15:26:00Z" w:initials="GN*">
    <w:p w14:paraId="6462995B" w14:textId="27392359" w:rsidR="00B775FA" w:rsidRDefault="00B775FA">
      <w:pPr>
        <w:pStyle w:val="CommentText"/>
      </w:pPr>
      <w:r>
        <w:rPr>
          <w:rStyle w:val="CommentReference"/>
        </w:rPr>
        <w:annotationRef/>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558FF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9400B5" w14:textId="77777777" w:rsidR="00536098" w:rsidRDefault="00536098" w:rsidP="008A0267">
      <w:r>
        <w:separator/>
      </w:r>
    </w:p>
  </w:endnote>
  <w:endnote w:type="continuationSeparator" w:id="0">
    <w:p w14:paraId="2BB728BC" w14:textId="77777777" w:rsidR="00536098" w:rsidRDefault="00536098" w:rsidP="008A02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AB819" w14:textId="77777777" w:rsidR="00B167FF" w:rsidRDefault="00B167FF" w:rsidP="00F6512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E05506" w14:textId="77777777" w:rsidR="00B167FF" w:rsidRDefault="00B167FF" w:rsidP="009514F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BDC726" w14:textId="77777777" w:rsidR="00B167FF" w:rsidRDefault="00B167FF" w:rsidP="00F6512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A576C">
      <w:rPr>
        <w:rStyle w:val="PageNumber"/>
        <w:noProof/>
      </w:rPr>
      <w:t>16</w:t>
    </w:r>
    <w:r>
      <w:rPr>
        <w:rStyle w:val="PageNumber"/>
      </w:rPr>
      <w:fldChar w:fldCharType="end"/>
    </w:r>
  </w:p>
  <w:p w14:paraId="3DA01120" w14:textId="77777777" w:rsidR="00B167FF" w:rsidRDefault="00B167FF" w:rsidP="003452F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00F490" w14:textId="77777777" w:rsidR="00536098" w:rsidRDefault="00536098" w:rsidP="008A0267">
      <w:r>
        <w:separator/>
      </w:r>
    </w:p>
  </w:footnote>
  <w:footnote w:type="continuationSeparator" w:id="0">
    <w:p w14:paraId="363E551E" w14:textId="77777777" w:rsidR="00536098" w:rsidRDefault="00536098" w:rsidP="008A026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NA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zxf5s9pk0992pefpet5d9rcvs2ae90rrfad&quot;&gt;review&lt;record-ids&gt;&lt;item&gt;1&lt;/item&gt;&lt;item&gt;2&lt;/item&gt;&lt;item&gt;3&lt;/item&gt;&lt;item&gt;5&lt;/item&gt;&lt;item&gt;6&lt;/item&gt;&lt;item&gt;24&lt;/item&gt;&lt;item&gt;26&lt;/item&gt;&lt;item&gt;29&lt;/item&gt;&lt;item&gt;31&lt;/item&gt;&lt;item&gt;32&lt;/item&gt;&lt;item&gt;33&lt;/item&gt;&lt;item&gt;43&lt;/item&gt;&lt;item&gt;46&lt;/item&gt;&lt;item&gt;52&lt;/item&gt;&lt;item&gt;55&lt;/item&gt;&lt;item&gt;61&lt;/item&gt;&lt;item&gt;62&lt;/item&gt;&lt;item&gt;70&lt;/item&gt;&lt;item&gt;71&lt;/item&gt;&lt;item&gt;72&lt;/item&gt;&lt;item&gt;75&lt;/item&gt;&lt;item&gt;76&lt;/item&gt;&lt;item&gt;79&lt;/item&gt;&lt;item&gt;81&lt;/item&gt;&lt;item&gt;83&lt;/item&gt;&lt;item&gt;84&lt;/item&gt;&lt;item&gt;85&lt;/item&gt;&lt;item&gt;86&lt;/item&gt;&lt;item&gt;87&lt;/item&gt;&lt;item&gt;93&lt;/item&gt;&lt;item&gt;94&lt;/item&gt;&lt;item&gt;98&lt;/item&gt;&lt;item&gt;101&lt;/item&gt;&lt;item&gt;102&lt;/item&gt;&lt;item&gt;104&lt;/item&gt;&lt;item&gt;107&lt;/item&gt;&lt;item&gt;109&lt;/item&gt;&lt;item&gt;111&lt;/item&gt;&lt;item&gt;113&lt;/item&gt;&lt;item&gt;114&lt;/item&gt;&lt;item&gt;116&lt;/item&gt;&lt;item&gt;117&lt;/item&gt;&lt;item&gt;119&lt;/item&gt;&lt;item&gt;120&lt;/item&gt;&lt;item&gt;121&lt;/item&gt;&lt;item&gt;122&lt;/item&gt;&lt;item&gt;123&lt;/item&gt;&lt;item&gt;124&lt;/item&gt;&lt;item&gt;125&lt;/item&gt;&lt;item&gt;126&lt;/item&gt;&lt;item&gt;127&lt;/item&gt;&lt;item&gt;128&lt;/item&gt;&lt;item&gt;129&lt;/item&gt;&lt;item&gt;133&lt;/item&gt;&lt;item&gt;134&lt;/item&gt;&lt;item&gt;135&lt;/item&gt;&lt;item&gt;136&lt;/item&gt;&lt;item&gt;137&lt;/item&gt;&lt;item&gt;138&lt;/item&gt;&lt;item&gt;139&lt;/item&gt;&lt;item&gt;140&lt;/item&gt;&lt;item&gt;141&lt;/item&gt;&lt;item&gt;143&lt;/item&gt;&lt;item&gt;144&lt;/item&gt;&lt;item&gt;145&lt;/item&gt;&lt;item&gt;147&lt;/item&gt;&lt;item&gt;148&lt;/item&gt;&lt;item&gt;149&lt;/item&gt;&lt;item&gt;150&lt;/item&gt;&lt;item&gt;151&lt;/item&gt;&lt;item&gt;152&lt;/item&gt;&lt;item&gt;153&lt;/item&gt;&lt;item&gt;154&lt;/item&gt;&lt;item&gt;155&lt;/item&gt;&lt;/record-ids&gt;&lt;/item&gt;&lt;/Libraries&gt;"/>
  </w:docVars>
  <w:rsids>
    <w:rsidRoot w:val="00714B3B"/>
    <w:rsid w:val="00011D0C"/>
    <w:rsid w:val="0001431B"/>
    <w:rsid w:val="0002367D"/>
    <w:rsid w:val="00026BFD"/>
    <w:rsid w:val="00034BCC"/>
    <w:rsid w:val="00035A4A"/>
    <w:rsid w:val="0003671A"/>
    <w:rsid w:val="00044666"/>
    <w:rsid w:val="000533C7"/>
    <w:rsid w:val="000550AF"/>
    <w:rsid w:val="00062CF2"/>
    <w:rsid w:val="000643F6"/>
    <w:rsid w:val="00067610"/>
    <w:rsid w:val="00095A87"/>
    <w:rsid w:val="000A7598"/>
    <w:rsid w:val="000B5B4C"/>
    <w:rsid w:val="000C3508"/>
    <w:rsid w:val="00110CD2"/>
    <w:rsid w:val="00117EAD"/>
    <w:rsid w:val="00137861"/>
    <w:rsid w:val="001519AA"/>
    <w:rsid w:val="0015672C"/>
    <w:rsid w:val="00167CE7"/>
    <w:rsid w:val="00184FEC"/>
    <w:rsid w:val="001867B4"/>
    <w:rsid w:val="00190A97"/>
    <w:rsid w:val="00194E03"/>
    <w:rsid w:val="001A1D71"/>
    <w:rsid w:val="001A3AC4"/>
    <w:rsid w:val="001A576C"/>
    <w:rsid w:val="001E5B02"/>
    <w:rsid w:val="001E629B"/>
    <w:rsid w:val="002012FD"/>
    <w:rsid w:val="0021017E"/>
    <w:rsid w:val="0021448C"/>
    <w:rsid w:val="002217EA"/>
    <w:rsid w:val="002246CF"/>
    <w:rsid w:val="00245D05"/>
    <w:rsid w:val="0025010A"/>
    <w:rsid w:val="002511E4"/>
    <w:rsid w:val="00253274"/>
    <w:rsid w:val="002A43B7"/>
    <w:rsid w:val="002B6187"/>
    <w:rsid w:val="002C4F2D"/>
    <w:rsid w:val="002C7B7F"/>
    <w:rsid w:val="002D0EE5"/>
    <w:rsid w:val="00314FF7"/>
    <w:rsid w:val="003213FA"/>
    <w:rsid w:val="003407F6"/>
    <w:rsid w:val="003452F0"/>
    <w:rsid w:val="00352686"/>
    <w:rsid w:val="00354285"/>
    <w:rsid w:val="003751AD"/>
    <w:rsid w:val="0037614E"/>
    <w:rsid w:val="003803E3"/>
    <w:rsid w:val="003825E7"/>
    <w:rsid w:val="003A0C84"/>
    <w:rsid w:val="003C0748"/>
    <w:rsid w:val="003C091C"/>
    <w:rsid w:val="003D2F36"/>
    <w:rsid w:val="004022A8"/>
    <w:rsid w:val="0044662D"/>
    <w:rsid w:val="00451A12"/>
    <w:rsid w:val="00467083"/>
    <w:rsid w:val="0047217B"/>
    <w:rsid w:val="0047280B"/>
    <w:rsid w:val="00474B75"/>
    <w:rsid w:val="0048196F"/>
    <w:rsid w:val="004872FA"/>
    <w:rsid w:val="004912E1"/>
    <w:rsid w:val="004976BA"/>
    <w:rsid w:val="004A536E"/>
    <w:rsid w:val="004B019E"/>
    <w:rsid w:val="004C27B8"/>
    <w:rsid w:val="004C2F3D"/>
    <w:rsid w:val="004C7D87"/>
    <w:rsid w:val="004E0FAF"/>
    <w:rsid w:val="00520217"/>
    <w:rsid w:val="00536098"/>
    <w:rsid w:val="00574DCB"/>
    <w:rsid w:val="00594782"/>
    <w:rsid w:val="005A1775"/>
    <w:rsid w:val="005B09A7"/>
    <w:rsid w:val="005C2037"/>
    <w:rsid w:val="00607115"/>
    <w:rsid w:val="006207FB"/>
    <w:rsid w:val="00621B3D"/>
    <w:rsid w:val="00624432"/>
    <w:rsid w:val="00632D53"/>
    <w:rsid w:val="00635A49"/>
    <w:rsid w:val="00656615"/>
    <w:rsid w:val="006607A1"/>
    <w:rsid w:val="0067740E"/>
    <w:rsid w:val="0068427C"/>
    <w:rsid w:val="006A1EE3"/>
    <w:rsid w:val="006B4FD5"/>
    <w:rsid w:val="006C3902"/>
    <w:rsid w:val="006C4133"/>
    <w:rsid w:val="006D4DE8"/>
    <w:rsid w:val="006D72B6"/>
    <w:rsid w:val="006E1AD1"/>
    <w:rsid w:val="00703CD7"/>
    <w:rsid w:val="00714B3B"/>
    <w:rsid w:val="0073122C"/>
    <w:rsid w:val="00734A4A"/>
    <w:rsid w:val="007B11EA"/>
    <w:rsid w:val="007C3EB7"/>
    <w:rsid w:val="007C7AB9"/>
    <w:rsid w:val="007D557D"/>
    <w:rsid w:val="007D6DFC"/>
    <w:rsid w:val="007E2579"/>
    <w:rsid w:val="007F4D4D"/>
    <w:rsid w:val="00803DB9"/>
    <w:rsid w:val="00804A58"/>
    <w:rsid w:val="008242B9"/>
    <w:rsid w:val="00855FD8"/>
    <w:rsid w:val="00872373"/>
    <w:rsid w:val="00893DC4"/>
    <w:rsid w:val="008A0267"/>
    <w:rsid w:val="008E5B21"/>
    <w:rsid w:val="00910839"/>
    <w:rsid w:val="00920886"/>
    <w:rsid w:val="00946A1C"/>
    <w:rsid w:val="009514F9"/>
    <w:rsid w:val="00971ECC"/>
    <w:rsid w:val="0098472D"/>
    <w:rsid w:val="009A101E"/>
    <w:rsid w:val="009B1E42"/>
    <w:rsid w:val="009F507B"/>
    <w:rsid w:val="00A0457E"/>
    <w:rsid w:val="00A20CD1"/>
    <w:rsid w:val="00A32E7D"/>
    <w:rsid w:val="00A51199"/>
    <w:rsid w:val="00A80458"/>
    <w:rsid w:val="00A81EE0"/>
    <w:rsid w:val="00AB7692"/>
    <w:rsid w:val="00AC0836"/>
    <w:rsid w:val="00AC6260"/>
    <w:rsid w:val="00AD1E45"/>
    <w:rsid w:val="00AD51B0"/>
    <w:rsid w:val="00AE1D27"/>
    <w:rsid w:val="00B167FF"/>
    <w:rsid w:val="00B2401F"/>
    <w:rsid w:val="00B258F7"/>
    <w:rsid w:val="00B44EB4"/>
    <w:rsid w:val="00B775FA"/>
    <w:rsid w:val="00B8198F"/>
    <w:rsid w:val="00B96DBA"/>
    <w:rsid w:val="00BA3085"/>
    <w:rsid w:val="00BA5840"/>
    <w:rsid w:val="00BA6A0F"/>
    <w:rsid w:val="00BE6C83"/>
    <w:rsid w:val="00BF23EF"/>
    <w:rsid w:val="00BF3A61"/>
    <w:rsid w:val="00C122A2"/>
    <w:rsid w:val="00C1544D"/>
    <w:rsid w:val="00C21CF9"/>
    <w:rsid w:val="00C44DAE"/>
    <w:rsid w:val="00C508FE"/>
    <w:rsid w:val="00C54756"/>
    <w:rsid w:val="00C60E2D"/>
    <w:rsid w:val="00C62719"/>
    <w:rsid w:val="00C878B4"/>
    <w:rsid w:val="00C93F7B"/>
    <w:rsid w:val="00C95C9C"/>
    <w:rsid w:val="00CA0524"/>
    <w:rsid w:val="00CB5ABB"/>
    <w:rsid w:val="00CD0ABA"/>
    <w:rsid w:val="00CD5928"/>
    <w:rsid w:val="00CF615F"/>
    <w:rsid w:val="00D005CD"/>
    <w:rsid w:val="00D17595"/>
    <w:rsid w:val="00D22C50"/>
    <w:rsid w:val="00D4474E"/>
    <w:rsid w:val="00D555BC"/>
    <w:rsid w:val="00D63A09"/>
    <w:rsid w:val="00D706EE"/>
    <w:rsid w:val="00D86208"/>
    <w:rsid w:val="00DE65A4"/>
    <w:rsid w:val="00E0610D"/>
    <w:rsid w:val="00E2413B"/>
    <w:rsid w:val="00E368A0"/>
    <w:rsid w:val="00E36E34"/>
    <w:rsid w:val="00E42879"/>
    <w:rsid w:val="00E449EC"/>
    <w:rsid w:val="00E44B54"/>
    <w:rsid w:val="00E54F94"/>
    <w:rsid w:val="00E57704"/>
    <w:rsid w:val="00E85EA7"/>
    <w:rsid w:val="00EB386C"/>
    <w:rsid w:val="00EB7951"/>
    <w:rsid w:val="00EC7EB7"/>
    <w:rsid w:val="00F21D5F"/>
    <w:rsid w:val="00F225BF"/>
    <w:rsid w:val="00F60E04"/>
    <w:rsid w:val="00F6512F"/>
    <w:rsid w:val="00F92ABB"/>
    <w:rsid w:val="00FA32D5"/>
    <w:rsid w:val="00FB1FB4"/>
    <w:rsid w:val="00FF02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F2D11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B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14B3B"/>
    <w:rPr>
      <w:rFonts w:ascii="Lucida Grande" w:hAnsi="Lucida Grande" w:cs="Lucida Grande"/>
      <w:sz w:val="18"/>
      <w:szCs w:val="18"/>
    </w:rPr>
  </w:style>
  <w:style w:type="table" w:styleId="TableGrid">
    <w:name w:val="Table Grid"/>
    <w:basedOn w:val="TableNormal"/>
    <w:uiPriority w:val="59"/>
    <w:rsid w:val="00451A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B4FD5"/>
    <w:rPr>
      <w:color w:val="0000FF" w:themeColor="hyperlink"/>
      <w:u w:val="single"/>
    </w:rPr>
  </w:style>
  <w:style w:type="paragraph" w:styleId="NormalWeb">
    <w:name w:val="Normal (Web)"/>
    <w:basedOn w:val="Normal"/>
    <w:uiPriority w:val="99"/>
    <w:semiHidden/>
    <w:unhideWhenUsed/>
    <w:rsid w:val="006E1AD1"/>
    <w:rPr>
      <w:rFonts w:ascii="Times New Roman" w:hAnsi="Times New Roman" w:cs="Times New Roman"/>
    </w:rPr>
  </w:style>
  <w:style w:type="paragraph" w:customStyle="1" w:styleId="EndNoteBibliographyTitle">
    <w:name w:val="EndNote Bibliography Title"/>
    <w:basedOn w:val="Normal"/>
    <w:rsid w:val="006E1AD1"/>
    <w:pPr>
      <w:jc w:val="center"/>
    </w:pPr>
    <w:rPr>
      <w:rFonts w:ascii="Cambria" w:hAnsi="Cambria"/>
    </w:rPr>
  </w:style>
  <w:style w:type="paragraph" w:customStyle="1" w:styleId="EndNoteBibliography">
    <w:name w:val="EndNote Bibliography"/>
    <w:basedOn w:val="Normal"/>
    <w:rsid w:val="006E1AD1"/>
    <w:rPr>
      <w:rFonts w:ascii="Cambria" w:hAnsi="Cambria"/>
    </w:rPr>
  </w:style>
  <w:style w:type="character" w:styleId="CommentReference">
    <w:name w:val="annotation reference"/>
    <w:basedOn w:val="DefaultParagraphFont"/>
    <w:uiPriority w:val="99"/>
    <w:semiHidden/>
    <w:unhideWhenUsed/>
    <w:rsid w:val="00D555BC"/>
    <w:rPr>
      <w:sz w:val="18"/>
      <w:szCs w:val="18"/>
    </w:rPr>
  </w:style>
  <w:style w:type="paragraph" w:styleId="CommentText">
    <w:name w:val="annotation text"/>
    <w:basedOn w:val="Normal"/>
    <w:link w:val="CommentTextChar"/>
    <w:uiPriority w:val="99"/>
    <w:semiHidden/>
    <w:unhideWhenUsed/>
    <w:rsid w:val="00D555BC"/>
  </w:style>
  <w:style w:type="character" w:customStyle="1" w:styleId="CommentTextChar">
    <w:name w:val="Comment Text Char"/>
    <w:basedOn w:val="DefaultParagraphFont"/>
    <w:link w:val="CommentText"/>
    <w:uiPriority w:val="99"/>
    <w:semiHidden/>
    <w:rsid w:val="00D555BC"/>
  </w:style>
  <w:style w:type="paragraph" w:styleId="CommentSubject">
    <w:name w:val="annotation subject"/>
    <w:basedOn w:val="CommentText"/>
    <w:next w:val="CommentText"/>
    <w:link w:val="CommentSubjectChar"/>
    <w:uiPriority w:val="99"/>
    <w:semiHidden/>
    <w:unhideWhenUsed/>
    <w:rsid w:val="00D555BC"/>
    <w:rPr>
      <w:b/>
      <w:bCs/>
      <w:sz w:val="20"/>
      <w:szCs w:val="20"/>
    </w:rPr>
  </w:style>
  <w:style w:type="character" w:customStyle="1" w:styleId="CommentSubjectChar">
    <w:name w:val="Comment Subject Char"/>
    <w:basedOn w:val="CommentTextChar"/>
    <w:link w:val="CommentSubject"/>
    <w:uiPriority w:val="99"/>
    <w:semiHidden/>
    <w:rsid w:val="00D555BC"/>
    <w:rPr>
      <w:b/>
      <w:bCs/>
      <w:sz w:val="20"/>
      <w:szCs w:val="20"/>
    </w:rPr>
  </w:style>
  <w:style w:type="character" w:styleId="FollowedHyperlink">
    <w:name w:val="FollowedHyperlink"/>
    <w:basedOn w:val="DefaultParagraphFont"/>
    <w:uiPriority w:val="99"/>
    <w:semiHidden/>
    <w:unhideWhenUsed/>
    <w:rsid w:val="000A7598"/>
    <w:rPr>
      <w:color w:val="800080" w:themeColor="followedHyperlink"/>
      <w:u w:val="single"/>
    </w:rPr>
  </w:style>
  <w:style w:type="paragraph" w:styleId="Revision">
    <w:name w:val="Revision"/>
    <w:hidden/>
    <w:uiPriority w:val="99"/>
    <w:semiHidden/>
    <w:rsid w:val="002217EA"/>
  </w:style>
  <w:style w:type="paragraph" w:styleId="Footer">
    <w:name w:val="footer"/>
    <w:basedOn w:val="Normal"/>
    <w:link w:val="FooterChar"/>
    <w:uiPriority w:val="99"/>
    <w:unhideWhenUsed/>
    <w:rsid w:val="008A0267"/>
    <w:pPr>
      <w:tabs>
        <w:tab w:val="center" w:pos="4320"/>
        <w:tab w:val="right" w:pos="8640"/>
      </w:tabs>
    </w:pPr>
  </w:style>
  <w:style w:type="character" w:customStyle="1" w:styleId="FooterChar">
    <w:name w:val="Footer Char"/>
    <w:basedOn w:val="DefaultParagraphFont"/>
    <w:link w:val="Footer"/>
    <w:uiPriority w:val="99"/>
    <w:rsid w:val="008A0267"/>
  </w:style>
  <w:style w:type="character" w:styleId="PageNumber">
    <w:name w:val="page number"/>
    <w:basedOn w:val="DefaultParagraphFont"/>
    <w:uiPriority w:val="99"/>
    <w:semiHidden/>
    <w:unhideWhenUsed/>
    <w:rsid w:val="008A0267"/>
  </w:style>
  <w:style w:type="paragraph" w:styleId="Header">
    <w:name w:val="header"/>
    <w:basedOn w:val="Normal"/>
    <w:link w:val="HeaderChar"/>
    <w:uiPriority w:val="99"/>
    <w:unhideWhenUsed/>
    <w:rsid w:val="003D2F36"/>
    <w:pPr>
      <w:tabs>
        <w:tab w:val="center" w:pos="4320"/>
        <w:tab w:val="right" w:pos="8640"/>
      </w:tabs>
    </w:pPr>
  </w:style>
  <w:style w:type="character" w:customStyle="1" w:styleId="HeaderChar">
    <w:name w:val="Header Char"/>
    <w:basedOn w:val="DefaultParagraphFont"/>
    <w:link w:val="Header"/>
    <w:uiPriority w:val="99"/>
    <w:rsid w:val="003D2F36"/>
  </w:style>
  <w:style w:type="table" w:customStyle="1" w:styleId="TableGrid1">
    <w:name w:val="Table Grid1"/>
    <w:basedOn w:val="TableNormal"/>
    <w:next w:val="TableGrid"/>
    <w:uiPriority w:val="59"/>
    <w:rsid w:val="002C4F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B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14B3B"/>
    <w:rPr>
      <w:rFonts w:ascii="Lucida Grande" w:hAnsi="Lucida Grande" w:cs="Lucida Grande"/>
      <w:sz w:val="18"/>
      <w:szCs w:val="18"/>
    </w:rPr>
  </w:style>
  <w:style w:type="table" w:styleId="TableGrid">
    <w:name w:val="Table Grid"/>
    <w:basedOn w:val="TableNormal"/>
    <w:uiPriority w:val="59"/>
    <w:rsid w:val="00451A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B4FD5"/>
    <w:rPr>
      <w:color w:val="0000FF" w:themeColor="hyperlink"/>
      <w:u w:val="single"/>
    </w:rPr>
  </w:style>
  <w:style w:type="paragraph" w:styleId="NormalWeb">
    <w:name w:val="Normal (Web)"/>
    <w:basedOn w:val="Normal"/>
    <w:uiPriority w:val="99"/>
    <w:semiHidden/>
    <w:unhideWhenUsed/>
    <w:rsid w:val="006E1AD1"/>
    <w:rPr>
      <w:rFonts w:ascii="Times New Roman" w:hAnsi="Times New Roman" w:cs="Times New Roman"/>
    </w:rPr>
  </w:style>
  <w:style w:type="paragraph" w:customStyle="1" w:styleId="EndNoteBibliographyTitle">
    <w:name w:val="EndNote Bibliography Title"/>
    <w:basedOn w:val="Normal"/>
    <w:rsid w:val="006E1AD1"/>
    <w:pPr>
      <w:jc w:val="center"/>
    </w:pPr>
    <w:rPr>
      <w:rFonts w:ascii="Cambria" w:hAnsi="Cambria"/>
    </w:rPr>
  </w:style>
  <w:style w:type="paragraph" w:customStyle="1" w:styleId="EndNoteBibliography">
    <w:name w:val="EndNote Bibliography"/>
    <w:basedOn w:val="Normal"/>
    <w:rsid w:val="006E1AD1"/>
    <w:rPr>
      <w:rFonts w:ascii="Cambria" w:hAnsi="Cambria"/>
    </w:rPr>
  </w:style>
  <w:style w:type="character" w:styleId="CommentReference">
    <w:name w:val="annotation reference"/>
    <w:basedOn w:val="DefaultParagraphFont"/>
    <w:uiPriority w:val="99"/>
    <w:semiHidden/>
    <w:unhideWhenUsed/>
    <w:rsid w:val="00D555BC"/>
    <w:rPr>
      <w:sz w:val="18"/>
      <w:szCs w:val="18"/>
    </w:rPr>
  </w:style>
  <w:style w:type="paragraph" w:styleId="CommentText">
    <w:name w:val="annotation text"/>
    <w:basedOn w:val="Normal"/>
    <w:link w:val="CommentTextChar"/>
    <w:uiPriority w:val="99"/>
    <w:semiHidden/>
    <w:unhideWhenUsed/>
    <w:rsid w:val="00D555BC"/>
  </w:style>
  <w:style w:type="character" w:customStyle="1" w:styleId="CommentTextChar">
    <w:name w:val="Comment Text Char"/>
    <w:basedOn w:val="DefaultParagraphFont"/>
    <w:link w:val="CommentText"/>
    <w:uiPriority w:val="99"/>
    <w:semiHidden/>
    <w:rsid w:val="00D555BC"/>
  </w:style>
  <w:style w:type="paragraph" w:styleId="CommentSubject">
    <w:name w:val="annotation subject"/>
    <w:basedOn w:val="CommentText"/>
    <w:next w:val="CommentText"/>
    <w:link w:val="CommentSubjectChar"/>
    <w:uiPriority w:val="99"/>
    <w:semiHidden/>
    <w:unhideWhenUsed/>
    <w:rsid w:val="00D555BC"/>
    <w:rPr>
      <w:b/>
      <w:bCs/>
      <w:sz w:val="20"/>
      <w:szCs w:val="20"/>
    </w:rPr>
  </w:style>
  <w:style w:type="character" w:customStyle="1" w:styleId="CommentSubjectChar">
    <w:name w:val="Comment Subject Char"/>
    <w:basedOn w:val="CommentTextChar"/>
    <w:link w:val="CommentSubject"/>
    <w:uiPriority w:val="99"/>
    <w:semiHidden/>
    <w:rsid w:val="00D555BC"/>
    <w:rPr>
      <w:b/>
      <w:bCs/>
      <w:sz w:val="20"/>
      <w:szCs w:val="20"/>
    </w:rPr>
  </w:style>
  <w:style w:type="character" w:styleId="FollowedHyperlink">
    <w:name w:val="FollowedHyperlink"/>
    <w:basedOn w:val="DefaultParagraphFont"/>
    <w:uiPriority w:val="99"/>
    <w:semiHidden/>
    <w:unhideWhenUsed/>
    <w:rsid w:val="000A7598"/>
    <w:rPr>
      <w:color w:val="800080" w:themeColor="followedHyperlink"/>
      <w:u w:val="single"/>
    </w:rPr>
  </w:style>
  <w:style w:type="paragraph" w:styleId="Revision">
    <w:name w:val="Revision"/>
    <w:hidden/>
    <w:uiPriority w:val="99"/>
    <w:semiHidden/>
    <w:rsid w:val="002217EA"/>
  </w:style>
  <w:style w:type="paragraph" w:styleId="Footer">
    <w:name w:val="footer"/>
    <w:basedOn w:val="Normal"/>
    <w:link w:val="FooterChar"/>
    <w:uiPriority w:val="99"/>
    <w:unhideWhenUsed/>
    <w:rsid w:val="008A0267"/>
    <w:pPr>
      <w:tabs>
        <w:tab w:val="center" w:pos="4320"/>
        <w:tab w:val="right" w:pos="8640"/>
      </w:tabs>
    </w:pPr>
  </w:style>
  <w:style w:type="character" w:customStyle="1" w:styleId="FooterChar">
    <w:name w:val="Footer Char"/>
    <w:basedOn w:val="DefaultParagraphFont"/>
    <w:link w:val="Footer"/>
    <w:uiPriority w:val="99"/>
    <w:rsid w:val="008A0267"/>
  </w:style>
  <w:style w:type="character" w:styleId="PageNumber">
    <w:name w:val="page number"/>
    <w:basedOn w:val="DefaultParagraphFont"/>
    <w:uiPriority w:val="99"/>
    <w:semiHidden/>
    <w:unhideWhenUsed/>
    <w:rsid w:val="008A0267"/>
  </w:style>
  <w:style w:type="paragraph" w:styleId="Header">
    <w:name w:val="header"/>
    <w:basedOn w:val="Normal"/>
    <w:link w:val="HeaderChar"/>
    <w:uiPriority w:val="99"/>
    <w:unhideWhenUsed/>
    <w:rsid w:val="003D2F36"/>
    <w:pPr>
      <w:tabs>
        <w:tab w:val="center" w:pos="4320"/>
        <w:tab w:val="right" w:pos="8640"/>
      </w:tabs>
    </w:pPr>
  </w:style>
  <w:style w:type="character" w:customStyle="1" w:styleId="HeaderChar">
    <w:name w:val="Header Char"/>
    <w:basedOn w:val="DefaultParagraphFont"/>
    <w:link w:val="Header"/>
    <w:uiPriority w:val="99"/>
    <w:rsid w:val="003D2F36"/>
  </w:style>
  <w:style w:type="table" w:customStyle="1" w:styleId="TableGrid1">
    <w:name w:val="Table Grid1"/>
    <w:basedOn w:val="TableNormal"/>
    <w:next w:val="TableGrid"/>
    <w:uiPriority w:val="59"/>
    <w:rsid w:val="002C4F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34854">
      <w:bodyDiv w:val="1"/>
      <w:marLeft w:val="0"/>
      <w:marRight w:val="0"/>
      <w:marTop w:val="0"/>
      <w:marBottom w:val="0"/>
      <w:divBdr>
        <w:top w:val="none" w:sz="0" w:space="0" w:color="auto"/>
        <w:left w:val="none" w:sz="0" w:space="0" w:color="auto"/>
        <w:bottom w:val="none" w:sz="0" w:space="0" w:color="auto"/>
        <w:right w:val="none" w:sz="0" w:space="0" w:color="auto"/>
      </w:divBdr>
      <w:divsChild>
        <w:div w:id="844318562">
          <w:marLeft w:val="0"/>
          <w:marRight w:val="0"/>
          <w:marTop w:val="0"/>
          <w:marBottom w:val="0"/>
          <w:divBdr>
            <w:top w:val="none" w:sz="0" w:space="0" w:color="auto"/>
            <w:left w:val="none" w:sz="0" w:space="0" w:color="auto"/>
            <w:bottom w:val="none" w:sz="0" w:space="0" w:color="auto"/>
            <w:right w:val="none" w:sz="0" w:space="0" w:color="auto"/>
          </w:divBdr>
        </w:div>
      </w:divsChild>
    </w:div>
    <w:div w:id="295527038">
      <w:bodyDiv w:val="1"/>
      <w:marLeft w:val="0"/>
      <w:marRight w:val="0"/>
      <w:marTop w:val="0"/>
      <w:marBottom w:val="0"/>
      <w:divBdr>
        <w:top w:val="none" w:sz="0" w:space="0" w:color="auto"/>
        <w:left w:val="none" w:sz="0" w:space="0" w:color="auto"/>
        <w:bottom w:val="none" w:sz="0" w:space="0" w:color="auto"/>
        <w:right w:val="none" w:sz="0" w:space="0" w:color="auto"/>
      </w:divBdr>
      <w:divsChild>
        <w:div w:id="1610815216">
          <w:marLeft w:val="0"/>
          <w:marRight w:val="0"/>
          <w:marTop w:val="0"/>
          <w:marBottom w:val="0"/>
          <w:divBdr>
            <w:top w:val="none" w:sz="0" w:space="0" w:color="auto"/>
            <w:left w:val="none" w:sz="0" w:space="0" w:color="auto"/>
            <w:bottom w:val="none" w:sz="0" w:space="0" w:color="auto"/>
            <w:right w:val="none" w:sz="0" w:space="0" w:color="auto"/>
          </w:divBdr>
          <w:divsChild>
            <w:div w:id="1199392892">
              <w:marLeft w:val="0"/>
              <w:marRight w:val="0"/>
              <w:marTop w:val="0"/>
              <w:marBottom w:val="0"/>
              <w:divBdr>
                <w:top w:val="none" w:sz="0" w:space="0" w:color="auto"/>
                <w:left w:val="none" w:sz="0" w:space="0" w:color="auto"/>
                <w:bottom w:val="none" w:sz="0" w:space="0" w:color="auto"/>
                <w:right w:val="none" w:sz="0" w:space="0" w:color="auto"/>
              </w:divBdr>
              <w:divsChild>
                <w:div w:id="1620792048">
                  <w:marLeft w:val="0"/>
                  <w:marRight w:val="0"/>
                  <w:marTop w:val="0"/>
                  <w:marBottom w:val="0"/>
                  <w:divBdr>
                    <w:top w:val="none" w:sz="0" w:space="0" w:color="auto"/>
                    <w:left w:val="none" w:sz="0" w:space="0" w:color="auto"/>
                    <w:bottom w:val="none" w:sz="0" w:space="0" w:color="auto"/>
                    <w:right w:val="none" w:sz="0" w:space="0" w:color="auto"/>
                  </w:divBdr>
                </w:div>
                <w:div w:id="149179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605802">
      <w:bodyDiv w:val="1"/>
      <w:marLeft w:val="0"/>
      <w:marRight w:val="0"/>
      <w:marTop w:val="0"/>
      <w:marBottom w:val="0"/>
      <w:divBdr>
        <w:top w:val="none" w:sz="0" w:space="0" w:color="auto"/>
        <w:left w:val="none" w:sz="0" w:space="0" w:color="auto"/>
        <w:bottom w:val="none" w:sz="0" w:space="0" w:color="auto"/>
        <w:right w:val="none" w:sz="0" w:space="0" w:color="auto"/>
      </w:divBdr>
      <w:divsChild>
        <w:div w:id="1813449379">
          <w:marLeft w:val="0"/>
          <w:marRight w:val="0"/>
          <w:marTop w:val="0"/>
          <w:marBottom w:val="0"/>
          <w:divBdr>
            <w:top w:val="none" w:sz="0" w:space="0" w:color="auto"/>
            <w:left w:val="none" w:sz="0" w:space="0" w:color="auto"/>
            <w:bottom w:val="none" w:sz="0" w:space="0" w:color="auto"/>
            <w:right w:val="none" w:sz="0" w:space="0" w:color="auto"/>
          </w:divBdr>
          <w:divsChild>
            <w:div w:id="209147309">
              <w:marLeft w:val="0"/>
              <w:marRight w:val="0"/>
              <w:marTop w:val="0"/>
              <w:marBottom w:val="0"/>
              <w:divBdr>
                <w:top w:val="none" w:sz="0" w:space="0" w:color="auto"/>
                <w:left w:val="none" w:sz="0" w:space="0" w:color="auto"/>
                <w:bottom w:val="none" w:sz="0" w:space="0" w:color="auto"/>
                <w:right w:val="none" w:sz="0" w:space="0" w:color="auto"/>
              </w:divBdr>
              <w:divsChild>
                <w:div w:id="5086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748695">
      <w:bodyDiv w:val="1"/>
      <w:marLeft w:val="0"/>
      <w:marRight w:val="0"/>
      <w:marTop w:val="0"/>
      <w:marBottom w:val="0"/>
      <w:divBdr>
        <w:top w:val="none" w:sz="0" w:space="0" w:color="auto"/>
        <w:left w:val="none" w:sz="0" w:space="0" w:color="auto"/>
        <w:bottom w:val="none" w:sz="0" w:space="0" w:color="auto"/>
        <w:right w:val="none" w:sz="0" w:space="0" w:color="auto"/>
      </w:divBdr>
      <w:divsChild>
        <w:div w:id="1208222234">
          <w:marLeft w:val="0"/>
          <w:marRight w:val="0"/>
          <w:marTop w:val="0"/>
          <w:marBottom w:val="0"/>
          <w:divBdr>
            <w:top w:val="none" w:sz="0" w:space="0" w:color="auto"/>
            <w:left w:val="none" w:sz="0" w:space="0" w:color="auto"/>
            <w:bottom w:val="none" w:sz="0" w:space="0" w:color="auto"/>
            <w:right w:val="none" w:sz="0" w:space="0" w:color="auto"/>
          </w:divBdr>
          <w:divsChild>
            <w:div w:id="1583023123">
              <w:marLeft w:val="0"/>
              <w:marRight w:val="0"/>
              <w:marTop w:val="0"/>
              <w:marBottom w:val="0"/>
              <w:divBdr>
                <w:top w:val="none" w:sz="0" w:space="0" w:color="auto"/>
                <w:left w:val="none" w:sz="0" w:space="0" w:color="auto"/>
                <w:bottom w:val="none" w:sz="0" w:space="0" w:color="auto"/>
                <w:right w:val="none" w:sz="0" w:space="0" w:color="auto"/>
              </w:divBdr>
              <w:divsChild>
                <w:div w:id="178337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448903">
      <w:bodyDiv w:val="1"/>
      <w:marLeft w:val="0"/>
      <w:marRight w:val="0"/>
      <w:marTop w:val="0"/>
      <w:marBottom w:val="0"/>
      <w:divBdr>
        <w:top w:val="none" w:sz="0" w:space="0" w:color="auto"/>
        <w:left w:val="none" w:sz="0" w:space="0" w:color="auto"/>
        <w:bottom w:val="none" w:sz="0" w:space="0" w:color="auto"/>
        <w:right w:val="none" w:sz="0" w:space="0" w:color="auto"/>
      </w:divBdr>
    </w:div>
    <w:div w:id="697782687">
      <w:bodyDiv w:val="1"/>
      <w:marLeft w:val="0"/>
      <w:marRight w:val="0"/>
      <w:marTop w:val="0"/>
      <w:marBottom w:val="0"/>
      <w:divBdr>
        <w:top w:val="none" w:sz="0" w:space="0" w:color="auto"/>
        <w:left w:val="none" w:sz="0" w:space="0" w:color="auto"/>
        <w:bottom w:val="none" w:sz="0" w:space="0" w:color="auto"/>
        <w:right w:val="none" w:sz="0" w:space="0" w:color="auto"/>
      </w:divBdr>
      <w:divsChild>
        <w:div w:id="2076198474">
          <w:marLeft w:val="0"/>
          <w:marRight w:val="0"/>
          <w:marTop w:val="0"/>
          <w:marBottom w:val="0"/>
          <w:divBdr>
            <w:top w:val="none" w:sz="0" w:space="0" w:color="auto"/>
            <w:left w:val="none" w:sz="0" w:space="0" w:color="auto"/>
            <w:bottom w:val="none" w:sz="0" w:space="0" w:color="auto"/>
            <w:right w:val="none" w:sz="0" w:space="0" w:color="auto"/>
          </w:divBdr>
          <w:divsChild>
            <w:div w:id="1541362136">
              <w:marLeft w:val="0"/>
              <w:marRight w:val="0"/>
              <w:marTop w:val="0"/>
              <w:marBottom w:val="0"/>
              <w:divBdr>
                <w:top w:val="none" w:sz="0" w:space="0" w:color="auto"/>
                <w:left w:val="none" w:sz="0" w:space="0" w:color="auto"/>
                <w:bottom w:val="none" w:sz="0" w:space="0" w:color="auto"/>
                <w:right w:val="none" w:sz="0" w:space="0" w:color="auto"/>
              </w:divBdr>
              <w:divsChild>
                <w:div w:id="32979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234128">
      <w:bodyDiv w:val="1"/>
      <w:marLeft w:val="0"/>
      <w:marRight w:val="0"/>
      <w:marTop w:val="0"/>
      <w:marBottom w:val="0"/>
      <w:divBdr>
        <w:top w:val="none" w:sz="0" w:space="0" w:color="auto"/>
        <w:left w:val="none" w:sz="0" w:space="0" w:color="auto"/>
        <w:bottom w:val="none" w:sz="0" w:space="0" w:color="auto"/>
        <w:right w:val="none" w:sz="0" w:space="0" w:color="auto"/>
      </w:divBdr>
      <w:divsChild>
        <w:div w:id="1738824838">
          <w:marLeft w:val="0"/>
          <w:marRight w:val="0"/>
          <w:marTop w:val="0"/>
          <w:marBottom w:val="0"/>
          <w:divBdr>
            <w:top w:val="none" w:sz="0" w:space="0" w:color="auto"/>
            <w:left w:val="none" w:sz="0" w:space="0" w:color="auto"/>
            <w:bottom w:val="none" w:sz="0" w:space="0" w:color="auto"/>
            <w:right w:val="none" w:sz="0" w:space="0" w:color="auto"/>
          </w:divBdr>
          <w:divsChild>
            <w:div w:id="411660809">
              <w:marLeft w:val="0"/>
              <w:marRight w:val="0"/>
              <w:marTop w:val="0"/>
              <w:marBottom w:val="0"/>
              <w:divBdr>
                <w:top w:val="none" w:sz="0" w:space="0" w:color="auto"/>
                <w:left w:val="none" w:sz="0" w:space="0" w:color="auto"/>
                <w:bottom w:val="none" w:sz="0" w:space="0" w:color="auto"/>
                <w:right w:val="none" w:sz="0" w:space="0" w:color="auto"/>
              </w:divBdr>
              <w:divsChild>
                <w:div w:id="2079671247">
                  <w:marLeft w:val="0"/>
                  <w:marRight w:val="0"/>
                  <w:marTop w:val="0"/>
                  <w:marBottom w:val="0"/>
                  <w:divBdr>
                    <w:top w:val="none" w:sz="0" w:space="0" w:color="auto"/>
                    <w:left w:val="none" w:sz="0" w:space="0" w:color="auto"/>
                    <w:bottom w:val="none" w:sz="0" w:space="0" w:color="auto"/>
                    <w:right w:val="none" w:sz="0" w:space="0" w:color="auto"/>
                  </w:divBdr>
                </w:div>
                <w:div w:id="329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68024">
      <w:bodyDiv w:val="1"/>
      <w:marLeft w:val="0"/>
      <w:marRight w:val="0"/>
      <w:marTop w:val="0"/>
      <w:marBottom w:val="0"/>
      <w:divBdr>
        <w:top w:val="none" w:sz="0" w:space="0" w:color="auto"/>
        <w:left w:val="none" w:sz="0" w:space="0" w:color="auto"/>
        <w:bottom w:val="none" w:sz="0" w:space="0" w:color="auto"/>
        <w:right w:val="none" w:sz="0" w:space="0" w:color="auto"/>
      </w:divBdr>
      <w:divsChild>
        <w:div w:id="2102140948">
          <w:marLeft w:val="0"/>
          <w:marRight w:val="0"/>
          <w:marTop w:val="0"/>
          <w:marBottom w:val="0"/>
          <w:divBdr>
            <w:top w:val="none" w:sz="0" w:space="0" w:color="auto"/>
            <w:left w:val="none" w:sz="0" w:space="0" w:color="auto"/>
            <w:bottom w:val="none" w:sz="0" w:space="0" w:color="auto"/>
            <w:right w:val="none" w:sz="0" w:space="0" w:color="auto"/>
          </w:divBdr>
          <w:divsChild>
            <w:div w:id="152644985">
              <w:marLeft w:val="0"/>
              <w:marRight w:val="0"/>
              <w:marTop w:val="0"/>
              <w:marBottom w:val="0"/>
              <w:divBdr>
                <w:top w:val="none" w:sz="0" w:space="0" w:color="auto"/>
                <w:left w:val="none" w:sz="0" w:space="0" w:color="auto"/>
                <w:bottom w:val="none" w:sz="0" w:space="0" w:color="auto"/>
                <w:right w:val="none" w:sz="0" w:space="0" w:color="auto"/>
              </w:divBdr>
              <w:divsChild>
                <w:div w:id="17542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336009">
      <w:bodyDiv w:val="1"/>
      <w:marLeft w:val="0"/>
      <w:marRight w:val="0"/>
      <w:marTop w:val="0"/>
      <w:marBottom w:val="0"/>
      <w:divBdr>
        <w:top w:val="none" w:sz="0" w:space="0" w:color="auto"/>
        <w:left w:val="none" w:sz="0" w:space="0" w:color="auto"/>
        <w:bottom w:val="none" w:sz="0" w:space="0" w:color="auto"/>
        <w:right w:val="none" w:sz="0" w:space="0" w:color="auto"/>
      </w:divBdr>
    </w:div>
    <w:div w:id="978877833">
      <w:bodyDiv w:val="1"/>
      <w:marLeft w:val="0"/>
      <w:marRight w:val="0"/>
      <w:marTop w:val="0"/>
      <w:marBottom w:val="0"/>
      <w:divBdr>
        <w:top w:val="none" w:sz="0" w:space="0" w:color="auto"/>
        <w:left w:val="none" w:sz="0" w:space="0" w:color="auto"/>
        <w:bottom w:val="none" w:sz="0" w:space="0" w:color="auto"/>
        <w:right w:val="none" w:sz="0" w:space="0" w:color="auto"/>
      </w:divBdr>
      <w:divsChild>
        <w:div w:id="1957633014">
          <w:marLeft w:val="0"/>
          <w:marRight w:val="0"/>
          <w:marTop w:val="0"/>
          <w:marBottom w:val="0"/>
          <w:divBdr>
            <w:top w:val="none" w:sz="0" w:space="0" w:color="auto"/>
            <w:left w:val="none" w:sz="0" w:space="0" w:color="auto"/>
            <w:bottom w:val="none" w:sz="0" w:space="0" w:color="auto"/>
            <w:right w:val="none" w:sz="0" w:space="0" w:color="auto"/>
          </w:divBdr>
          <w:divsChild>
            <w:div w:id="599292386">
              <w:marLeft w:val="0"/>
              <w:marRight w:val="0"/>
              <w:marTop w:val="0"/>
              <w:marBottom w:val="0"/>
              <w:divBdr>
                <w:top w:val="none" w:sz="0" w:space="0" w:color="auto"/>
                <w:left w:val="none" w:sz="0" w:space="0" w:color="auto"/>
                <w:bottom w:val="none" w:sz="0" w:space="0" w:color="auto"/>
                <w:right w:val="none" w:sz="0" w:space="0" w:color="auto"/>
              </w:divBdr>
              <w:divsChild>
                <w:div w:id="207253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910185">
      <w:bodyDiv w:val="1"/>
      <w:marLeft w:val="0"/>
      <w:marRight w:val="0"/>
      <w:marTop w:val="0"/>
      <w:marBottom w:val="0"/>
      <w:divBdr>
        <w:top w:val="none" w:sz="0" w:space="0" w:color="auto"/>
        <w:left w:val="none" w:sz="0" w:space="0" w:color="auto"/>
        <w:bottom w:val="none" w:sz="0" w:space="0" w:color="auto"/>
        <w:right w:val="none" w:sz="0" w:space="0" w:color="auto"/>
      </w:divBdr>
      <w:divsChild>
        <w:div w:id="348457856">
          <w:marLeft w:val="0"/>
          <w:marRight w:val="0"/>
          <w:marTop w:val="0"/>
          <w:marBottom w:val="0"/>
          <w:divBdr>
            <w:top w:val="none" w:sz="0" w:space="0" w:color="auto"/>
            <w:left w:val="none" w:sz="0" w:space="0" w:color="auto"/>
            <w:bottom w:val="none" w:sz="0" w:space="0" w:color="auto"/>
            <w:right w:val="none" w:sz="0" w:space="0" w:color="auto"/>
          </w:divBdr>
          <w:divsChild>
            <w:div w:id="2025550153">
              <w:marLeft w:val="0"/>
              <w:marRight w:val="0"/>
              <w:marTop w:val="0"/>
              <w:marBottom w:val="0"/>
              <w:divBdr>
                <w:top w:val="none" w:sz="0" w:space="0" w:color="auto"/>
                <w:left w:val="none" w:sz="0" w:space="0" w:color="auto"/>
                <w:bottom w:val="none" w:sz="0" w:space="0" w:color="auto"/>
                <w:right w:val="none" w:sz="0" w:space="0" w:color="auto"/>
              </w:divBdr>
              <w:divsChild>
                <w:div w:id="134535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160969">
      <w:bodyDiv w:val="1"/>
      <w:marLeft w:val="0"/>
      <w:marRight w:val="0"/>
      <w:marTop w:val="0"/>
      <w:marBottom w:val="0"/>
      <w:divBdr>
        <w:top w:val="none" w:sz="0" w:space="0" w:color="auto"/>
        <w:left w:val="none" w:sz="0" w:space="0" w:color="auto"/>
        <w:bottom w:val="none" w:sz="0" w:space="0" w:color="auto"/>
        <w:right w:val="none" w:sz="0" w:space="0" w:color="auto"/>
      </w:divBdr>
      <w:divsChild>
        <w:div w:id="755907203">
          <w:marLeft w:val="0"/>
          <w:marRight w:val="0"/>
          <w:marTop w:val="0"/>
          <w:marBottom w:val="0"/>
          <w:divBdr>
            <w:top w:val="none" w:sz="0" w:space="0" w:color="auto"/>
            <w:left w:val="none" w:sz="0" w:space="0" w:color="auto"/>
            <w:bottom w:val="none" w:sz="0" w:space="0" w:color="auto"/>
            <w:right w:val="none" w:sz="0" w:space="0" w:color="auto"/>
          </w:divBdr>
          <w:divsChild>
            <w:div w:id="1336883899">
              <w:marLeft w:val="0"/>
              <w:marRight w:val="0"/>
              <w:marTop w:val="0"/>
              <w:marBottom w:val="0"/>
              <w:divBdr>
                <w:top w:val="none" w:sz="0" w:space="0" w:color="auto"/>
                <w:left w:val="none" w:sz="0" w:space="0" w:color="auto"/>
                <w:bottom w:val="none" w:sz="0" w:space="0" w:color="auto"/>
                <w:right w:val="none" w:sz="0" w:space="0" w:color="auto"/>
              </w:divBdr>
              <w:divsChild>
                <w:div w:id="202293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065565">
      <w:bodyDiv w:val="1"/>
      <w:marLeft w:val="0"/>
      <w:marRight w:val="0"/>
      <w:marTop w:val="0"/>
      <w:marBottom w:val="0"/>
      <w:divBdr>
        <w:top w:val="none" w:sz="0" w:space="0" w:color="auto"/>
        <w:left w:val="none" w:sz="0" w:space="0" w:color="auto"/>
        <w:bottom w:val="none" w:sz="0" w:space="0" w:color="auto"/>
        <w:right w:val="none" w:sz="0" w:space="0" w:color="auto"/>
      </w:divBdr>
    </w:div>
    <w:div w:id="1246109720">
      <w:bodyDiv w:val="1"/>
      <w:marLeft w:val="0"/>
      <w:marRight w:val="0"/>
      <w:marTop w:val="0"/>
      <w:marBottom w:val="0"/>
      <w:divBdr>
        <w:top w:val="none" w:sz="0" w:space="0" w:color="auto"/>
        <w:left w:val="none" w:sz="0" w:space="0" w:color="auto"/>
        <w:bottom w:val="none" w:sz="0" w:space="0" w:color="auto"/>
        <w:right w:val="none" w:sz="0" w:space="0" w:color="auto"/>
      </w:divBdr>
    </w:div>
    <w:div w:id="1340306846">
      <w:bodyDiv w:val="1"/>
      <w:marLeft w:val="0"/>
      <w:marRight w:val="0"/>
      <w:marTop w:val="0"/>
      <w:marBottom w:val="0"/>
      <w:divBdr>
        <w:top w:val="none" w:sz="0" w:space="0" w:color="auto"/>
        <w:left w:val="none" w:sz="0" w:space="0" w:color="auto"/>
        <w:bottom w:val="none" w:sz="0" w:space="0" w:color="auto"/>
        <w:right w:val="none" w:sz="0" w:space="0" w:color="auto"/>
      </w:divBdr>
      <w:divsChild>
        <w:div w:id="1840582592">
          <w:marLeft w:val="0"/>
          <w:marRight w:val="0"/>
          <w:marTop w:val="0"/>
          <w:marBottom w:val="0"/>
          <w:divBdr>
            <w:top w:val="none" w:sz="0" w:space="0" w:color="auto"/>
            <w:left w:val="none" w:sz="0" w:space="0" w:color="auto"/>
            <w:bottom w:val="none" w:sz="0" w:space="0" w:color="auto"/>
            <w:right w:val="none" w:sz="0" w:space="0" w:color="auto"/>
          </w:divBdr>
          <w:divsChild>
            <w:div w:id="978338250">
              <w:marLeft w:val="0"/>
              <w:marRight w:val="0"/>
              <w:marTop w:val="0"/>
              <w:marBottom w:val="0"/>
              <w:divBdr>
                <w:top w:val="none" w:sz="0" w:space="0" w:color="auto"/>
                <w:left w:val="none" w:sz="0" w:space="0" w:color="auto"/>
                <w:bottom w:val="none" w:sz="0" w:space="0" w:color="auto"/>
                <w:right w:val="none" w:sz="0" w:space="0" w:color="auto"/>
              </w:divBdr>
              <w:divsChild>
                <w:div w:id="514924493">
                  <w:marLeft w:val="0"/>
                  <w:marRight w:val="0"/>
                  <w:marTop w:val="0"/>
                  <w:marBottom w:val="0"/>
                  <w:divBdr>
                    <w:top w:val="none" w:sz="0" w:space="0" w:color="auto"/>
                    <w:left w:val="none" w:sz="0" w:space="0" w:color="auto"/>
                    <w:bottom w:val="none" w:sz="0" w:space="0" w:color="auto"/>
                    <w:right w:val="none" w:sz="0" w:space="0" w:color="auto"/>
                  </w:divBdr>
                </w:div>
                <w:div w:id="5744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83669">
      <w:bodyDiv w:val="1"/>
      <w:marLeft w:val="0"/>
      <w:marRight w:val="0"/>
      <w:marTop w:val="0"/>
      <w:marBottom w:val="0"/>
      <w:divBdr>
        <w:top w:val="none" w:sz="0" w:space="0" w:color="auto"/>
        <w:left w:val="none" w:sz="0" w:space="0" w:color="auto"/>
        <w:bottom w:val="none" w:sz="0" w:space="0" w:color="auto"/>
        <w:right w:val="none" w:sz="0" w:space="0" w:color="auto"/>
      </w:divBdr>
    </w:div>
    <w:div w:id="1387801969">
      <w:bodyDiv w:val="1"/>
      <w:marLeft w:val="0"/>
      <w:marRight w:val="0"/>
      <w:marTop w:val="0"/>
      <w:marBottom w:val="0"/>
      <w:divBdr>
        <w:top w:val="none" w:sz="0" w:space="0" w:color="auto"/>
        <w:left w:val="none" w:sz="0" w:space="0" w:color="auto"/>
        <w:bottom w:val="none" w:sz="0" w:space="0" w:color="auto"/>
        <w:right w:val="none" w:sz="0" w:space="0" w:color="auto"/>
      </w:divBdr>
      <w:divsChild>
        <w:div w:id="394469527">
          <w:marLeft w:val="0"/>
          <w:marRight w:val="0"/>
          <w:marTop w:val="0"/>
          <w:marBottom w:val="0"/>
          <w:divBdr>
            <w:top w:val="none" w:sz="0" w:space="0" w:color="auto"/>
            <w:left w:val="none" w:sz="0" w:space="0" w:color="auto"/>
            <w:bottom w:val="none" w:sz="0" w:space="0" w:color="auto"/>
            <w:right w:val="none" w:sz="0" w:space="0" w:color="auto"/>
          </w:divBdr>
          <w:divsChild>
            <w:div w:id="1232471258">
              <w:marLeft w:val="0"/>
              <w:marRight w:val="0"/>
              <w:marTop w:val="0"/>
              <w:marBottom w:val="0"/>
              <w:divBdr>
                <w:top w:val="none" w:sz="0" w:space="0" w:color="auto"/>
                <w:left w:val="none" w:sz="0" w:space="0" w:color="auto"/>
                <w:bottom w:val="none" w:sz="0" w:space="0" w:color="auto"/>
                <w:right w:val="none" w:sz="0" w:space="0" w:color="auto"/>
              </w:divBdr>
              <w:divsChild>
                <w:div w:id="98547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244006">
      <w:bodyDiv w:val="1"/>
      <w:marLeft w:val="0"/>
      <w:marRight w:val="0"/>
      <w:marTop w:val="0"/>
      <w:marBottom w:val="0"/>
      <w:divBdr>
        <w:top w:val="none" w:sz="0" w:space="0" w:color="auto"/>
        <w:left w:val="none" w:sz="0" w:space="0" w:color="auto"/>
        <w:bottom w:val="none" w:sz="0" w:space="0" w:color="auto"/>
        <w:right w:val="none" w:sz="0" w:space="0" w:color="auto"/>
      </w:divBdr>
      <w:divsChild>
        <w:div w:id="741685941">
          <w:marLeft w:val="0"/>
          <w:marRight w:val="0"/>
          <w:marTop w:val="0"/>
          <w:marBottom w:val="0"/>
          <w:divBdr>
            <w:top w:val="none" w:sz="0" w:space="0" w:color="auto"/>
            <w:left w:val="none" w:sz="0" w:space="0" w:color="auto"/>
            <w:bottom w:val="none" w:sz="0" w:space="0" w:color="auto"/>
            <w:right w:val="none" w:sz="0" w:space="0" w:color="auto"/>
          </w:divBdr>
          <w:divsChild>
            <w:div w:id="1556893743">
              <w:marLeft w:val="0"/>
              <w:marRight w:val="0"/>
              <w:marTop w:val="0"/>
              <w:marBottom w:val="0"/>
              <w:divBdr>
                <w:top w:val="none" w:sz="0" w:space="0" w:color="auto"/>
                <w:left w:val="none" w:sz="0" w:space="0" w:color="auto"/>
                <w:bottom w:val="none" w:sz="0" w:space="0" w:color="auto"/>
                <w:right w:val="none" w:sz="0" w:space="0" w:color="auto"/>
              </w:divBdr>
              <w:divsChild>
                <w:div w:id="184131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539997">
      <w:bodyDiv w:val="1"/>
      <w:marLeft w:val="0"/>
      <w:marRight w:val="0"/>
      <w:marTop w:val="0"/>
      <w:marBottom w:val="0"/>
      <w:divBdr>
        <w:top w:val="none" w:sz="0" w:space="0" w:color="auto"/>
        <w:left w:val="none" w:sz="0" w:space="0" w:color="auto"/>
        <w:bottom w:val="none" w:sz="0" w:space="0" w:color="auto"/>
        <w:right w:val="none" w:sz="0" w:space="0" w:color="auto"/>
      </w:divBdr>
      <w:divsChild>
        <w:div w:id="1186408105">
          <w:marLeft w:val="0"/>
          <w:marRight w:val="0"/>
          <w:marTop w:val="0"/>
          <w:marBottom w:val="0"/>
          <w:divBdr>
            <w:top w:val="none" w:sz="0" w:space="0" w:color="auto"/>
            <w:left w:val="none" w:sz="0" w:space="0" w:color="auto"/>
            <w:bottom w:val="none" w:sz="0" w:space="0" w:color="auto"/>
            <w:right w:val="none" w:sz="0" w:space="0" w:color="auto"/>
          </w:divBdr>
        </w:div>
      </w:divsChild>
    </w:div>
    <w:div w:id="1881938667">
      <w:bodyDiv w:val="1"/>
      <w:marLeft w:val="0"/>
      <w:marRight w:val="0"/>
      <w:marTop w:val="0"/>
      <w:marBottom w:val="0"/>
      <w:divBdr>
        <w:top w:val="none" w:sz="0" w:space="0" w:color="auto"/>
        <w:left w:val="none" w:sz="0" w:space="0" w:color="auto"/>
        <w:bottom w:val="none" w:sz="0" w:space="0" w:color="auto"/>
        <w:right w:val="none" w:sz="0" w:space="0" w:color="auto"/>
      </w:divBdr>
      <w:divsChild>
        <w:div w:id="1395468827">
          <w:marLeft w:val="0"/>
          <w:marRight w:val="0"/>
          <w:marTop w:val="0"/>
          <w:marBottom w:val="0"/>
          <w:divBdr>
            <w:top w:val="none" w:sz="0" w:space="0" w:color="auto"/>
            <w:left w:val="none" w:sz="0" w:space="0" w:color="auto"/>
            <w:bottom w:val="none" w:sz="0" w:space="0" w:color="auto"/>
            <w:right w:val="none" w:sz="0" w:space="0" w:color="auto"/>
          </w:divBdr>
          <w:divsChild>
            <w:div w:id="2026982718">
              <w:marLeft w:val="0"/>
              <w:marRight w:val="0"/>
              <w:marTop w:val="0"/>
              <w:marBottom w:val="0"/>
              <w:divBdr>
                <w:top w:val="none" w:sz="0" w:space="0" w:color="auto"/>
                <w:left w:val="none" w:sz="0" w:space="0" w:color="auto"/>
                <w:bottom w:val="none" w:sz="0" w:space="0" w:color="auto"/>
                <w:right w:val="none" w:sz="0" w:space="0" w:color="auto"/>
              </w:divBdr>
              <w:divsChild>
                <w:div w:id="20927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24458">
      <w:bodyDiv w:val="1"/>
      <w:marLeft w:val="0"/>
      <w:marRight w:val="0"/>
      <w:marTop w:val="0"/>
      <w:marBottom w:val="0"/>
      <w:divBdr>
        <w:top w:val="none" w:sz="0" w:space="0" w:color="auto"/>
        <w:left w:val="none" w:sz="0" w:space="0" w:color="auto"/>
        <w:bottom w:val="none" w:sz="0" w:space="0" w:color="auto"/>
        <w:right w:val="none" w:sz="0" w:space="0" w:color="auto"/>
      </w:divBdr>
      <w:divsChild>
        <w:div w:id="869030404">
          <w:marLeft w:val="0"/>
          <w:marRight w:val="0"/>
          <w:marTop w:val="0"/>
          <w:marBottom w:val="0"/>
          <w:divBdr>
            <w:top w:val="none" w:sz="0" w:space="0" w:color="auto"/>
            <w:left w:val="none" w:sz="0" w:space="0" w:color="auto"/>
            <w:bottom w:val="none" w:sz="0" w:space="0" w:color="auto"/>
            <w:right w:val="none" w:sz="0" w:space="0" w:color="auto"/>
          </w:divBdr>
          <w:divsChild>
            <w:div w:id="1710296880">
              <w:marLeft w:val="0"/>
              <w:marRight w:val="0"/>
              <w:marTop w:val="0"/>
              <w:marBottom w:val="0"/>
              <w:divBdr>
                <w:top w:val="none" w:sz="0" w:space="0" w:color="auto"/>
                <w:left w:val="none" w:sz="0" w:space="0" w:color="auto"/>
                <w:bottom w:val="none" w:sz="0" w:space="0" w:color="auto"/>
                <w:right w:val="none" w:sz="0" w:space="0" w:color="auto"/>
              </w:divBdr>
              <w:divsChild>
                <w:div w:id="86999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78048">
      <w:bodyDiv w:val="1"/>
      <w:marLeft w:val="0"/>
      <w:marRight w:val="0"/>
      <w:marTop w:val="0"/>
      <w:marBottom w:val="0"/>
      <w:divBdr>
        <w:top w:val="none" w:sz="0" w:space="0" w:color="auto"/>
        <w:left w:val="none" w:sz="0" w:space="0" w:color="auto"/>
        <w:bottom w:val="none" w:sz="0" w:space="0" w:color="auto"/>
        <w:right w:val="none" w:sz="0" w:space="0" w:color="auto"/>
      </w:divBdr>
      <w:divsChild>
        <w:div w:id="1794979403">
          <w:marLeft w:val="0"/>
          <w:marRight w:val="0"/>
          <w:marTop w:val="0"/>
          <w:marBottom w:val="0"/>
          <w:divBdr>
            <w:top w:val="none" w:sz="0" w:space="0" w:color="auto"/>
            <w:left w:val="none" w:sz="0" w:space="0" w:color="auto"/>
            <w:bottom w:val="none" w:sz="0" w:space="0" w:color="auto"/>
            <w:right w:val="none" w:sz="0" w:space="0" w:color="auto"/>
          </w:divBdr>
        </w:div>
      </w:divsChild>
    </w:div>
    <w:div w:id="1981766243">
      <w:bodyDiv w:val="1"/>
      <w:marLeft w:val="0"/>
      <w:marRight w:val="0"/>
      <w:marTop w:val="0"/>
      <w:marBottom w:val="0"/>
      <w:divBdr>
        <w:top w:val="none" w:sz="0" w:space="0" w:color="auto"/>
        <w:left w:val="none" w:sz="0" w:space="0" w:color="auto"/>
        <w:bottom w:val="none" w:sz="0" w:space="0" w:color="auto"/>
        <w:right w:val="none" w:sz="0" w:space="0" w:color="auto"/>
      </w:divBdr>
    </w:div>
    <w:div w:id="2122455729">
      <w:bodyDiv w:val="1"/>
      <w:marLeft w:val="0"/>
      <w:marRight w:val="0"/>
      <w:marTop w:val="0"/>
      <w:marBottom w:val="0"/>
      <w:divBdr>
        <w:top w:val="none" w:sz="0" w:space="0" w:color="auto"/>
        <w:left w:val="none" w:sz="0" w:space="0" w:color="auto"/>
        <w:bottom w:val="none" w:sz="0" w:space="0" w:color="auto"/>
        <w:right w:val="none" w:sz="0" w:space="0" w:color="auto"/>
      </w:divBdr>
      <w:divsChild>
        <w:div w:id="1898390263">
          <w:marLeft w:val="0"/>
          <w:marRight w:val="0"/>
          <w:marTop w:val="0"/>
          <w:marBottom w:val="0"/>
          <w:divBdr>
            <w:top w:val="none" w:sz="0" w:space="0" w:color="auto"/>
            <w:left w:val="none" w:sz="0" w:space="0" w:color="auto"/>
            <w:bottom w:val="none" w:sz="0" w:space="0" w:color="auto"/>
            <w:right w:val="none" w:sz="0" w:space="0" w:color="auto"/>
          </w:divBdr>
          <w:divsChild>
            <w:div w:id="1269699565">
              <w:marLeft w:val="0"/>
              <w:marRight w:val="0"/>
              <w:marTop w:val="0"/>
              <w:marBottom w:val="0"/>
              <w:divBdr>
                <w:top w:val="none" w:sz="0" w:space="0" w:color="auto"/>
                <w:left w:val="none" w:sz="0" w:space="0" w:color="auto"/>
                <w:bottom w:val="none" w:sz="0" w:space="0" w:color="auto"/>
                <w:right w:val="none" w:sz="0" w:space="0" w:color="auto"/>
              </w:divBdr>
              <w:divsChild>
                <w:div w:id="1090808149">
                  <w:marLeft w:val="0"/>
                  <w:marRight w:val="0"/>
                  <w:marTop w:val="0"/>
                  <w:marBottom w:val="0"/>
                  <w:divBdr>
                    <w:top w:val="none" w:sz="0" w:space="0" w:color="auto"/>
                    <w:left w:val="none" w:sz="0" w:space="0" w:color="auto"/>
                    <w:bottom w:val="none" w:sz="0" w:space="0" w:color="auto"/>
                    <w:right w:val="none" w:sz="0" w:space="0" w:color="auto"/>
                  </w:divBdr>
                </w:div>
                <w:div w:id="2029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eter@uetz.us" TargetMode="External"/><Relationship Id="rId13" Type="http://schemas.openxmlformats.org/officeDocument/2006/relationships/comments" Target="comments.xml"/><Relationship Id="rId18" Type="http://schemas.microsoft.com/office/2011/relationships/commentsExtended" Target="commentsExtended.xml"/><Relationship Id="rId3" Type="http://schemas.openxmlformats.org/officeDocument/2006/relationships/settings" Target="settings.xml"/><Relationship Id="rId7" Type="http://schemas.openxmlformats.org/officeDocument/2006/relationships/hyperlink" Target="mailto:wuchtys@cs.miami.edu" TargetMode="External"/><Relationship Id="rId12" Type="http://schemas.openxmlformats.org/officeDocument/2006/relationships/image" Target="media/image4.emf"/><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21</Pages>
  <Words>17962</Words>
  <Characters>102385</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
    </vt:vector>
  </TitlesOfParts>
  <Company>Univ. of Miami</Company>
  <LinksUpToDate>false</LinksUpToDate>
  <CharactersWithSpaces>120107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 Wuchty</dc:creator>
  <cp:lastModifiedBy>Goodacre, Norman *</cp:lastModifiedBy>
  <cp:revision>8</cp:revision>
  <dcterms:created xsi:type="dcterms:W3CDTF">2017-09-05T18:50:00Z</dcterms:created>
  <dcterms:modified xsi:type="dcterms:W3CDTF">2017-09-05T19:50:00Z</dcterms:modified>
</cp:coreProperties>
</file>